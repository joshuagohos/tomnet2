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7F690" w14:textId="77777777" w:rsidR="00BF6362" w:rsidRPr="002F2105" w:rsidRDefault="00BF6362" w:rsidP="007C0BBF">
      <w:pPr>
        <w:spacing w:line="400" w:lineRule="exact"/>
        <w:jc w:val="center"/>
        <w:rPr>
          <w:rFonts w:eastAsia="DFKai-SB"/>
          <w:b/>
          <w:bCs/>
          <w:color w:val="000000" w:themeColor="text1"/>
          <w:sz w:val="36"/>
        </w:rPr>
      </w:pPr>
      <w:r w:rsidRPr="002F2105">
        <w:rPr>
          <w:rFonts w:eastAsia="DFKai-SB" w:hint="eastAsia"/>
          <w:b/>
          <w:bCs/>
          <w:color w:val="000000" w:themeColor="text1"/>
          <w:sz w:val="36"/>
        </w:rPr>
        <w:t>國家科學及技術委員會</w:t>
      </w:r>
    </w:p>
    <w:p w14:paraId="2F2AA7F6" w14:textId="77777777" w:rsidR="00DE175F" w:rsidRPr="002F2105" w:rsidRDefault="00BF6362" w:rsidP="00DE175F">
      <w:pPr>
        <w:spacing w:line="400" w:lineRule="exact"/>
        <w:jc w:val="center"/>
        <w:rPr>
          <w:rFonts w:eastAsia="DFKai-SB"/>
          <w:b/>
          <w:bCs/>
          <w:color w:val="000000" w:themeColor="text1"/>
          <w:sz w:val="36"/>
        </w:rPr>
      </w:pPr>
      <w:r w:rsidRPr="002F2105">
        <w:rPr>
          <w:rFonts w:eastAsia="DFKai-SB"/>
          <w:b/>
          <w:bCs/>
          <w:color w:val="000000" w:themeColor="text1"/>
          <w:sz w:val="36"/>
        </w:rPr>
        <w:t>112</w:t>
      </w:r>
      <w:r w:rsidR="00FE6527" w:rsidRPr="002F2105">
        <w:rPr>
          <w:rFonts w:eastAsia="DFKai-SB"/>
          <w:b/>
          <w:bCs/>
          <w:color w:val="000000" w:themeColor="text1"/>
          <w:sz w:val="36"/>
        </w:rPr>
        <w:t>-11</w:t>
      </w:r>
      <w:r w:rsidR="00743979" w:rsidRPr="002F2105">
        <w:rPr>
          <w:rFonts w:eastAsia="DFKai-SB"/>
          <w:b/>
          <w:bCs/>
          <w:color w:val="000000" w:themeColor="text1"/>
          <w:sz w:val="36"/>
        </w:rPr>
        <w:t>3</w:t>
      </w:r>
      <w:r w:rsidRPr="002F2105">
        <w:rPr>
          <w:rFonts w:eastAsia="DFKai-SB" w:hint="eastAsia"/>
          <w:b/>
          <w:bCs/>
          <w:color w:val="000000" w:themeColor="text1"/>
          <w:sz w:val="36"/>
        </w:rPr>
        <w:t>年度「回應國家重要挑戰之人工智慧主題研究專案」</w:t>
      </w:r>
    </w:p>
    <w:p w14:paraId="127A644F" w14:textId="77777777" w:rsidR="0015411D" w:rsidRPr="002F2105" w:rsidRDefault="00BA7163" w:rsidP="00E67CD2">
      <w:pPr>
        <w:spacing w:line="400" w:lineRule="exact"/>
        <w:jc w:val="center"/>
        <w:rPr>
          <w:rFonts w:eastAsia="DFKai-SB"/>
          <w:b/>
          <w:bCs/>
          <w:color w:val="000000" w:themeColor="text1"/>
          <w:sz w:val="36"/>
        </w:rPr>
      </w:pPr>
      <w:r w:rsidRPr="002F2105">
        <w:rPr>
          <w:rFonts w:eastAsia="DFKai-SB" w:hint="eastAsia"/>
          <w:b/>
          <w:bCs/>
          <w:color w:val="000000" w:themeColor="text1"/>
          <w:sz w:val="36"/>
        </w:rPr>
        <w:t>後續年度計畫書</w:t>
      </w:r>
      <w:r w:rsidR="00A8436B" w:rsidRPr="002F2105">
        <w:rPr>
          <w:rFonts w:eastAsia="DFKai-SB" w:hint="eastAsia"/>
          <w:b/>
          <w:bCs/>
          <w:color w:val="000000" w:themeColor="text1"/>
          <w:sz w:val="36"/>
        </w:rPr>
        <w:t>撰寫</w:t>
      </w:r>
      <w:r w:rsidR="00BF6362" w:rsidRPr="002F2105">
        <w:rPr>
          <w:rFonts w:eastAsia="DFKai-SB" w:hint="eastAsia"/>
          <w:b/>
          <w:bCs/>
          <w:color w:val="000000" w:themeColor="text1"/>
          <w:sz w:val="36"/>
        </w:rPr>
        <w:t>說明</w:t>
      </w:r>
    </w:p>
    <w:p w14:paraId="7C66F04E" w14:textId="77777777" w:rsidR="006B3579" w:rsidRPr="002F2105" w:rsidRDefault="006B3579" w:rsidP="00375AD5">
      <w:pPr>
        <w:spacing w:line="400" w:lineRule="exact"/>
        <w:jc w:val="center"/>
        <w:rPr>
          <w:rFonts w:eastAsia="DFKai-SB"/>
          <w:b/>
          <w:bCs/>
          <w:color w:val="000000" w:themeColor="text1"/>
          <w:sz w:val="36"/>
          <w14:shadow w14:blurRad="50800" w14:dist="38100" w14:dir="2700000" w14:sx="100000" w14:sy="100000" w14:kx="0" w14:ky="0" w14:algn="tl">
            <w14:srgbClr w14:val="000000">
              <w14:alpha w14:val="60000"/>
            </w14:srgbClr>
          </w14:shadow>
        </w:rPr>
      </w:pPr>
    </w:p>
    <w:p w14:paraId="141DD6BA" w14:textId="77777777" w:rsidR="0015411D" w:rsidRPr="002F2105" w:rsidRDefault="0015411D" w:rsidP="007E5572">
      <w:pPr>
        <w:spacing w:line="400" w:lineRule="exact"/>
        <w:jc w:val="both"/>
        <w:rPr>
          <w:rFonts w:eastAsia="DFKai-SB"/>
          <w:color w:val="000000" w:themeColor="text1"/>
          <w:sz w:val="28"/>
          <w:szCs w:val="28"/>
        </w:rPr>
      </w:pPr>
      <w:r w:rsidRPr="002F2105">
        <w:rPr>
          <w:rFonts w:eastAsia="DFKai-SB"/>
          <w:color w:val="000000" w:themeColor="text1"/>
          <w:sz w:val="28"/>
          <w:szCs w:val="28"/>
        </w:rPr>
        <w:t>一、</w:t>
      </w:r>
      <w:r w:rsidRPr="002F2105">
        <w:rPr>
          <w:rFonts w:eastAsia="DFKai-SB"/>
          <w:b/>
          <w:color w:val="000000" w:themeColor="text1"/>
          <w:sz w:val="28"/>
          <w:szCs w:val="28"/>
        </w:rPr>
        <w:t>說明</w:t>
      </w:r>
    </w:p>
    <w:p w14:paraId="57C350BF" w14:textId="77777777" w:rsidR="00A17FCA" w:rsidRPr="002F2105" w:rsidRDefault="003F4087" w:rsidP="00A96EE5">
      <w:pPr>
        <w:pStyle w:val="BodyTextIndent"/>
        <w:spacing w:line="400" w:lineRule="exact"/>
        <w:ind w:firstLine="585"/>
        <w:rPr>
          <w:color w:val="000000" w:themeColor="text1"/>
          <w:sz w:val="28"/>
          <w:szCs w:val="28"/>
        </w:rPr>
      </w:pPr>
      <w:r w:rsidRPr="002F2105">
        <w:rPr>
          <w:rFonts w:hint="eastAsia"/>
          <w:color w:val="000000" w:themeColor="text1"/>
          <w:sz w:val="28"/>
          <w:szCs w:val="28"/>
        </w:rPr>
        <w:t>國家科學及技術委員會</w:t>
      </w:r>
      <w:r w:rsidRPr="002F2105">
        <w:rPr>
          <w:color w:val="000000" w:themeColor="text1"/>
          <w:sz w:val="28"/>
          <w:szCs w:val="28"/>
        </w:rPr>
        <w:t>(</w:t>
      </w:r>
      <w:r w:rsidRPr="002F2105">
        <w:rPr>
          <w:rFonts w:hint="eastAsia"/>
          <w:color w:val="000000" w:themeColor="text1"/>
          <w:sz w:val="28"/>
          <w:szCs w:val="28"/>
        </w:rPr>
        <w:t>下稱本會</w:t>
      </w:r>
      <w:r w:rsidRPr="002F2105">
        <w:rPr>
          <w:color w:val="000000" w:themeColor="text1"/>
          <w:sz w:val="28"/>
          <w:szCs w:val="28"/>
        </w:rPr>
        <w:t>)</w:t>
      </w:r>
      <w:r w:rsidRPr="002F2105">
        <w:rPr>
          <w:rFonts w:hint="eastAsia"/>
          <w:color w:val="000000" w:themeColor="text1"/>
          <w:sz w:val="28"/>
          <w:szCs w:val="28"/>
        </w:rPr>
        <w:t>為持續提升我國</w:t>
      </w:r>
      <w:r w:rsidRPr="002F2105">
        <w:rPr>
          <w:color w:val="000000" w:themeColor="text1"/>
          <w:sz w:val="28"/>
          <w:szCs w:val="28"/>
        </w:rPr>
        <w:t>AI</w:t>
      </w:r>
      <w:r w:rsidRPr="002F2105">
        <w:rPr>
          <w:rFonts w:hint="eastAsia"/>
          <w:color w:val="000000" w:themeColor="text1"/>
          <w:sz w:val="28"/>
          <w:szCs w:val="28"/>
        </w:rPr>
        <w:t>研究動能，</w:t>
      </w:r>
      <w:r w:rsidR="007B1C8F" w:rsidRPr="002F2105">
        <w:rPr>
          <w:rFonts w:hint="eastAsia"/>
          <w:color w:val="000000" w:themeColor="text1"/>
          <w:sz w:val="28"/>
          <w:szCs w:val="28"/>
        </w:rPr>
        <w:t>以</w:t>
      </w:r>
      <w:r w:rsidR="007B1C8F" w:rsidRPr="002F2105">
        <w:rPr>
          <w:color w:val="000000" w:themeColor="text1"/>
          <w:sz w:val="28"/>
          <w:szCs w:val="28"/>
        </w:rPr>
        <w:t>AI</w:t>
      </w:r>
      <w:r w:rsidR="007B1C8F" w:rsidRPr="002F2105">
        <w:rPr>
          <w:rFonts w:hint="eastAsia"/>
          <w:color w:val="000000" w:themeColor="text1"/>
          <w:sz w:val="28"/>
          <w:szCs w:val="28"/>
        </w:rPr>
        <w:t>前沿技術突破與實務應用人才培育及南北數位平衡發展為規劃基礎，運用相關技術與成果，回應我國面臨之各項挑戰及重要議題，以進一步於台灣形塑更具國際識別度與影響力之</w:t>
      </w:r>
      <w:r w:rsidR="007B1C8F" w:rsidRPr="002F2105">
        <w:rPr>
          <w:color w:val="000000" w:themeColor="text1"/>
          <w:sz w:val="28"/>
          <w:szCs w:val="28"/>
        </w:rPr>
        <w:t>AI</w:t>
      </w:r>
      <w:r w:rsidR="007B1C8F" w:rsidRPr="002F2105">
        <w:rPr>
          <w:rFonts w:hint="eastAsia"/>
          <w:color w:val="000000" w:themeColor="text1"/>
          <w:sz w:val="28"/>
          <w:szCs w:val="28"/>
        </w:rPr>
        <w:t>研究基地，特別規劃「回應國家重要挑戰之人工智慧主題研究專案」</w:t>
      </w:r>
      <w:r w:rsidR="007B1C8F" w:rsidRPr="002F2105">
        <w:rPr>
          <w:color w:val="000000" w:themeColor="text1"/>
          <w:sz w:val="28"/>
          <w:szCs w:val="28"/>
        </w:rPr>
        <w:t>(</w:t>
      </w:r>
      <w:r w:rsidR="007B1C8F" w:rsidRPr="002F2105">
        <w:rPr>
          <w:rFonts w:hint="eastAsia"/>
          <w:color w:val="000000" w:themeColor="text1"/>
          <w:sz w:val="28"/>
          <w:szCs w:val="28"/>
        </w:rPr>
        <w:t>下稱本專案</w:t>
      </w:r>
      <w:r w:rsidR="007B1C8F" w:rsidRPr="002F2105">
        <w:rPr>
          <w:color w:val="000000" w:themeColor="text1"/>
          <w:sz w:val="28"/>
          <w:szCs w:val="28"/>
        </w:rPr>
        <w:t>)</w:t>
      </w:r>
      <w:r w:rsidR="007B1C8F" w:rsidRPr="002F2105">
        <w:rPr>
          <w:rFonts w:hint="eastAsia"/>
          <w:color w:val="000000" w:themeColor="text1"/>
          <w:sz w:val="28"/>
          <w:szCs w:val="28"/>
        </w:rPr>
        <w:t>，</w:t>
      </w:r>
      <w:r w:rsidR="00A54C97" w:rsidRPr="002F2105">
        <w:rPr>
          <w:rFonts w:hint="eastAsia"/>
          <w:color w:val="000000" w:themeColor="text1"/>
          <w:sz w:val="28"/>
          <w:szCs w:val="28"/>
        </w:rPr>
        <w:t>計畫全期程至多</w:t>
      </w:r>
      <w:r w:rsidR="00A54C97" w:rsidRPr="002F2105">
        <w:rPr>
          <w:color w:val="000000" w:themeColor="text1"/>
          <w:sz w:val="28"/>
          <w:szCs w:val="28"/>
        </w:rPr>
        <w:t>4</w:t>
      </w:r>
      <w:r w:rsidR="00A54C97" w:rsidRPr="002F2105">
        <w:rPr>
          <w:rFonts w:hint="eastAsia"/>
          <w:color w:val="000000" w:themeColor="text1"/>
          <w:sz w:val="28"/>
          <w:szCs w:val="28"/>
        </w:rPr>
        <w:t>年</w:t>
      </w:r>
      <w:r w:rsidR="00A54C97" w:rsidRPr="002F2105">
        <w:rPr>
          <w:color w:val="000000" w:themeColor="text1"/>
          <w:sz w:val="28"/>
          <w:szCs w:val="28"/>
        </w:rPr>
        <w:t>(110</w:t>
      </w:r>
      <w:r w:rsidR="00A54C97" w:rsidRPr="002F2105">
        <w:rPr>
          <w:rFonts w:hint="eastAsia"/>
          <w:color w:val="000000" w:themeColor="text1"/>
          <w:sz w:val="28"/>
          <w:szCs w:val="28"/>
        </w:rPr>
        <w:t>年</w:t>
      </w:r>
      <w:r w:rsidR="00A54C97" w:rsidRPr="002F2105">
        <w:rPr>
          <w:color w:val="000000" w:themeColor="text1"/>
          <w:sz w:val="28"/>
          <w:szCs w:val="28"/>
        </w:rPr>
        <w:t>11</w:t>
      </w:r>
      <w:r w:rsidR="00A54C97" w:rsidRPr="002F2105">
        <w:rPr>
          <w:rFonts w:hint="eastAsia"/>
          <w:color w:val="000000" w:themeColor="text1"/>
          <w:sz w:val="28"/>
          <w:szCs w:val="28"/>
        </w:rPr>
        <w:t>月</w:t>
      </w:r>
      <w:r w:rsidR="00A54C97" w:rsidRPr="002F2105">
        <w:rPr>
          <w:color w:val="000000" w:themeColor="text1"/>
          <w:sz w:val="28"/>
          <w:szCs w:val="28"/>
        </w:rPr>
        <w:t>1</w:t>
      </w:r>
      <w:r w:rsidR="00A54C97" w:rsidRPr="002F2105">
        <w:rPr>
          <w:rFonts w:hint="eastAsia"/>
          <w:color w:val="000000" w:themeColor="text1"/>
          <w:sz w:val="28"/>
          <w:szCs w:val="28"/>
        </w:rPr>
        <w:t>日</w:t>
      </w:r>
      <w:r w:rsidR="00A54C97" w:rsidRPr="002F2105">
        <w:rPr>
          <w:color w:val="000000" w:themeColor="text1"/>
          <w:sz w:val="28"/>
          <w:szCs w:val="28"/>
        </w:rPr>
        <w:t>~114</w:t>
      </w:r>
      <w:r w:rsidR="00A54C97" w:rsidRPr="002F2105">
        <w:rPr>
          <w:rFonts w:hint="eastAsia"/>
          <w:color w:val="000000" w:themeColor="text1"/>
          <w:sz w:val="28"/>
          <w:szCs w:val="28"/>
        </w:rPr>
        <w:t>年</w:t>
      </w:r>
      <w:r w:rsidR="00A54C97" w:rsidRPr="002F2105">
        <w:rPr>
          <w:color w:val="000000" w:themeColor="text1"/>
          <w:sz w:val="28"/>
          <w:szCs w:val="28"/>
        </w:rPr>
        <w:t>10</w:t>
      </w:r>
      <w:r w:rsidR="00A54C97" w:rsidRPr="002F2105">
        <w:rPr>
          <w:rFonts w:hint="eastAsia"/>
          <w:color w:val="000000" w:themeColor="text1"/>
          <w:sz w:val="28"/>
          <w:szCs w:val="28"/>
        </w:rPr>
        <w:t>月</w:t>
      </w:r>
      <w:r w:rsidR="00A54C97" w:rsidRPr="002F2105">
        <w:rPr>
          <w:color w:val="000000" w:themeColor="text1"/>
          <w:sz w:val="28"/>
          <w:szCs w:val="28"/>
        </w:rPr>
        <w:t>31</w:t>
      </w:r>
      <w:r w:rsidR="00A54C97" w:rsidRPr="002F2105">
        <w:rPr>
          <w:rFonts w:hint="eastAsia"/>
          <w:color w:val="000000" w:themeColor="text1"/>
          <w:sz w:val="28"/>
          <w:szCs w:val="28"/>
        </w:rPr>
        <w:t>日</w:t>
      </w:r>
      <w:r w:rsidR="00A54C97" w:rsidRPr="002F2105">
        <w:rPr>
          <w:color w:val="000000" w:themeColor="text1"/>
          <w:sz w:val="28"/>
          <w:szCs w:val="28"/>
        </w:rPr>
        <w:t>)</w:t>
      </w:r>
      <w:r w:rsidR="00A54C97" w:rsidRPr="002F2105">
        <w:rPr>
          <w:rFonts w:hint="eastAsia"/>
          <w:color w:val="000000" w:themeColor="text1"/>
          <w:sz w:val="28"/>
          <w:szCs w:val="28"/>
        </w:rPr>
        <w:t>，原核定</w:t>
      </w:r>
      <w:r w:rsidR="004D2CE7" w:rsidRPr="002F2105">
        <w:rPr>
          <w:rFonts w:hint="eastAsia"/>
          <w:color w:val="000000" w:themeColor="text1"/>
          <w:sz w:val="28"/>
          <w:szCs w:val="28"/>
        </w:rPr>
        <w:t>兩</w:t>
      </w:r>
      <w:r w:rsidR="00A54C97" w:rsidRPr="002F2105">
        <w:rPr>
          <w:rFonts w:hint="eastAsia"/>
          <w:color w:val="000000" w:themeColor="text1"/>
          <w:sz w:val="28"/>
          <w:szCs w:val="28"/>
        </w:rPr>
        <w:t>年期計畫</w:t>
      </w:r>
      <w:r w:rsidR="00743979" w:rsidRPr="002F2105">
        <w:rPr>
          <w:color w:val="000000" w:themeColor="text1"/>
          <w:sz w:val="28"/>
          <w:szCs w:val="28"/>
        </w:rPr>
        <w:t>(110</w:t>
      </w:r>
      <w:r w:rsidR="00743979" w:rsidRPr="002F2105">
        <w:rPr>
          <w:color w:val="000000" w:themeColor="text1"/>
          <w:sz w:val="28"/>
          <w:szCs w:val="28"/>
        </w:rPr>
        <w:t>年</w:t>
      </w:r>
      <w:r w:rsidR="00743979" w:rsidRPr="002F2105">
        <w:rPr>
          <w:color w:val="000000" w:themeColor="text1"/>
          <w:sz w:val="28"/>
          <w:szCs w:val="28"/>
        </w:rPr>
        <w:t>11</w:t>
      </w:r>
      <w:r w:rsidR="00743979" w:rsidRPr="002F2105">
        <w:rPr>
          <w:color w:val="000000" w:themeColor="text1"/>
          <w:sz w:val="28"/>
          <w:szCs w:val="28"/>
        </w:rPr>
        <w:t>月</w:t>
      </w:r>
      <w:r w:rsidR="00743979" w:rsidRPr="002F2105">
        <w:rPr>
          <w:color w:val="000000" w:themeColor="text1"/>
          <w:sz w:val="28"/>
          <w:szCs w:val="28"/>
        </w:rPr>
        <w:t>1</w:t>
      </w:r>
      <w:r w:rsidR="00743979" w:rsidRPr="002F2105">
        <w:rPr>
          <w:color w:val="000000" w:themeColor="text1"/>
          <w:sz w:val="28"/>
          <w:szCs w:val="28"/>
        </w:rPr>
        <w:t>日</w:t>
      </w:r>
      <w:r w:rsidR="00743979" w:rsidRPr="002F2105">
        <w:rPr>
          <w:rFonts w:hint="eastAsia"/>
          <w:color w:val="000000" w:themeColor="text1"/>
          <w:sz w:val="28"/>
          <w:szCs w:val="28"/>
        </w:rPr>
        <w:t>至</w:t>
      </w:r>
      <w:r w:rsidR="00743979" w:rsidRPr="002F2105">
        <w:rPr>
          <w:color w:val="000000" w:themeColor="text1"/>
          <w:sz w:val="28"/>
          <w:szCs w:val="28"/>
        </w:rPr>
        <w:t>112</w:t>
      </w:r>
      <w:r w:rsidR="00743979" w:rsidRPr="002F2105">
        <w:rPr>
          <w:rFonts w:hint="eastAsia"/>
          <w:color w:val="000000" w:themeColor="text1"/>
          <w:sz w:val="28"/>
          <w:szCs w:val="28"/>
        </w:rPr>
        <w:t>年</w:t>
      </w:r>
      <w:r w:rsidR="00743979" w:rsidRPr="002F2105">
        <w:rPr>
          <w:color w:val="000000" w:themeColor="text1"/>
          <w:sz w:val="28"/>
          <w:szCs w:val="28"/>
        </w:rPr>
        <w:t>10</w:t>
      </w:r>
      <w:r w:rsidR="00743979" w:rsidRPr="002F2105">
        <w:rPr>
          <w:rFonts w:hint="eastAsia"/>
          <w:color w:val="000000" w:themeColor="text1"/>
          <w:sz w:val="28"/>
          <w:szCs w:val="28"/>
        </w:rPr>
        <w:t>月</w:t>
      </w:r>
      <w:r w:rsidR="00743979" w:rsidRPr="002F2105">
        <w:rPr>
          <w:color w:val="000000" w:themeColor="text1"/>
          <w:sz w:val="28"/>
          <w:szCs w:val="28"/>
        </w:rPr>
        <w:t>31</w:t>
      </w:r>
      <w:r w:rsidR="00743979" w:rsidRPr="002F2105">
        <w:rPr>
          <w:rFonts w:hint="eastAsia"/>
          <w:color w:val="000000" w:themeColor="text1"/>
          <w:sz w:val="28"/>
          <w:szCs w:val="28"/>
        </w:rPr>
        <w:t>日</w:t>
      </w:r>
      <w:r w:rsidR="00743979" w:rsidRPr="002F2105">
        <w:rPr>
          <w:color w:val="000000" w:themeColor="text1"/>
          <w:sz w:val="28"/>
          <w:szCs w:val="28"/>
        </w:rPr>
        <w:t>)</w:t>
      </w:r>
      <w:r w:rsidR="00DE175F" w:rsidRPr="002F2105">
        <w:rPr>
          <w:rFonts w:hint="eastAsia"/>
          <w:color w:val="000000" w:themeColor="text1"/>
          <w:sz w:val="28"/>
          <w:szCs w:val="28"/>
        </w:rPr>
        <w:t>，</w:t>
      </w:r>
      <w:r w:rsidR="00A54C97" w:rsidRPr="002F2105">
        <w:rPr>
          <w:rFonts w:hint="eastAsia"/>
          <w:color w:val="000000" w:themeColor="text1"/>
          <w:sz w:val="28"/>
          <w:szCs w:val="28"/>
        </w:rPr>
        <w:t>執行至第二年期中時進行成果考評，並將依審查結果重新提送後續年度計畫書</w:t>
      </w:r>
      <w:r w:rsidR="00A54C97" w:rsidRPr="002F2105">
        <w:rPr>
          <w:color w:val="000000" w:themeColor="text1"/>
          <w:sz w:val="28"/>
          <w:szCs w:val="28"/>
        </w:rPr>
        <w:t>(112</w:t>
      </w:r>
      <w:r w:rsidR="00A54C97" w:rsidRPr="002F2105">
        <w:rPr>
          <w:color w:val="000000" w:themeColor="text1"/>
          <w:sz w:val="28"/>
          <w:szCs w:val="28"/>
        </w:rPr>
        <w:t>年</w:t>
      </w:r>
      <w:r w:rsidR="00A54C97" w:rsidRPr="002F2105">
        <w:rPr>
          <w:color w:val="000000" w:themeColor="text1"/>
          <w:sz w:val="28"/>
          <w:szCs w:val="28"/>
        </w:rPr>
        <w:t>11</w:t>
      </w:r>
      <w:r w:rsidR="00A54C97" w:rsidRPr="002F2105">
        <w:rPr>
          <w:color w:val="000000" w:themeColor="text1"/>
          <w:sz w:val="28"/>
          <w:szCs w:val="28"/>
        </w:rPr>
        <w:t>月</w:t>
      </w:r>
      <w:r w:rsidR="00A54C97" w:rsidRPr="002F2105">
        <w:rPr>
          <w:color w:val="000000" w:themeColor="text1"/>
          <w:sz w:val="28"/>
          <w:szCs w:val="28"/>
        </w:rPr>
        <w:t>1</w:t>
      </w:r>
      <w:r w:rsidR="00A54C97" w:rsidRPr="002F2105">
        <w:rPr>
          <w:color w:val="000000" w:themeColor="text1"/>
          <w:sz w:val="28"/>
          <w:szCs w:val="28"/>
        </w:rPr>
        <w:t>日</w:t>
      </w:r>
      <w:r w:rsidR="00A54C97" w:rsidRPr="002F2105">
        <w:rPr>
          <w:rFonts w:hint="eastAsia"/>
          <w:color w:val="000000" w:themeColor="text1"/>
          <w:sz w:val="28"/>
          <w:szCs w:val="28"/>
        </w:rPr>
        <w:t>至</w:t>
      </w:r>
      <w:r w:rsidR="00A54C97" w:rsidRPr="002F2105">
        <w:rPr>
          <w:color w:val="000000" w:themeColor="text1"/>
          <w:sz w:val="28"/>
          <w:szCs w:val="28"/>
        </w:rPr>
        <w:t>114</w:t>
      </w:r>
      <w:r w:rsidR="00A54C97" w:rsidRPr="002F2105">
        <w:rPr>
          <w:rFonts w:hint="eastAsia"/>
          <w:color w:val="000000" w:themeColor="text1"/>
          <w:sz w:val="28"/>
          <w:szCs w:val="28"/>
        </w:rPr>
        <w:t>年</w:t>
      </w:r>
      <w:r w:rsidR="00A54C97" w:rsidRPr="002F2105">
        <w:rPr>
          <w:color w:val="000000" w:themeColor="text1"/>
          <w:sz w:val="28"/>
          <w:szCs w:val="28"/>
        </w:rPr>
        <w:t>10</w:t>
      </w:r>
      <w:r w:rsidR="00A54C97" w:rsidRPr="002F2105">
        <w:rPr>
          <w:rFonts w:hint="eastAsia"/>
          <w:color w:val="000000" w:themeColor="text1"/>
          <w:sz w:val="28"/>
          <w:szCs w:val="28"/>
        </w:rPr>
        <w:t>月</w:t>
      </w:r>
      <w:r w:rsidR="00A54C97" w:rsidRPr="002F2105">
        <w:rPr>
          <w:color w:val="000000" w:themeColor="text1"/>
          <w:sz w:val="28"/>
          <w:szCs w:val="28"/>
        </w:rPr>
        <w:t>31</w:t>
      </w:r>
      <w:r w:rsidR="00A54C97" w:rsidRPr="002F2105">
        <w:rPr>
          <w:rFonts w:hint="eastAsia"/>
          <w:color w:val="000000" w:themeColor="text1"/>
          <w:sz w:val="28"/>
          <w:szCs w:val="28"/>
        </w:rPr>
        <w:t>日</w:t>
      </w:r>
      <w:r w:rsidR="00A54C97" w:rsidRPr="002F2105">
        <w:rPr>
          <w:color w:val="000000" w:themeColor="text1"/>
          <w:sz w:val="28"/>
          <w:szCs w:val="28"/>
        </w:rPr>
        <w:t>)</w:t>
      </w:r>
      <w:r w:rsidR="00166C79" w:rsidRPr="002F2105">
        <w:rPr>
          <w:rFonts w:hint="eastAsia"/>
          <w:color w:val="000000" w:themeColor="text1"/>
          <w:sz w:val="28"/>
          <w:szCs w:val="28"/>
        </w:rPr>
        <w:t>。</w:t>
      </w:r>
    </w:p>
    <w:p w14:paraId="7AFD8B8C" w14:textId="77777777" w:rsidR="00F436D3" w:rsidRPr="002F2105" w:rsidRDefault="008D3CD8" w:rsidP="008D3CD8">
      <w:pPr>
        <w:pStyle w:val="BodyTextIndent"/>
        <w:spacing w:line="400" w:lineRule="exact"/>
        <w:ind w:firstLine="585"/>
        <w:rPr>
          <w:color w:val="000000" w:themeColor="text1"/>
          <w:sz w:val="28"/>
          <w:szCs w:val="28"/>
        </w:rPr>
      </w:pPr>
      <w:r w:rsidRPr="002F2105">
        <w:rPr>
          <w:rFonts w:hint="eastAsia"/>
          <w:color w:val="000000" w:themeColor="text1"/>
          <w:sz w:val="28"/>
          <w:szCs w:val="28"/>
        </w:rPr>
        <w:t>為檢視</w:t>
      </w:r>
      <w:r w:rsidR="00FE6527" w:rsidRPr="002F2105">
        <w:rPr>
          <w:rFonts w:hint="eastAsia"/>
          <w:color w:val="000000" w:themeColor="text1"/>
          <w:sz w:val="28"/>
          <w:szCs w:val="28"/>
        </w:rPr>
        <w:t>原</w:t>
      </w:r>
      <w:r w:rsidRPr="002F2105">
        <w:rPr>
          <w:rFonts w:hint="eastAsia"/>
          <w:color w:val="000000" w:themeColor="text1"/>
          <w:sz w:val="28"/>
          <w:szCs w:val="28"/>
        </w:rPr>
        <w:t>計畫成果及後續</w:t>
      </w:r>
      <w:r w:rsidR="00B26594" w:rsidRPr="002F2105">
        <w:rPr>
          <w:rFonts w:hint="eastAsia"/>
          <w:color w:val="000000" w:themeColor="text1"/>
          <w:sz w:val="28"/>
          <w:szCs w:val="28"/>
        </w:rPr>
        <w:t>年度</w:t>
      </w:r>
      <w:r w:rsidRPr="002F2105">
        <w:rPr>
          <w:rFonts w:hint="eastAsia"/>
          <w:color w:val="000000" w:themeColor="text1"/>
          <w:sz w:val="28"/>
          <w:szCs w:val="28"/>
        </w:rPr>
        <w:t>規劃，本專案</w:t>
      </w:r>
      <w:r w:rsidR="00851B35" w:rsidRPr="002F2105">
        <w:rPr>
          <w:rFonts w:hint="eastAsia"/>
          <w:color w:val="000000" w:themeColor="text1"/>
          <w:sz w:val="28"/>
          <w:szCs w:val="28"/>
        </w:rPr>
        <w:t>刻正</w:t>
      </w:r>
      <w:r w:rsidRPr="002F2105">
        <w:rPr>
          <w:rFonts w:hint="eastAsia"/>
          <w:color w:val="000000" w:themeColor="text1"/>
          <w:sz w:val="28"/>
          <w:szCs w:val="28"/>
        </w:rPr>
        <w:t>啟動「後續年度計畫書」審查作業，原計畫總主持人</w:t>
      </w:r>
      <w:r w:rsidR="00F436D3" w:rsidRPr="002F2105">
        <w:rPr>
          <w:rFonts w:hint="eastAsia"/>
          <w:color w:val="000000" w:themeColor="text1"/>
          <w:sz w:val="28"/>
          <w:szCs w:val="28"/>
        </w:rPr>
        <w:t>應</w:t>
      </w:r>
      <w:r w:rsidR="009313BF" w:rsidRPr="002F2105">
        <w:rPr>
          <w:rFonts w:hint="eastAsia"/>
          <w:color w:val="000000" w:themeColor="text1"/>
          <w:sz w:val="28"/>
          <w:szCs w:val="28"/>
        </w:rPr>
        <w:t>依照</w:t>
      </w:r>
      <w:r w:rsidR="00166C79" w:rsidRPr="002F2105">
        <w:rPr>
          <w:rFonts w:hint="eastAsia"/>
          <w:color w:val="000000" w:themeColor="text1"/>
          <w:sz w:val="28"/>
          <w:szCs w:val="28"/>
        </w:rPr>
        <w:t>原計畫</w:t>
      </w:r>
      <w:r w:rsidR="009313BF" w:rsidRPr="002F2105">
        <w:rPr>
          <w:rFonts w:hint="eastAsia"/>
          <w:color w:val="000000" w:themeColor="text1"/>
          <w:sz w:val="28"/>
          <w:szCs w:val="28"/>
        </w:rPr>
        <w:t>之</w:t>
      </w:r>
      <w:r w:rsidR="00AB0B0D" w:rsidRPr="002F2105">
        <w:rPr>
          <w:rFonts w:hint="eastAsia"/>
          <w:color w:val="000000" w:themeColor="text1"/>
          <w:sz w:val="28"/>
          <w:szCs w:val="28"/>
        </w:rPr>
        <w:t>執行</w:t>
      </w:r>
      <w:r w:rsidR="00644849" w:rsidRPr="002F2105">
        <w:rPr>
          <w:rFonts w:hint="eastAsia"/>
          <w:color w:val="000000" w:themeColor="text1"/>
          <w:sz w:val="28"/>
          <w:szCs w:val="28"/>
        </w:rPr>
        <w:t>成果</w:t>
      </w:r>
      <w:r w:rsidR="00AB0B0D" w:rsidRPr="002F2105">
        <w:rPr>
          <w:rFonts w:hint="eastAsia"/>
          <w:color w:val="000000" w:themeColor="text1"/>
          <w:sz w:val="28"/>
          <w:szCs w:val="28"/>
        </w:rPr>
        <w:t>與審查意見等</w:t>
      </w:r>
      <w:r w:rsidR="005821FC" w:rsidRPr="002F2105">
        <w:rPr>
          <w:rFonts w:hint="eastAsia"/>
          <w:color w:val="000000" w:themeColor="text1"/>
          <w:sz w:val="28"/>
          <w:szCs w:val="28"/>
        </w:rPr>
        <w:t>，研提</w:t>
      </w:r>
      <w:r w:rsidR="005821FC" w:rsidRPr="002F2105">
        <w:rPr>
          <w:color w:val="000000" w:themeColor="text1"/>
          <w:sz w:val="28"/>
          <w:szCs w:val="28"/>
        </w:rPr>
        <w:t>112-11</w:t>
      </w:r>
      <w:r w:rsidR="00743979" w:rsidRPr="002F2105">
        <w:rPr>
          <w:color w:val="000000" w:themeColor="text1"/>
          <w:sz w:val="28"/>
          <w:szCs w:val="28"/>
        </w:rPr>
        <w:t>3</w:t>
      </w:r>
      <w:r w:rsidR="004D2CE7" w:rsidRPr="002F2105">
        <w:rPr>
          <w:rFonts w:hint="eastAsia"/>
          <w:color w:val="000000" w:themeColor="text1"/>
          <w:sz w:val="28"/>
          <w:szCs w:val="28"/>
        </w:rPr>
        <w:t>後續年度計畫書</w:t>
      </w:r>
      <w:r w:rsidR="00644849" w:rsidRPr="002F2105">
        <w:rPr>
          <w:rFonts w:hint="eastAsia"/>
          <w:color w:val="000000" w:themeColor="text1"/>
          <w:sz w:val="28"/>
          <w:szCs w:val="28"/>
        </w:rPr>
        <w:t>，</w:t>
      </w:r>
      <w:r w:rsidR="00A541A0" w:rsidRPr="002F2105">
        <w:rPr>
          <w:rFonts w:hint="eastAsia"/>
          <w:color w:val="000000" w:themeColor="text1"/>
          <w:sz w:val="28"/>
          <w:szCs w:val="28"/>
        </w:rPr>
        <w:t>除精進</w:t>
      </w:r>
      <w:r w:rsidR="002A0669" w:rsidRPr="002F2105">
        <w:rPr>
          <w:rFonts w:hint="eastAsia"/>
          <w:color w:val="000000" w:themeColor="text1"/>
          <w:sz w:val="28"/>
          <w:szCs w:val="28"/>
        </w:rPr>
        <w:t>五大里程碑之</w:t>
      </w:r>
      <w:r w:rsidR="00A541A0" w:rsidRPr="002F2105">
        <w:rPr>
          <w:rFonts w:hint="eastAsia"/>
          <w:color w:val="000000" w:themeColor="text1"/>
          <w:sz w:val="28"/>
          <w:szCs w:val="28"/>
        </w:rPr>
        <w:t>設定目標與達成策略外，</w:t>
      </w:r>
      <w:r w:rsidR="00683B4E" w:rsidRPr="002F2105">
        <w:rPr>
          <w:rFonts w:hint="eastAsia"/>
          <w:color w:val="000000" w:themeColor="text1"/>
          <w:sz w:val="28"/>
          <w:szCs w:val="28"/>
        </w:rPr>
        <w:t>亦需考量</w:t>
      </w:r>
      <w:r w:rsidR="009504CE" w:rsidRPr="002F2105">
        <w:rPr>
          <w:rFonts w:hint="eastAsia"/>
          <w:color w:val="000000" w:themeColor="text1"/>
          <w:sz w:val="28"/>
          <w:szCs w:val="28"/>
        </w:rPr>
        <w:t>因應新興</w:t>
      </w:r>
      <w:r w:rsidR="009504CE" w:rsidRPr="002F2105">
        <w:rPr>
          <w:color w:val="000000" w:themeColor="text1"/>
          <w:sz w:val="28"/>
          <w:szCs w:val="28"/>
        </w:rPr>
        <w:t>AI</w:t>
      </w:r>
      <w:r w:rsidR="009504CE" w:rsidRPr="002F2105">
        <w:rPr>
          <w:rFonts w:hint="eastAsia"/>
          <w:color w:val="000000" w:themeColor="text1"/>
          <w:sz w:val="28"/>
          <w:szCs w:val="28"/>
        </w:rPr>
        <w:t>議題</w:t>
      </w:r>
      <w:r w:rsidR="009504CE" w:rsidRPr="002F2105">
        <w:rPr>
          <w:color w:val="000000" w:themeColor="text1"/>
          <w:sz w:val="28"/>
          <w:szCs w:val="28"/>
        </w:rPr>
        <w:t>(</w:t>
      </w:r>
      <w:r w:rsidR="009504CE" w:rsidRPr="002F2105">
        <w:rPr>
          <w:rFonts w:hint="eastAsia"/>
          <w:color w:val="000000" w:themeColor="text1"/>
          <w:sz w:val="28"/>
          <w:szCs w:val="28"/>
        </w:rPr>
        <w:t>如：生成式</w:t>
      </w:r>
      <w:r w:rsidR="009504CE" w:rsidRPr="002F2105">
        <w:rPr>
          <w:color w:val="000000" w:themeColor="text1"/>
          <w:sz w:val="28"/>
          <w:szCs w:val="28"/>
        </w:rPr>
        <w:t>AI)</w:t>
      </w:r>
      <w:r w:rsidR="009504CE" w:rsidRPr="002F2105">
        <w:rPr>
          <w:rFonts w:hint="eastAsia"/>
          <w:color w:val="000000" w:themeColor="text1"/>
          <w:sz w:val="28"/>
          <w:szCs w:val="28"/>
        </w:rPr>
        <w:t>、國際趨勢</w:t>
      </w:r>
      <w:r w:rsidR="009504CE" w:rsidRPr="002F2105">
        <w:rPr>
          <w:color w:val="000000" w:themeColor="text1"/>
          <w:sz w:val="28"/>
          <w:szCs w:val="28"/>
        </w:rPr>
        <w:t>(</w:t>
      </w:r>
      <w:r w:rsidR="009504CE" w:rsidRPr="002F2105">
        <w:rPr>
          <w:rFonts w:hint="eastAsia"/>
          <w:color w:val="000000" w:themeColor="text1"/>
          <w:sz w:val="28"/>
          <w:szCs w:val="28"/>
        </w:rPr>
        <w:t>如：</w:t>
      </w:r>
      <w:r w:rsidR="009504CE" w:rsidRPr="002F2105">
        <w:rPr>
          <w:color w:val="000000" w:themeColor="text1"/>
          <w:sz w:val="28"/>
          <w:szCs w:val="28"/>
        </w:rPr>
        <w:t>AI</w:t>
      </w:r>
      <w:r w:rsidR="009504CE" w:rsidRPr="002F2105">
        <w:rPr>
          <w:rFonts w:hint="eastAsia"/>
          <w:color w:val="000000" w:themeColor="text1"/>
          <w:sz w:val="28"/>
          <w:szCs w:val="28"/>
        </w:rPr>
        <w:t>治理</w:t>
      </w:r>
      <w:r w:rsidR="009504CE" w:rsidRPr="002F2105">
        <w:rPr>
          <w:color w:val="000000" w:themeColor="text1"/>
          <w:sz w:val="28"/>
          <w:szCs w:val="28"/>
        </w:rPr>
        <w:t>)</w:t>
      </w:r>
      <w:r w:rsidR="009504CE" w:rsidRPr="002F2105">
        <w:rPr>
          <w:rFonts w:hint="eastAsia"/>
          <w:color w:val="000000" w:themeColor="text1"/>
          <w:sz w:val="28"/>
          <w:szCs w:val="28"/>
        </w:rPr>
        <w:t>及重要國家政策</w:t>
      </w:r>
      <w:r w:rsidR="009504CE" w:rsidRPr="002F2105">
        <w:rPr>
          <w:color w:val="000000" w:themeColor="text1"/>
          <w:sz w:val="28"/>
          <w:szCs w:val="28"/>
        </w:rPr>
        <w:t>(</w:t>
      </w:r>
      <w:r w:rsidR="009504CE" w:rsidRPr="002F2105">
        <w:rPr>
          <w:rFonts w:hint="eastAsia"/>
          <w:color w:val="000000" w:themeColor="text1"/>
          <w:sz w:val="28"/>
          <w:szCs w:val="28"/>
        </w:rPr>
        <w:t>如：提升國際影響力</w:t>
      </w:r>
      <w:r w:rsidR="009504CE" w:rsidRPr="002F2105">
        <w:rPr>
          <w:color w:val="000000" w:themeColor="text1"/>
          <w:sz w:val="28"/>
          <w:szCs w:val="28"/>
        </w:rPr>
        <w:t>)</w:t>
      </w:r>
      <w:r w:rsidR="009504CE" w:rsidRPr="002F2105">
        <w:rPr>
          <w:rFonts w:hint="eastAsia"/>
          <w:color w:val="000000" w:themeColor="text1"/>
          <w:sz w:val="28"/>
          <w:szCs w:val="28"/>
        </w:rPr>
        <w:t>，</w:t>
      </w:r>
      <w:r w:rsidR="00683B4E" w:rsidRPr="002F2105">
        <w:rPr>
          <w:rFonts w:hint="eastAsia"/>
          <w:color w:val="000000" w:themeColor="text1"/>
          <w:sz w:val="28"/>
          <w:szCs w:val="28"/>
        </w:rPr>
        <w:t>並</w:t>
      </w:r>
      <w:r w:rsidR="00F436D3" w:rsidRPr="002F2105">
        <w:rPr>
          <w:rFonts w:hint="eastAsia"/>
          <w:color w:val="000000" w:themeColor="text1"/>
          <w:sz w:val="28"/>
          <w:szCs w:val="28"/>
        </w:rPr>
        <w:t>扣合</w:t>
      </w:r>
      <w:r w:rsidR="00580085" w:rsidRPr="002F2105">
        <w:rPr>
          <w:rFonts w:hint="eastAsia"/>
          <w:color w:val="000000" w:themeColor="text1"/>
          <w:sz w:val="28"/>
          <w:szCs w:val="28"/>
        </w:rPr>
        <w:t>臺</w:t>
      </w:r>
      <w:r w:rsidR="006526EA" w:rsidRPr="002F2105">
        <w:rPr>
          <w:rFonts w:hint="eastAsia"/>
          <w:color w:val="000000" w:themeColor="text1"/>
          <w:sz w:val="28"/>
          <w:szCs w:val="28"/>
        </w:rPr>
        <w:t>灣</w:t>
      </w:r>
      <w:r w:rsidR="006526EA" w:rsidRPr="002F2105">
        <w:rPr>
          <w:color w:val="000000" w:themeColor="text1"/>
          <w:sz w:val="28"/>
          <w:szCs w:val="28"/>
        </w:rPr>
        <w:t>AI</w:t>
      </w:r>
      <w:r w:rsidR="006526EA" w:rsidRPr="002F2105">
        <w:rPr>
          <w:rFonts w:hint="eastAsia"/>
          <w:color w:val="000000" w:themeColor="text1"/>
          <w:sz w:val="28"/>
          <w:szCs w:val="28"/>
        </w:rPr>
        <w:t>卓越中心</w:t>
      </w:r>
      <w:r w:rsidR="006526EA" w:rsidRPr="002F2105">
        <w:rPr>
          <w:color w:val="000000" w:themeColor="text1"/>
          <w:sz w:val="28"/>
          <w:szCs w:val="28"/>
        </w:rPr>
        <w:t xml:space="preserve">(Taiwan </w:t>
      </w:r>
      <w:proofErr w:type="spellStart"/>
      <w:r w:rsidR="006526EA" w:rsidRPr="002F2105">
        <w:rPr>
          <w:color w:val="000000" w:themeColor="text1"/>
          <w:sz w:val="28"/>
          <w:szCs w:val="28"/>
        </w:rPr>
        <w:t>AICoE</w:t>
      </w:r>
      <w:proofErr w:type="spellEnd"/>
      <w:r w:rsidR="006526EA" w:rsidRPr="002F2105">
        <w:rPr>
          <w:color w:val="000000" w:themeColor="text1"/>
          <w:sz w:val="28"/>
          <w:szCs w:val="28"/>
        </w:rPr>
        <w:t>)</w:t>
      </w:r>
      <w:r w:rsidR="00580085" w:rsidRPr="002F2105">
        <w:rPr>
          <w:color w:val="000000" w:themeColor="text1"/>
        </w:rPr>
        <w:t xml:space="preserve"> </w:t>
      </w:r>
      <w:r w:rsidR="00580085" w:rsidRPr="002F2105">
        <w:rPr>
          <w:rFonts w:hint="eastAsia"/>
          <w:color w:val="000000" w:themeColor="text1"/>
          <w:sz w:val="28"/>
          <w:szCs w:val="28"/>
        </w:rPr>
        <w:t>科研、人才、治理三大策略目標，</w:t>
      </w:r>
      <w:r w:rsidR="00A541A0" w:rsidRPr="002F2105">
        <w:rPr>
          <w:rFonts w:hint="eastAsia"/>
          <w:color w:val="000000" w:themeColor="text1"/>
          <w:sz w:val="28"/>
          <w:szCs w:val="28"/>
        </w:rPr>
        <w:t>提出</w:t>
      </w:r>
      <w:r w:rsidR="00166C79" w:rsidRPr="002F2105">
        <w:rPr>
          <w:rFonts w:hint="eastAsia"/>
          <w:color w:val="000000" w:themeColor="text1"/>
          <w:sz w:val="28"/>
          <w:szCs w:val="28"/>
        </w:rPr>
        <w:t>後續</w:t>
      </w:r>
      <w:r w:rsidR="00F436D3" w:rsidRPr="002F2105">
        <w:rPr>
          <w:rFonts w:hint="eastAsia"/>
          <w:color w:val="000000" w:themeColor="text1"/>
          <w:sz w:val="28"/>
          <w:szCs w:val="28"/>
        </w:rPr>
        <w:t>具體</w:t>
      </w:r>
      <w:r w:rsidR="00580085" w:rsidRPr="002F2105">
        <w:rPr>
          <w:rFonts w:hint="eastAsia"/>
          <w:color w:val="000000" w:themeColor="text1"/>
          <w:sz w:val="28"/>
          <w:szCs w:val="28"/>
        </w:rPr>
        <w:t>精進</w:t>
      </w:r>
      <w:r w:rsidR="00F436D3" w:rsidRPr="002F2105">
        <w:rPr>
          <w:rFonts w:hint="eastAsia"/>
          <w:color w:val="000000" w:themeColor="text1"/>
          <w:sz w:val="28"/>
          <w:szCs w:val="28"/>
        </w:rPr>
        <w:t>作法</w:t>
      </w:r>
      <w:r w:rsidR="00A372AD" w:rsidRPr="002F2105">
        <w:rPr>
          <w:rFonts w:hint="eastAsia"/>
          <w:color w:val="000000" w:themeColor="text1"/>
          <w:sz w:val="28"/>
          <w:szCs w:val="28"/>
        </w:rPr>
        <w:t>，應包含之重點如下：</w:t>
      </w:r>
    </w:p>
    <w:p w14:paraId="6BDF63BB" w14:textId="77777777" w:rsidR="003B7FBB" w:rsidRPr="002F2105" w:rsidRDefault="00A372AD" w:rsidP="009D7779">
      <w:pPr>
        <w:pStyle w:val="BodyTextIndent"/>
        <w:numPr>
          <w:ilvl w:val="0"/>
          <w:numId w:val="33"/>
        </w:numPr>
        <w:spacing w:line="400" w:lineRule="exact"/>
        <w:ind w:leftChars="0" w:left="1134" w:firstLineChars="0" w:hanging="567"/>
        <w:rPr>
          <w:color w:val="000000" w:themeColor="text1"/>
          <w:sz w:val="28"/>
          <w:szCs w:val="28"/>
        </w:rPr>
      </w:pPr>
      <w:r w:rsidRPr="002F2105">
        <w:rPr>
          <w:rFonts w:hint="eastAsia"/>
          <w:color w:val="000000" w:themeColor="text1"/>
          <w:sz w:val="28"/>
          <w:szCs w:val="28"/>
        </w:rPr>
        <w:t>具體說明從計畫的起點</w:t>
      </w:r>
      <w:r w:rsidRPr="002F2105">
        <w:rPr>
          <w:color w:val="000000" w:themeColor="text1"/>
          <w:sz w:val="28"/>
          <w:szCs w:val="28"/>
        </w:rPr>
        <w:t>(</w:t>
      </w:r>
      <w:r w:rsidRPr="002F2105">
        <w:rPr>
          <w:rFonts w:hint="eastAsia"/>
          <w:color w:val="000000" w:themeColor="text1"/>
          <w:sz w:val="28"/>
          <w:szCs w:val="28"/>
        </w:rPr>
        <w:t>現況</w:t>
      </w:r>
      <w:r w:rsidRPr="002F2105">
        <w:rPr>
          <w:color w:val="000000" w:themeColor="text1"/>
          <w:sz w:val="28"/>
          <w:szCs w:val="28"/>
        </w:rPr>
        <w:t>)</w:t>
      </w:r>
      <w:r w:rsidRPr="002F2105">
        <w:rPr>
          <w:rFonts w:hint="eastAsia"/>
          <w:color w:val="000000" w:themeColor="text1"/>
          <w:sz w:val="28"/>
          <w:szCs w:val="28"/>
        </w:rPr>
        <w:t>到</w:t>
      </w:r>
      <w:r w:rsidR="00930F1D" w:rsidRPr="002F2105">
        <w:rPr>
          <w:rFonts w:hint="eastAsia"/>
          <w:color w:val="000000" w:themeColor="text1"/>
          <w:sz w:val="28"/>
          <w:szCs w:val="28"/>
        </w:rPr>
        <w:t>最終目標</w:t>
      </w:r>
      <w:r w:rsidRPr="002F2105">
        <w:rPr>
          <w:color w:val="000000" w:themeColor="text1"/>
          <w:sz w:val="28"/>
          <w:szCs w:val="28"/>
        </w:rPr>
        <w:t>(endpoint)</w:t>
      </w:r>
      <w:r w:rsidRPr="002F2105">
        <w:rPr>
          <w:rFonts w:hint="eastAsia"/>
          <w:color w:val="000000" w:themeColor="text1"/>
          <w:sz w:val="28"/>
          <w:szCs w:val="28"/>
        </w:rPr>
        <w:t>之規劃與做法：以</w:t>
      </w:r>
      <w:r w:rsidR="008E0F68" w:rsidRPr="002F2105">
        <w:rPr>
          <w:rFonts w:hint="eastAsia"/>
          <w:color w:val="000000" w:themeColor="text1"/>
          <w:sz w:val="28"/>
          <w:szCs w:val="28"/>
        </w:rPr>
        <w:t>「目標</w:t>
      </w:r>
      <w:r w:rsidR="00761E8D" w:rsidRPr="002F2105">
        <w:rPr>
          <w:rFonts w:hint="eastAsia"/>
          <w:color w:val="000000" w:themeColor="text1"/>
          <w:sz w:val="28"/>
          <w:szCs w:val="28"/>
        </w:rPr>
        <w:t>與</w:t>
      </w:r>
      <w:r w:rsidR="008E0F68" w:rsidRPr="002F2105">
        <w:rPr>
          <w:rFonts w:hint="eastAsia"/>
          <w:color w:val="000000" w:themeColor="text1"/>
          <w:sz w:val="28"/>
          <w:szCs w:val="28"/>
        </w:rPr>
        <w:t>關鍵成果</w:t>
      </w:r>
      <w:r w:rsidR="008E0F68" w:rsidRPr="002F2105">
        <w:rPr>
          <w:color w:val="000000" w:themeColor="text1"/>
          <w:sz w:val="28"/>
          <w:szCs w:val="28"/>
        </w:rPr>
        <w:t>(Objectives and Key Results, OKR)</w:t>
      </w:r>
      <w:r w:rsidR="008E0F68" w:rsidRPr="002F2105">
        <w:rPr>
          <w:rFonts w:hint="eastAsia"/>
          <w:color w:val="000000" w:themeColor="text1"/>
          <w:sz w:val="28"/>
          <w:szCs w:val="28"/>
        </w:rPr>
        <w:t>」</w:t>
      </w:r>
      <w:r w:rsidRPr="002F2105">
        <w:rPr>
          <w:rFonts w:hint="eastAsia"/>
          <w:color w:val="000000" w:themeColor="text1"/>
          <w:sz w:val="28"/>
          <w:szCs w:val="28"/>
        </w:rPr>
        <w:t>之精神</w:t>
      </w:r>
      <w:r w:rsidR="003B7FBB" w:rsidRPr="002F2105">
        <w:rPr>
          <w:rFonts w:hint="eastAsia"/>
          <w:color w:val="000000" w:themeColor="text1"/>
          <w:sz w:val="28"/>
          <w:szCs w:val="28"/>
        </w:rPr>
        <w:t>檢視</w:t>
      </w:r>
      <w:r w:rsidRPr="002F2105">
        <w:rPr>
          <w:rFonts w:hint="eastAsia"/>
          <w:color w:val="000000" w:themeColor="text1"/>
          <w:sz w:val="28"/>
          <w:szCs w:val="28"/>
        </w:rPr>
        <w:t>全程目標及預期效益，並具體規劃可協助整體目標達成之推動策略、可檢視之里程碑與分年度目標，</w:t>
      </w:r>
      <w:r w:rsidR="001E47F0" w:rsidRPr="002F2105">
        <w:rPr>
          <w:rFonts w:hint="eastAsia"/>
          <w:color w:val="000000" w:themeColor="text1"/>
          <w:sz w:val="28"/>
          <w:szCs w:val="28"/>
        </w:rPr>
        <w:t>且</w:t>
      </w:r>
      <w:r w:rsidRPr="002F2105">
        <w:rPr>
          <w:rFonts w:hint="eastAsia"/>
          <w:color w:val="000000" w:themeColor="text1"/>
          <w:sz w:val="28"/>
          <w:szCs w:val="28"/>
        </w:rPr>
        <w:t>須同時包含計畫考核重點及量化績效指標</w:t>
      </w:r>
      <w:r w:rsidR="0007540C" w:rsidRPr="002F2105">
        <w:rPr>
          <w:rFonts w:hint="eastAsia"/>
          <w:color w:val="000000" w:themeColor="text1"/>
          <w:sz w:val="28"/>
          <w:szCs w:val="28"/>
        </w:rPr>
        <w:t>、前後期差異</w:t>
      </w:r>
      <w:r w:rsidRPr="002F2105">
        <w:rPr>
          <w:rFonts w:hint="eastAsia"/>
          <w:color w:val="000000" w:themeColor="text1"/>
          <w:sz w:val="28"/>
          <w:szCs w:val="28"/>
        </w:rPr>
        <w:t>。</w:t>
      </w:r>
    </w:p>
    <w:p w14:paraId="7401F018" w14:textId="77777777" w:rsidR="003B7FBB" w:rsidRPr="002F2105" w:rsidRDefault="00112B63" w:rsidP="009D7779">
      <w:pPr>
        <w:pStyle w:val="BodyTextIndent"/>
        <w:numPr>
          <w:ilvl w:val="0"/>
          <w:numId w:val="33"/>
        </w:numPr>
        <w:spacing w:line="400" w:lineRule="exact"/>
        <w:ind w:leftChars="0" w:left="1134" w:firstLineChars="0" w:hanging="567"/>
        <w:rPr>
          <w:color w:val="000000" w:themeColor="text1"/>
          <w:sz w:val="28"/>
          <w:szCs w:val="28"/>
        </w:rPr>
      </w:pPr>
      <w:r w:rsidRPr="002F2105">
        <w:rPr>
          <w:rFonts w:hint="eastAsia"/>
          <w:color w:val="000000" w:themeColor="text1"/>
          <w:sz w:val="28"/>
          <w:szCs w:val="28"/>
        </w:rPr>
        <w:t>扣合</w:t>
      </w:r>
      <w:r w:rsidR="003B7FBB" w:rsidRPr="002F2105">
        <w:rPr>
          <w:color w:val="000000" w:themeColor="text1"/>
          <w:sz w:val="28"/>
          <w:szCs w:val="28"/>
        </w:rPr>
        <w:t>選定</w:t>
      </w:r>
      <w:r w:rsidRPr="002F2105">
        <w:rPr>
          <w:rFonts w:hint="eastAsia"/>
          <w:color w:val="000000" w:themeColor="text1"/>
          <w:sz w:val="28"/>
          <w:szCs w:val="28"/>
        </w:rPr>
        <w:t>之</w:t>
      </w:r>
      <w:r w:rsidR="003B7FBB" w:rsidRPr="002F2105">
        <w:rPr>
          <w:color w:val="000000" w:themeColor="text1"/>
          <w:sz w:val="28"/>
          <w:szCs w:val="28"/>
        </w:rPr>
        <w:t>重要</w:t>
      </w:r>
      <w:r w:rsidRPr="002F2105">
        <w:rPr>
          <w:rFonts w:hint="eastAsia"/>
          <w:color w:val="000000" w:themeColor="text1"/>
          <w:sz w:val="28"/>
          <w:szCs w:val="28"/>
        </w:rPr>
        <w:t>國家</w:t>
      </w:r>
      <w:r w:rsidR="003B7FBB" w:rsidRPr="002F2105">
        <w:rPr>
          <w:color w:val="000000" w:themeColor="text1"/>
          <w:sz w:val="28"/>
          <w:szCs w:val="28"/>
        </w:rPr>
        <w:t>挑戰議題，具體回應</w:t>
      </w:r>
      <w:r w:rsidRPr="002F2105">
        <w:rPr>
          <w:color w:val="000000" w:themeColor="text1"/>
          <w:sz w:val="28"/>
          <w:szCs w:val="28"/>
        </w:rPr>
        <w:t>國家重要</w:t>
      </w:r>
      <w:r w:rsidRPr="002F2105">
        <w:rPr>
          <w:color w:val="000000" w:themeColor="text1"/>
          <w:sz w:val="28"/>
          <w:szCs w:val="28"/>
        </w:rPr>
        <w:t>AI</w:t>
      </w:r>
      <w:r w:rsidR="003B7FBB" w:rsidRPr="002F2105">
        <w:rPr>
          <w:color w:val="000000" w:themeColor="text1"/>
          <w:sz w:val="28"/>
          <w:szCs w:val="28"/>
        </w:rPr>
        <w:t>趨勢或社會需求</w:t>
      </w:r>
      <w:r w:rsidR="003B7FBB" w:rsidRPr="002F2105">
        <w:rPr>
          <w:rFonts w:hint="eastAsia"/>
          <w:color w:val="000000" w:themeColor="text1"/>
          <w:sz w:val="28"/>
          <w:szCs w:val="28"/>
        </w:rPr>
        <w:t>，</w:t>
      </w:r>
      <w:r w:rsidRPr="002F2105">
        <w:rPr>
          <w:rFonts w:hint="eastAsia"/>
          <w:color w:val="000000" w:themeColor="text1"/>
          <w:sz w:val="28"/>
          <w:szCs w:val="28"/>
        </w:rPr>
        <w:t>且</w:t>
      </w:r>
      <w:r w:rsidR="003B7FBB" w:rsidRPr="002F2105">
        <w:rPr>
          <w:rFonts w:hint="eastAsia"/>
          <w:color w:val="000000" w:themeColor="text1"/>
          <w:sz w:val="28"/>
          <w:szCs w:val="28"/>
        </w:rPr>
        <w:t>須納入落實可信任</w:t>
      </w:r>
      <w:r w:rsidR="003B7FBB" w:rsidRPr="002F2105">
        <w:rPr>
          <w:color w:val="000000" w:themeColor="text1"/>
          <w:sz w:val="28"/>
          <w:szCs w:val="28"/>
        </w:rPr>
        <w:t>AI</w:t>
      </w:r>
      <w:r w:rsidR="003B7FBB" w:rsidRPr="002F2105">
        <w:rPr>
          <w:rFonts w:hint="eastAsia"/>
          <w:color w:val="000000" w:themeColor="text1"/>
          <w:sz w:val="28"/>
          <w:szCs w:val="28"/>
        </w:rPr>
        <w:t>之相關研究規劃。</w:t>
      </w:r>
    </w:p>
    <w:p w14:paraId="0964CFF8" w14:textId="77777777" w:rsidR="00A372AD" w:rsidRPr="002F2105" w:rsidRDefault="00A372AD" w:rsidP="009D7779">
      <w:pPr>
        <w:pStyle w:val="BodyTextIndent"/>
        <w:numPr>
          <w:ilvl w:val="0"/>
          <w:numId w:val="33"/>
        </w:numPr>
        <w:spacing w:line="400" w:lineRule="exact"/>
        <w:ind w:leftChars="0" w:left="1134" w:firstLineChars="0" w:hanging="567"/>
        <w:rPr>
          <w:color w:val="000000" w:themeColor="text1"/>
          <w:sz w:val="28"/>
          <w:szCs w:val="28"/>
        </w:rPr>
      </w:pPr>
      <w:r w:rsidRPr="002F2105">
        <w:rPr>
          <w:rFonts w:hint="eastAsia"/>
          <w:color w:val="000000" w:themeColor="text1"/>
          <w:sz w:val="28"/>
          <w:szCs w:val="28"/>
        </w:rPr>
        <w:t>須提出計畫團隊之領先能力與差異化評估：包括與全球及台灣之現況比較，計畫團隊之能量及優勢等。</w:t>
      </w:r>
    </w:p>
    <w:p w14:paraId="7B8B0B52" w14:textId="77777777" w:rsidR="002478DF" w:rsidRPr="002F2105" w:rsidRDefault="0015411D" w:rsidP="00D07015">
      <w:pPr>
        <w:spacing w:line="400" w:lineRule="exact"/>
        <w:ind w:left="540" w:hangingChars="193" w:hanging="540"/>
        <w:jc w:val="both"/>
        <w:rPr>
          <w:rFonts w:eastAsia="DFKai-SB"/>
          <w:b/>
          <w:color w:val="000000" w:themeColor="text1"/>
          <w:sz w:val="28"/>
          <w:szCs w:val="28"/>
        </w:rPr>
      </w:pPr>
      <w:r w:rsidRPr="002F2105">
        <w:rPr>
          <w:rFonts w:eastAsia="DFKai-SB"/>
          <w:color w:val="000000" w:themeColor="text1"/>
          <w:sz w:val="28"/>
          <w:szCs w:val="28"/>
        </w:rPr>
        <w:t>二、</w:t>
      </w:r>
      <w:r w:rsidR="004D2CE7" w:rsidRPr="002F2105">
        <w:rPr>
          <w:rFonts w:eastAsia="DFKai-SB" w:hint="eastAsia"/>
          <w:b/>
          <w:color w:val="000000" w:themeColor="text1"/>
          <w:sz w:val="28"/>
          <w:szCs w:val="28"/>
        </w:rPr>
        <w:t>本專案後續年度計畫書</w:t>
      </w:r>
      <w:r w:rsidR="005A2587" w:rsidRPr="002F2105">
        <w:rPr>
          <w:rFonts w:eastAsia="DFKai-SB" w:hint="eastAsia"/>
          <w:b/>
          <w:color w:val="000000" w:themeColor="text1"/>
          <w:sz w:val="28"/>
          <w:szCs w:val="28"/>
        </w:rPr>
        <w:t>撰寫</w:t>
      </w:r>
      <w:r w:rsidR="002478DF" w:rsidRPr="002F2105">
        <w:rPr>
          <w:rFonts w:eastAsia="DFKai-SB" w:hint="eastAsia"/>
          <w:b/>
          <w:color w:val="000000" w:themeColor="text1"/>
          <w:sz w:val="28"/>
          <w:szCs w:val="28"/>
        </w:rPr>
        <w:t>原則</w:t>
      </w:r>
    </w:p>
    <w:p w14:paraId="203E4BC4" w14:textId="77777777" w:rsidR="005A2587" w:rsidRPr="002F2105" w:rsidRDefault="004D2CE7" w:rsidP="004D2CE7">
      <w:pPr>
        <w:spacing w:line="400" w:lineRule="exact"/>
        <w:ind w:leftChars="209" w:left="502" w:firstLineChars="188" w:firstLine="526"/>
        <w:jc w:val="both"/>
        <w:rPr>
          <w:rFonts w:eastAsia="DFKai-SB"/>
          <w:color w:val="000000" w:themeColor="text1"/>
          <w:sz w:val="28"/>
          <w:szCs w:val="28"/>
        </w:rPr>
      </w:pPr>
      <w:r w:rsidRPr="002F2105">
        <w:rPr>
          <w:rFonts w:eastAsia="DFKai-SB" w:hint="eastAsia"/>
          <w:color w:val="000000" w:themeColor="text1"/>
          <w:sz w:val="28"/>
          <w:szCs w:val="28"/>
        </w:rPr>
        <w:t>原計畫總主持人</w:t>
      </w:r>
      <w:r w:rsidR="002478DF" w:rsidRPr="002F2105">
        <w:rPr>
          <w:rFonts w:eastAsia="DFKai-SB" w:hint="eastAsia"/>
          <w:color w:val="000000" w:themeColor="text1"/>
          <w:sz w:val="28"/>
          <w:szCs w:val="28"/>
        </w:rPr>
        <w:t>應</w:t>
      </w:r>
      <w:r w:rsidR="00A8436B" w:rsidRPr="002F2105">
        <w:rPr>
          <w:rFonts w:eastAsia="DFKai-SB" w:hint="eastAsia"/>
          <w:color w:val="000000" w:themeColor="text1"/>
          <w:sz w:val="28"/>
          <w:szCs w:val="28"/>
        </w:rPr>
        <w:t>依本會於</w:t>
      </w:r>
      <w:r w:rsidR="00A8436B" w:rsidRPr="002F2105">
        <w:rPr>
          <w:rFonts w:eastAsia="DFKai-SB"/>
          <w:color w:val="000000" w:themeColor="text1"/>
          <w:sz w:val="28"/>
          <w:szCs w:val="28"/>
        </w:rPr>
        <w:t>110</w:t>
      </w:r>
      <w:r w:rsidR="00A8436B" w:rsidRPr="002F2105">
        <w:rPr>
          <w:rFonts w:eastAsia="DFKai-SB" w:hint="eastAsia"/>
          <w:color w:val="000000" w:themeColor="text1"/>
          <w:sz w:val="28"/>
          <w:szCs w:val="28"/>
        </w:rPr>
        <w:t>年</w:t>
      </w:r>
      <w:r w:rsidR="00A8436B" w:rsidRPr="002F2105">
        <w:rPr>
          <w:rFonts w:eastAsia="DFKai-SB"/>
          <w:color w:val="000000" w:themeColor="text1"/>
          <w:sz w:val="28"/>
          <w:szCs w:val="28"/>
        </w:rPr>
        <w:t>3</w:t>
      </w:r>
      <w:r w:rsidR="00A8436B" w:rsidRPr="002F2105">
        <w:rPr>
          <w:rFonts w:eastAsia="DFKai-SB" w:hint="eastAsia"/>
          <w:color w:val="000000" w:themeColor="text1"/>
          <w:sz w:val="28"/>
          <w:szCs w:val="28"/>
        </w:rPr>
        <w:t>月</w:t>
      </w:r>
      <w:r w:rsidR="00A8436B" w:rsidRPr="002F2105">
        <w:rPr>
          <w:rFonts w:eastAsia="DFKai-SB"/>
          <w:color w:val="000000" w:themeColor="text1"/>
          <w:sz w:val="28"/>
          <w:szCs w:val="28"/>
        </w:rPr>
        <w:t>12</w:t>
      </w:r>
      <w:r w:rsidR="00A8436B" w:rsidRPr="002F2105">
        <w:rPr>
          <w:rFonts w:eastAsia="DFKai-SB" w:hint="eastAsia"/>
          <w:color w:val="000000" w:themeColor="text1"/>
          <w:sz w:val="28"/>
          <w:szCs w:val="28"/>
        </w:rPr>
        <w:t>日公告之「科技部</w:t>
      </w:r>
      <w:r w:rsidR="00A8436B" w:rsidRPr="002F2105">
        <w:rPr>
          <w:rFonts w:eastAsia="DFKai-SB"/>
          <w:color w:val="000000" w:themeColor="text1"/>
          <w:sz w:val="28"/>
          <w:szCs w:val="28"/>
        </w:rPr>
        <w:t>110</w:t>
      </w:r>
      <w:r w:rsidR="00A8436B" w:rsidRPr="002F2105">
        <w:rPr>
          <w:rFonts w:eastAsia="DFKai-SB" w:hint="eastAsia"/>
          <w:color w:val="000000" w:themeColor="text1"/>
          <w:sz w:val="28"/>
          <w:szCs w:val="28"/>
        </w:rPr>
        <w:t>年度『回應國家重要挑戰之人工智慧主題研究專案』計畫徵求公告」</w:t>
      </w:r>
      <w:r w:rsidR="002478DF" w:rsidRPr="002F2105">
        <w:rPr>
          <w:rFonts w:eastAsia="DFKai-SB" w:hint="eastAsia"/>
          <w:color w:val="000000" w:themeColor="text1"/>
          <w:sz w:val="28"/>
          <w:szCs w:val="28"/>
        </w:rPr>
        <w:t>為原則，</w:t>
      </w:r>
      <w:r w:rsidR="006065F9" w:rsidRPr="002F2105">
        <w:rPr>
          <w:rFonts w:eastAsia="DFKai-SB" w:hint="eastAsia"/>
          <w:color w:val="000000" w:themeColor="text1"/>
          <w:sz w:val="28"/>
          <w:szCs w:val="28"/>
        </w:rPr>
        <w:t>持續聚焦於所選主題或特定之挑戰議題，運用相關技術與成果，回應我國面臨之各項挑戰與重要議題；</w:t>
      </w:r>
      <w:r w:rsidR="002478DF" w:rsidRPr="002F2105">
        <w:rPr>
          <w:rFonts w:eastAsia="DFKai-SB"/>
          <w:color w:val="000000" w:themeColor="text1"/>
          <w:sz w:val="28"/>
          <w:szCs w:val="28"/>
        </w:rPr>
        <w:t>112</w:t>
      </w:r>
      <w:r w:rsidR="00DE175F" w:rsidRPr="002F2105">
        <w:rPr>
          <w:rFonts w:eastAsia="DFKai-SB"/>
          <w:color w:val="000000" w:themeColor="text1"/>
          <w:sz w:val="28"/>
          <w:szCs w:val="28"/>
        </w:rPr>
        <w:t>-11</w:t>
      </w:r>
      <w:r w:rsidR="00743979" w:rsidRPr="002F2105">
        <w:rPr>
          <w:rFonts w:eastAsia="DFKai-SB"/>
          <w:color w:val="000000" w:themeColor="text1"/>
          <w:sz w:val="28"/>
          <w:szCs w:val="28"/>
        </w:rPr>
        <w:t>3</w:t>
      </w:r>
      <w:r w:rsidR="002478DF" w:rsidRPr="002F2105">
        <w:rPr>
          <w:rFonts w:eastAsia="DFKai-SB" w:hint="eastAsia"/>
          <w:color w:val="000000" w:themeColor="text1"/>
          <w:sz w:val="28"/>
          <w:szCs w:val="28"/>
        </w:rPr>
        <w:t>年</w:t>
      </w:r>
      <w:r w:rsidR="00DE175F" w:rsidRPr="002F2105">
        <w:rPr>
          <w:rFonts w:eastAsia="DFKai-SB" w:hint="eastAsia"/>
          <w:color w:val="000000" w:themeColor="text1"/>
          <w:sz w:val="28"/>
          <w:szCs w:val="28"/>
        </w:rPr>
        <w:t>度</w:t>
      </w:r>
      <w:r w:rsidRPr="002F2105">
        <w:rPr>
          <w:rFonts w:eastAsia="DFKai-SB" w:hint="eastAsia"/>
          <w:color w:val="000000" w:themeColor="text1"/>
          <w:sz w:val="28"/>
          <w:szCs w:val="28"/>
        </w:rPr>
        <w:t>本專案「後續年度計畫書」</w:t>
      </w:r>
      <w:r w:rsidR="002478DF" w:rsidRPr="002F2105">
        <w:rPr>
          <w:rFonts w:eastAsia="DFKai-SB" w:hint="eastAsia"/>
          <w:color w:val="000000" w:themeColor="text1"/>
          <w:sz w:val="28"/>
          <w:szCs w:val="28"/>
        </w:rPr>
        <w:t>重點說明如下：</w:t>
      </w:r>
    </w:p>
    <w:p w14:paraId="10ED652A" w14:textId="77777777" w:rsidR="00A8436B" w:rsidRPr="002F2105" w:rsidRDefault="00282516" w:rsidP="009D7779">
      <w:pPr>
        <w:pStyle w:val="ListParagraph"/>
        <w:numPr>
          <w:ilvl w:val="0"/>
          <w:numId w:val="22"/>
        </w:numPr>
        <w:tabs>
          <w:tab w:val="left" w:pos="1134"/>
        </w:tabs>
        <w:spacing w:beforeLines="50" w:before="180" w:line="400" w:lineRule="exact"/>
        <w:ind w:leftChars="236" w:left="903" w:hangingChars="118" w:hanging="337"/>
        <w:rPr>
          <w:rFonts w:eastAsia="DFKai-SB"/>
          <w:color w:val="000000" w:themeColor="text1"/>
          <w:sz w:val="28"/>
          <w:szCs w:val="28"/>
        </w:rPr>
      </w:pPr>
      <w:r w:rsidRPr="002F2105">
        <w:rPr>
          <w:rFonts w:eastAsia="DFKai-SB" w:hint="eastAsia"/>
          <w:b/>
          <w:color w:val="000000" w:themeColor="text1"/>
          <w:sz w:val="28"/>
          <w:szCs w:val="28"/>
        </w:rPr>
        <w:t>後續年度</w:t>
      </w:r>
      <w:r w:rsidR="002D6FEE" w:rsidRPr="002F2105">
        <w:rPr>
          <w:rFonts w:eastAsia="DFKai-SB" w:hint="eastAsia"/>
          <w:b/>
          <w:color w:val="000000" w:themeColor="text1"/>
          <w:sz w:val="28"/>
          <w:szCs w:val="28"/>
        </w:rPr>
        <w:t>計畫中英文</w:t>
      </w:r>
      <w:r w:rsidR="001369F1" w:rsidRPr="002F2105">
        <w:rPr>
          <w:rFonts w:eastAsia="DFKai-SB" w:hint="eastAsia"/>
          <w:b/>
          <w:color w:val="000000" w:themeColor="text1"/>
          <w:sz w:val="28"/>
          <w:szCs w:val="28"/>
        </w:rPr>
        <w:t>關鍵字與</w:t>
      </w:r>
      <w:r w:rsidR="002D6FEE" w:rsidRPr="002F2105">
        <w:rPr>
          <w:rFonts w:eastAsia="DFKai-SB" w:hint="eastAsia"/>
          <w:b/>
          <w:color w:val="000000" w:themeColor="text1"/>
          <w:sz w:val="28"/>
          <w:szCs w:val="28"/>
        </w:rPr>
        <w:t>摘要</w:t>
      </w:r>
      <w:r w:rsidR="0023079B" w:rsidRPr="002F2105">
        <w:rPr>
          <w:rFonts w:eastAsia="DFKai-SB"/>
          <w:b/>
          <w:color w:val="000000" w:themeColor="text1"/>
          <w:sz w:val="28"/>
          <w:szCs w:val="28"/>
        </w:rPr>
        <w:t>(</w:t>
      </w:r>
      <w:r w:rsidR="00B150D6" w:rsidRPr="002F2105">
        <w:rPr>
          <w:rFonts w:eastAsia="DFKai-SB" w:hint="eastAsia"/>
          <w:b/>
          <w:color w:val="000000" w:themeColor="text1"/>
          <w:sz w:val="28"/>
          <w:szCs w:val="28"/>
        </w:rPr>
        <w:t>表</w:t>
      </w:r>
      <w:r w:rsidR="0023079B" w:rsidRPr="002F2105">
        <w:rPr>
          <w:rFonts w:eastAsia="DFKai-SB"/>
          <w:b/>
          <w:color w:val="000000" w:themeColor="text1"/>
          <w:sz w:val="28"/>
          <w:szCs w:val="28"/>
        </w:rPr>
        <w:t>CM02)</w:t>
      </w:r>
      <w:r w:rsidR="006065F9" w:rsidRPr="002F2105">
        <w:rPr>
          <w:rFonts w:eastAsia="DFKai-SB" w:hint="eastAsia"/>
          <w:b/>
          <w:color w:val="000000" w:themeColor="text1"/>
          <w:sz w:val="28"/>
          <w:szCs w:val="28"/>
        </w:rPr>
        <w:t>：</w:t>
      </w:r>
      <w:r w:rsidR="006065F9" w:rsidRPr="002F2105">
        <w:rPr>
          <w:rFonts w:eastAsia="DFKai-SB" w:hint="eastAsia"/>
          <w:color w:val="000000" w:themeColor="text1"/>
          <w:sz w:val="28"/>
          <w:szCs w:val="28"/>
        </w:rPr>
        <w:t>主題研究群計畫請以「</w:t>
      </w:r>
      <w:r w:rsidR="006065F9" w:rsidRPr="002F2105">
        <w:rPr>
          <w:rFonts w:eastAsia="DFKai-SB"/>
          <w:color w:val="000000" w:themeColor="text1"/>
          <w:sz w:val="28"/>
          <w:szCs w:val="28"/>
        </w:rPr>
        <w:t>AI</w:t>
      </w:r>
      <w:r w:rsidR="006065F9" w:rsidRPr="002F2105">
        <w:rPr>
          <w:rFonts w:eastAsia="DFKai-SB" w:hint="eastAsia"/>
          <w:color w:val="000000" w:themeColor="text1"/>
          <w:sz w:val="28"/>
          <w:szCs w:val="28"/>
        </w:rPr>
        <w:t>技術突破」、「實際場域驗證」、「可信任</w:t>
      </w:r>
      <w:r w:rsidR="006065F9" w:rsidRPr="002F2105">
        <w:rPr>
          <w:rFonts w:eastAsia="DFKai-SB"/>
          <w:color w:val="000000" w:themeColor="text1"/>
          <w:sz w:val="28"/>
          <w:szCs w:val="28"/>
        </w:rPr>
        <w:t>AI</w:t>
      </w:r>
      <w:r w:rsidR="006065F9" w:rsidRPr="002F2105">
        <w:rPr>
          <w:rFonts w:eastAsia="DFKai-SB" w:hint="eastAsia"/>
          <w:color w:val="000000" w:themeColor="text1"/>
          <w:sz w:val="28"/>
          <w:szCs w:val="28"/>
        </w:rPr>
        <w:t>」、「人文法制衝擊影響之因應作為」與「資料及</w:t>
      </w:r>
      <w:r w:rsidR="006065F9" w:rsidRPr="002F2105">
        <w:rPr>
          <w:rFonts w:eastAsia="DFKai-SB"/>
          <w:color w:val="000000" w:themeColor="text1"/>
          <w:sz w:val="28"/>
          <w:szCs w:val="28"/>
        </w:rPr>
        <w:t>AI</w:t>
      </w:r>
      <w:r w:rsidR="006065F9" w:rsidRPr="002F2105">
        <w:rPr>
          <w:rFonts w:eastAsia="DFKai-SB" w:hint="eastAsia"/>
          <w:color w:val="000000" w:themeColor="text1"/>
          <w:sz w:val="28"/>
          <w:szCs w:val="28"/>
        </w:rPr>
        <w:t>模型之治理與共享」</w:t>
      </w:r>
      <w:r w:rsidR="006065F9" w:rsidRPr="002F2105">
        <w:rPr>
          <w:rFonts w:eastAsia="DFKai-SB"/>
          <w:color w:val="000000" w:themeColor="text1"/>
          <w:sz w:val="28"/>
          <w:szCs w:val="28"/>
        </w:rPr>
        <w:t>5</w:t>
      </w:r>
      <w:r w:rsidR="006065F9" w:rsidRPr="002F2105">
        <w:rPr>
          <w:rFonts w:eastAsia="DFKai-SB" w:hint="eastAsia"/>
          <w:color w:val="000000" w:themeColor="text1"/>
          <w:sz w:val="28"/>
          <w:szCs w:val="28"/>
        </w:rPr>
        <w:t>面向，核心技術攻堅計畫請以「</w:t>
      </w:r>
      <w:r w:rsidR="006065F9" w:rsidRPr="002F2105">
        <w:rPr>
          <w:rFonts w:eastAsia="DFKai-SB"/>
          <w:color w:val="000000" w:themeColor="text1"/>
          <w:sz w:val="28"/>
          <w:szCs w:val="28"/>
        </w:rPr>
        <w:t>AI</w:t>
      </w:r>
      <w:r w:rsidR="006065F9" w:rsidRPr="002F2105">
        <w:rPr>
          <w:rFonts w:eastAsia="DFKai-SB" w:hint="eastAsia"/>
          <w:color w:val="000000" w:themeColor="text1"/>
          <w:sz w:val="28"/>
          <w:szCs w:val="28"/>
        </w:rPr>
        <w:t>技術突破」與「</w:t>
      </w:r>
      <w:r w:rsidR="006065F9" w:rsidRPr="002F2105">
        <w:rPr>
          <w:rFonts w:eastAsia="DFKai-SB"/>
          <w:color w:val="000000" w:themeColor="text1"/>
          <w:sz w:val="28"/>
          <w:szCs w:val="28"/>
        </w:rPr>
        <w:t>AI</w:t>
      </w:r>
      <w:r w:rsidR="006065F9" w:rsidRPr="002F2105">
        <w:rPr>
          <w:rFonts w:eastAsia="DFKai-SB" w:hint="eastAsia"/>
          <w:color w:val="000000" w:themeColor="text1"/>
          <w:sz w:val="28"/>
          <w:szCs w:val="28"/>
        </w:rPr>
        <w:t>模型之治理與共享」</w:t>
      </w:r>
      <w:r w:rsidR="006065F9" w:rsidRPr="002F2105">
        <w:rPr>
          <w:rFonts w:eastAsia="DFKai-SB"/>
          <w:color w:val="000000" w:themeColor="text1"/>
          <w:sz w:val="28"/>
          <w:szCs w:val="28"/>
        </w:rPr>
        <w:t>2</w:t>
      </w:r>
      <w:r w:rsidR="006065F9" w:rsidRPr="002F2105">
        <w:rPr>
          <w:rFonts w:eastAsia="DFKai-SB" w:hint="eastAsia"/>
          <w:color w:val="000000" w:themeColor="text1"/>
          <w:sz w:val="28"/>
          <w:szCs w:val="28"/>
        </w:rPr>
        <w:t>面向，摘述主要成就或成果及其效益，</w:t>
      </w:r>
      <w:r w:rsidR="001D6AC8" w:rsidRPr="002F2105">
        <w:rPr>
          <w:rFonts w:eastAsia="DFKai-SB" w:hint="eastAsia"/>
          <w:color w:val="000000" w:themeColor="text1"/>
          <w:sz w:val="28"/>
          <w:szCs w:val="28"/>
        </w:rPr>
        <w:t>並</w:t>
      </w:r>
      <w:r w:rsidR="006065F9" w:rsidRPr="002F2105">
        <w:rPr>
          <w:rFonts w:eastAsia="DFKai-SB" w:hint="eastAsia"/>
          <w:color w:val="000000" w:themeColor="text1"/>
          <w:sz w:val="28"/>
          <w:szCs w:val="28"/>
        </w:rPr>
        <w:t>簡述</w:t>
      </w:r>
      <w:r w:rsidR="00B26594" w:rsidRPr="002F2105">
        <w:rPr>
          <w:rFonts w:eastAsia="DFKai-SB" w:hint="eastAsia"/>
          <w:color w:val="000000" w:themeColor="text1"/>
          <w:sz w:val="28"/>
          <w:szCs w:val="28"/>
        </w:rPr>
        <w:t>後續年度計畫之</w:t>
      </w:r>
      <w:r w:rsidR="006065F9" w:rsidRPr="002F2105">
        <w:rPr>
          <w:rFonts w:eastAsia="DFKai-SB" w:hint="eastAsia"/>
          <w:color w:val="000000" w:themeColor="text1"/>
          <w:sz w:val="28"/>
          <w:szCs w:val="28"/>
        </w:rPr>
        <w:t>重點與挑戰。</w:t>
      </w:r>
    </w:p>
    <w:p w14:paraId="7E4EB041" w14:textId="77777777" w:rsidR="001E39C4" w:rsidRPr="002F2105" w:rsidRDefault="00447838" w:rsidP="009D7779">
      <w:pPr>
        <w:pStyle w:val="ListParagraph"/>
        <w:numPr>
          <w:ilvl w:val="0"/>
          <w:numId w:val="22"/>
        </w:numPr>
        <w:tabs>
          <w:tab w:val="left" w:pos="1134"/>
        </w:tabs>
        <w:spacing w:beforeLines="50" w:before="180" w:line="400" w:lineRule="exact"/>
        <w:ind w:leftChars="236" w:left="903" w:hangingChars="118" w:hanging="337"/>
        <w:rPr>
          <w:rFonts w:eastAsia="DFKai-SB"/>
          <w:b/>
          <w:color w:val="000000" w:themeColor="text1"/>
          <w:sz w:val="28"/>
          <w:szCs w:val="28"/>
        </w:rPr>
      </w:pPr>
      <w:r w:rsidRPr="002F2105">
        <w:rPr>
          <w:rFonts w:eastAsia="DFKai-SB" w:hint="eastAsia"/>
          <w:b/>
          <w:color w:val="000000" w:themeColor="text1"/>
          <w:sz w:val="28"/>
          <w:szCs w:val="28"/>
        </w:rPr>
        <w:lastRenderedPageBreak/>
        <w:t>研究計畫內容（</w:t>
      </w:r>
      <w:r w:rsidR="008F2650" w:rsidRPr="002F2105">
        <w:rPr>
          <w:rFonts w:eastAsia="DFKai-SB" w:hint="eastAsia"/>
          <w:b/>
          <w:color w:val="000000" w:themeColor="text1"/>
          <w:sz w:val="28"/>
          <w:szCs w:val="28"/>
        </w:rPr>
        <w:t>請</w:t>
      </w:r>
      <w:r w:rsidR="00385158" w:rsidRPr="002F2105">
        <w:rPr>
          <w:rFonts w:eastAsia="DFKai-SB" w:hint="eastAsia"/>
          <w:b/>
          <w:color w:val="000000" w:themeColor="text1"/>
          <w:sz w:val="28"/>
          <w:szCs w:val="28"/>
        </w:rPr>
        <w:t>依照</w:t>
      </w:r>
      <w:r w:rsidR="00385158" w:rsidRPr="002F2105">
        <w:rPr>
          <w:rFonts w:eastAsia="DFKai-SB" w:hint="eastAsia"/>
          <w:b/>
          <w:color w:val="000000" w:themeColor="text1"/>
          <w:sz w:val="28"/>
          <w:szCs w:val="28"/>
          <w:u w:val="single"/>
        </w:rPr>
        <w:t>表</w:t>
      </w:r>
      <w:r w:rsidR="008F2650" w:rsidRPr="002F2105">
        <w:rPr>
          <w:rFonts w:eastAsia="DFKai-SB"/>
          <w:b/>
          <w:color w:val="000000" w:themeColor="text1"/>
          <w:sz w:val="28"/>
          <w:szCs w:val="28"/>
          <w:u w:val="single"/>
        </w:rPr>
        <w:t>CM03</w:t>
      </w:r>
      <w:r w:rsidR="00385158" w:rsidRPr="002F2105">
        <w:rPr>
          <w:rFonts w:eastAsia="DFKai-SB" w:hint="eastAsia"/>
          <w:b/>
          <w:color w:val="000000" w:themeColor="text1"/>
          <w:sz w:val="28"/>
          <w:szCs w:val="28"/>
        </w:rPr>
        <w:t>之說明，以中文或英文撰寫</w:t>
      </w:r>
      <w:r w:rsidRPr="002F2105">
        <w:rPr>
          <w:rFonts w:eastAsia="DFKai-SB" w:hint="eastAsia"/>
          <w:b/>
          <w:color w:val="000000" w:themeColor="text1"/>
          <w:sz w:val="28"/>
          <w:szCs w:val="28"/>
        </w:rPr>
        <w:t>）</w:t>
      </w:r>
    </w:p>
    <w:p w14:paraId="2BCCB011" w14:textId="77777777" w:rsidR="00A8436B" w:rsidRPr="002F2105" w:rsidRDefault="00D03D15" w:rsidP="009D7779">
      <w:pPr>
        <w:pStyle w:val="ListParagraph"/>
        <w:numPr>
          <w:ilvl w:val="0"/>
          <w:numId w:val="22"/>
        </w:numPr>
        <w:tabs>
          <w:tab w:val="left" w:pos="1134"/>
        </w:tabs>
        <w:spacing w:beforeLines="50" w:before="180" w:line="400" w:lineRule="exact"/>
        <w:ind w:leftChars="236" w:left="903" w:hangingChars="118" w:hanging="337"/>
        <w:rPr>
          <w:rFonts w:eastAsia="DFKai-SB"/>
          <w:b/>
          <w:color w:val="000000" w:themeColor="text1"/>
          <w:sz w:val="28"/>
          <w:szCs w:val="28"/>
        </w:rPr>
      </w:pPr>
      <w:r w:rsidRPr="002F2105">
        <w:rPr>
          <w:rFonts w:eastAsia="DFKai-SB" w:hint="eastAsia"/>
          <w:b/>
          <w:color w:val="000000" w:themeColor="text1"/>
          <w:sz w:val="28"/>
          <w:szCs w:val="28"/>
        </w:rPr>
        <w:t>計畫</w:t>
      </w:r>
      <w:r w:rsidR="00276B86" w:rsidRPr="002F2105">
        <w:rPr>
          <w:rFonts w:eastAsia="DFKai-SB" w:hint="eastAsia"/>
          <w:b/>
          <w:color w:val="000000" w:themeColor="text1"/>
          <w:sz w:val="28"/>
          <w:szCs w:val="28"/>
        </w:rPr>
        <w:t>書</w:t>
      </w:r>
      <w:r w:rsidR="003826F6" w:rsidRPr="002F2105">
        <w:rPr>
          <w:rFonts w:eastAsia="DFKai-SB" w:hint="eastAsia"/>
          <w:b/>
          <w:color w:val="000000" w:themeColor="text1"/>
          <w:sz w:val="28"/>
          <w:szCs w:val="28"/>
        </w:rPr>
        <w:t>格式</w:t>
      </w:r>
      <w:r w:rsidR="00276B86" w:rsidRPr="002F2105">
        <w:rPr>
          <w:rFonts w:eastAsia="DFKai-SB" w:hint="eastAsia"/>
          <w:b/>
          <w:color w:val="000000" w:themeColor="text1"/>
          <w:sz w:val="28"/>
          <w:szCs w:val="28"/>
        </w:rPr>
        <w:t>：</w:t>
      </w:r>
    </w:p>
    <w:p w14:paraId="668B38CA" w14:textId="77777777" w:rsidR="00B72051" w:rsidRPr="002F2105" w:rsidRDefault="00B72051" w:rsidP="009D7779">
      <w:pPr>
        <w:pStyle w:val="ListParagraph"/>
        <w:numPr>
          <w:ilvl w:val="0"/>
          <w:numId w:val="23"/>
        </w:numPr>
        <w:spacing w:line="400" w:lineRule="exact"/>
        <w:ind w:leftChars="0" w:left="1418" w:hanging="354"/>
        <w:rPr>
          <w:rFonts w:eastAsia="DFKai-SB"/>
          <w:color w:val="000000" w:themeColor="text1"/>
          <w:sz w:val="28"/>
          <w:szCs w:val="28"/>
        </w:rPr>
      </w:pPr>
      <w:r w:rsidRPr="002F2105">
        <w:rPr>
          <w:rFonts w:eastAsia="DFKai-SB" w:hint="eastAsia"/>
          <w:color w:val="000000" w:themeColor="text1"/>
          <w:sz w:val="28"/>
          <w:szCs w:val="28"/>
        </w:rPr>
        <w:t>後續年度計畫書之計畫名稱應與原執行計畫全名相同，並於計畫名稱後冠以「</w:t>
      </w:r>
      <w:r w:rsidRPr="002F2105">
        <w:rPr>
          <w:rFonts w:eastAsia="DFKai-SB"/>
          <w:color w:val="000000" w:themeColor="text1"/>
          <w:sz w:val="28"/>
          <w:szCs w:val="28"/>
        </w:rPr>
        <w:t>(</w:t>
      </w:r>
      <w:r w:rsidRPr="002F2105">
        <w:rPr>
          <w:rFonts w:eastAsia="DFKai-SB" w:hint="eastAsia"/>
          <w:color w:val="000000" w:themeColor="text1"/>
          <w:sz w:val="28"/>
          <w:szCs w:val="28"/>
        </w:rPr>
        <w:t>Ⅱ</w:t>
      </w:r>
      <w:r w:rsidRPr="002F2105">
        <w:rPr>
          <w:rFonts w:eastAsia="DFKai-SB"/>
          <w:color w:val="000000" w:themeColor="text1"/>
          <w:sz w:val="28"/>
          <w:szCs w:val="28"/>
        </w:rPr>
        <w:t>)</w:t>
      </w:r>
      <w:r w:rsidRPr="002F2105">
        <w:rPr>
          <w:rFonts w:eastAsia="DFKai-SB" w:hint="eastAsia"/>
          <w:color w:val="000000" w:themeColor="text1"/>
          <w:sz w:val="28"/>
          <w:szCs w:val="28"/>
        </w:rPr>
        <w:t>」，以利區分執行之期程。</w:t>
      </w:r>
    </w:p>
    <w:p w14:paraId="060E9B91" w14:textId="77777777" w:rsidR="00D03D15" w:rsidRPr="002F2105" w:rsidRDefault="00B41C8C" w:rsidP="009D7779">
      <w:pPr>
        <w:pStyle w:val="ListParagraph"/>
        <w:numPr>
          <w:ilvl w:val="0"/>
          <w:numId w:val="23"/>
        </w:numPr>
        <w:spacing w:line="400" w:lineRule="exact"/>
        <w:ind w:leftChars="0" w:left="1418" w:hanging="354"/>
        <w:rPr>
          <w:rFonts w:eastAsia="DFKai-SB"/>
          <w:color w:val="000000" w:themeColor="text1"/>
          <w:sz w:val="28"/>
          <w:szCs w:val="28"/>
        </w:rPr>
      </w:pPr>
      <w:r w:rsidRPr="002F2105">
        <w:rPr>
          <w:rFonts w:eastAsia="DFKai-SB" w:hint="eastAsia"/>
          <w:color w:val="000000" w:themeColor="text1"/>
          <w:sz w:val="28"/>
          <w:szCs w:val="28"/>
        </w:rPr>
        <w:t>主題</w:t>
      </w:r>
      <w:r w:rsidR="00D03D15" w:rsidRPr="002F2105">
        <w:rPr>
          <w:rFonts w:eastAsia="DFKai-SB" w:hint="eastAsia"/>
          <w:color w:val="000000" w:themeColor="text1"/>
          <w:sz w:val="28"/>
          <w:szCs w:val="28"/>
        </w:rPr>
        <w:t>研究群計畫書內容</w:t>
      </w:r>
      <w:r w:rsidR="00D03D15" w:rsidRPr="002F2105">
        <w:rPr>
          <w:rFonts w:eastAsia="DFKai-SB"/>
          <w:color w:val="000000" w:themeColor="text1"/>
          <w:sz w:val="28"/>
          <w:szCs w:val="28"/>
        </w:rPr>
        <w:t>(</w:t>
      </w:r>
      <w:r w:rsidR="00D03D15" w:rsidRPr="002F2105">
        <w:rPr>
          <w:rFonts w:eastAsia="DFKai-SB" w:hint="eastAsia"/>
          <w:color w:val="000000" w:themeColor="text1"/>
          <w:sz w:val="28"/>
          <w:szCs w:val="28"/>
        </w:rPr>
        <w:t>表</w:t>
      </w:r>
      <w:r w:rsidR="00D03D15" w:rsidRPr="002F2105">
        <w:rPr>
          <w:rFonts w:eastAsia="DFKai-SB"/>
          <w:color w:val="000000" w:themeColor="text1"/>
          <w:sz w:val="28"/>
          <w:szCs w:val="28"/>
        </w:rPr>
        <w:t>CM03)</w:t>
      </w:r>
      <w:r w:rsidR="00D03D15" w:rsidRPr="002F2105">
        <w:rPr>
          <w:rFonts w:eastAsia="DFKai-SB" w:hint="eastAsia"/>
          <w:b/>
          <w:color w:val="000000" w:themeColor="text1"/>
          <w:sz w:val="28"/>
          <w:szCs w:val="28"/>
        </w:rPr>
        <w:t>以</w:t>
      </w:r>
      <w:r w:rsidR="00D03D15" w:rsidRPr="002F2105">
        <w:rPr>
          <w:rFonts w:eastAsia="DFKai-SB"/>
          <w:b/>
          <w:color w:val="000000" w:themeColor="text1"/>
          <w:sz w:val="28"/>
          <w:szCs w:val="28"/>
        </w:rPr>
        <w:t>100</w:t>
      </w:r>
      <w:r w:rsidR="00D03D15" w:rsidRPr="002F2105">
        <w:rPr>
          <w:rFonts w:eastAsia="DFKai-SB" w:hint="eastAsia"/>
          <w:b/>
          <w:color w:val="000000" w:themeColor="text1"/>
          <w:sz w:val="28"/>
          <w:szCs w:val="28"/>
        </w:rPr>
        <w:t>頁為限</w:t>
      </w:r>
      <w:r w:rsidR="00D03D15" w:rsidRPr="002F2105">
        <w:rPr>
          <w:rFonts w:eastAsia="DFKai-SB" w:hint="eastAsia"/>
          <w:color w:val="000000" w:themeColor="text1"/>
          <w:sz w:val="28"/>
          <w:szCs w:val="28"/>
        </w:rPr>
        <w:t>，</w:t>
      </w:r>
      <w:r w:rsidRPr="002F2105">
        <w:rPr>
          <w:rFonts w:eastAsia="DFKai-SB" w:hint="eastAsia"/>
          <w:color w:val="000000" w:themeColor="text1"/>
          <w:sz w:val="28"/>
          <w:szCs w:val="28"/>
        </w:rPr>
        <w:t>核心</w:t>
      </w:r>
      <w:r w:rsidR="00D03D15" w:rsidRPr="002F2105">
        <w:rPr>
          <w:rFonts w:eastAsia="DFKai-SB" w:hint="eastAsia"/>
          <w:color w:val="000000" w:themeColor="text1"/>
          <w:sz w:val="28"/>
          <w:szCs w:val="28"/>
        </w:rPr>
        <w:t>攻堅計畫</w:t>
      </w:r>
      <w:r w:rsidR="00D03D15" w:rsidRPr="002F2105">
        <w:rPr>
          <w:rFonts w:eastAsia="DFKai-SB" w:hint="eastAsia"/>
          <w:b/>
          <w:color w:val="000000" w:themeColor="text1"/>
          <w:sz w:val="28"/>
          <w:szCs w:val="28"/>
        </w:rPr>
        <w:t>以</w:t>
      </w:r>
      <w:r w:rsidR="00D03D15" w:rsidRPr="002F2105">
        <w:rPr>
          <w:rFonts w:eastAsia="DFKai-SB"/>
          <w:b/>
          <w:color w:val="000000" w:themeColor="text1"/>
          <w:sz w:val="28"/>
          <w:szCs w:val="28"/>
        </w:rPr>
        <w:t>40</w:t>
      </w:r>
      <w:r w:rsidR="00D03D15" w:rsidRPr="002F2105">
        <w:rPr>
          <w:rFonts w:eastAsia="DFKai-SB" w:hint="eastAsia"/>
          <w:b/>
          <w:color w:val="000000" w:themeColor="text1"/>
          <w:sz w:val="28"/>
          <w:szCs w:val="28"/>
        </w:rPr>
        <w:t>頁為限</w:t>
      </w:r>
      <w:r w:rsidR="00D03D15" w:rsidRPr="002F2105">
        <w:rPr>
          <w:rFonts w:eastAsia="DFKai-SB"/>
          <w:color w:val="000000" w:themeColor="text1"/>
          <w:sz w:val="28"/>
          <w:szCs w:val="28"/>
        </w:rPr>
        <w:t>(</w:t>
      </w:r>
      <w:r w:rsidR="00D03D15" w:rsidRPr="002F2105">
        <w:rPr>
          <w:rFonts w:eastAsia="DFKai-SB" w:hint="eastAsia"/>
          <w:color w:val="000000" w:themeColor="text1"/>
          <w:sz w:val="28"/>
          <w:szCs w:val="28"/>
        </w:rPr>
        <w:t>均含圖、表，但不含參考文獻及附件</w:t>
      </w:r>
      <w:r w:rsidR="00D03D15" w:rsidRPr="002F2105">
        <w:rPr>
          <w:rFonts w:eastAsia="DFKai-SB"/>
          <w:color w:val="000000" w:themeColor="text1"/>
          <w:sz w:val="28"/>
          <w:szCs w:val="28"/>
        </w:rPr>
        <w:t>)</w:t>
      </w:r>
      <w:r w:rsidR="00D03D15" w:rsidRPr="002F2105">
        <w:rPr>
          <w:rFonts w:eastAsia="DFKai-SB" w:hint="eastAsia"/>
          <w:color w:val="000000" w:themeColor="text1"/>
          <w:sz w:val="28"/>
          <w:szCs w:val="28"/>
        </w:rPr>
        <w:t>，超過部分不予審查。</w:t>
      </w:r>
    </w:p>
    <w:p w14:paraId="7972B8A7" w14:textId="77777777" w:rsidR="00D03D15" w:rsidRPr="002F2105" w:rsidRDefault="00D03D15" w:rsidP="009D7779">
      <w:pPr>
        <w:pStyle w:val="ListParagraph"/>
        <w:numPr>
          <w:ilvl w:val="0"/>
          <w:numId w:val="23"/>
        </w:numPr>
        <w:spacing w:line="400" w:lineRule="exact"/>
        <w:ind w:leftChars="0" w:left="1418" w:hanging="354"/>
        <w:rPr>
          <w:rFonts w:eastAsia="DFKai-SB"/>
          <w:color w:val="000000" w:themeColor="text1"/>
          <w:sz w:val="28"/>
          <w:szCs w:val="28"/>
        </w:rPr>
      </w:pPr>
      <w:r w:rsidRPr="002F2105">
        <w:rPr>
          <w:rFonts w:eastAsia="DFKai-SB"/>
          <w:color w:val="000000" w:themeColor="text1"/>
          <w:sz w:val="28"/>
          <w:szCs w:val="28"/>
        </w:rPr>
        <w:t>版面</w:t>
      </w:r>
      <w:r w:rsidRPr="002F2105">
        <w:rPr>
          <w:rFonts w:eastAsia="DFKai-SB" w:hint="eastAsia"/>
          <w:color w:val="000000" w:themeColor="text1"/>
          <w:sz w:val="28"/>
          <w:szCs w:val="28"/>
        </w:rPr>
        <w:t>及格式</w:t>
      </w:r>
      <w:r w:rsidRPr="002F2105">
        <w:rPr>
          <w:rFonts w:eastAsia="DFKai-SB"/>
          <w:color w:val="000000" w:themeColor="text1"/>
          <w:sz w:val="28"/>
          <w:szCs w:val="28"/>
        </w:rPr>
        <w:t>設定：</w:t>
      </w:r>
      <w:r w:rsidRPr="002F2105">
        <w:rPr>
          <w:rFonts w:eastAsia="DFKai-SB"/>
          <w:color w:val="000000" w:themeColor="text1"/>
          <w:sz w:val="28"/>
          <w:szCs w:val="28"/>
        </w:rPr>
        <w:t>A4</w:t>
      </w:r>
      <w:r w:rsidRPr="002F2105">
        <w:rPr>
          <w:rFonts w:eastAsia="DFKai-SB"/>
          <w:color w:val="000000" w:themeColor="text1"/>
          <w:sz w:val="28"/>
          <w:szCs w:val="28"/>
        </w:rPr>
        <w:t>紙，即長</w:t>
      </w:r>
      <w:r w:rsidRPr="002F2105">
        <w:rPr>
          <w:rFonts w:eastAsia="DFKai-SB"/>
          <w:color w:val="000000" w:themeColor="text1"/>
          <w:sz w:val="28"/>
          <w:szCs w:val="28"/>
        </w:rPr>
        <w:t>29.7</w:t>
      </w:r>
      <w:r w:rsidRPr="002F2105">
        <w:rPr>
          <w:rFonts w:eastAsia="DFKai-SB"/>
          <w:color w:val="000000" w:themeColor="text1"/>
          <w:sz w:val="28"/>
          <w:szCs w:val="28"/>
        </w:rPr>
        <w:t>公分，寬</w:t>
      </w:r>
      <w:r w:rsidRPr="002F2105">
        <w:rPr>
          <w:rFonts w:eastAsia="DFKai-SB"/>
          <w:color w:val="000000" w:themeColor="text1"/>
          <w:sz w:val="28"/>
          <w:szCs w:val="28"/>
        </w:rPr>
        <w:t>21</w:t>
      </w:r>
      <w:r w:rsidRPr="002F2105">
        <w:rPr>
          <w:rFonts w:eastAsia="DFKai-SB"/>
          <w:color w:val="000000" w:themeColor="text1"/>
          <w:sz w:val="28"/>
          <w:szCs w:val="28"/>
        </w:rPr>
        <w:t>公分</w:t>
      </w:r>
      <w:r w:rsidRPr="002F2105">
        <w:rPr>
          <w:rFonts w:eastAsia="DFKai-SB" w:hint="eastAsia"/>
          <w:color w:val="000000" w:themeColor="text1"/>
          <w:sz w:val="28"/>
          <w:szCs w:val="28"/>
        </w:rPr>
        <w:t>；</w:t>
      </w:r>
      <w:r w:rsidRPr="002F2105">
        <w:rPr>
          <w:rFonts w:eastAsia="DFKai-SB"/>
          <w:color w:val="000000" w:themeColor="text1"/>
          <w:sz w:val="28"/>
          <w:szCs w:val="28"/>
        </w:rPr>
        <w:t>中文打字規格為每行繕打</w:t>
      </w:r>
      <w:r w:rsidRPr="002F2105">
        <w:rPr>
          <w:rFonts w:eastAsia="DFKai-SB"/>
          <w:color w:val="000000" w:themeColor="text1"/>
          <w:sz w:val="28"/>
          <w:szCs w:val="28"/>
        </w:rPr>
        <w:t>(</w:t>
      </w:r>
      <w:r w:rsidRPr="002F2105">
        <w:rPr>
          <w:rFonts w:eastAsia="DFKai-SB"/>
          <w:color w:val="000000" w:themeColor="text1"/>
          <w:sz w:val="28"/>
          <w:szCs w:val="28"/>
        </w:rPr>
        <w:t>行間不另留間距</w:t>
      </w:r>
      <w:r w:rsidRPr="002F2105">
        <w:rPr>
          <w:rFonts w:eastAsia="DFKai-SB"/>
          <w:color w:val="000000" w:themeColor="text1"/>
          <w:sz w:val="28"/>
          <w:szCs w:val="28"/>
        </w:rPr>
        <w:t>)</w:t>
      </w:r>
      <w:r w:rsidRPr="002F2105">
        <w:rPr>
          <w:rFonts w:eastAsia="DFKai-SB"/>
          <w:color w:val="000000" w:themeColor="text1"/>
          <w:sz w:val="28"/>
          <w:szCs w:val="28"/>
        </w:rPr>
        <w:t>，英文打字規格為</w:t>
      </w:r>
      <w:r w:rsidRPr="002F2105">
        <w:rPr>
          <w:rFonts w:eastAsia="DFKai-SB"/>
          <w:color w:val="000000" w:themeColor="text1"/>
          <w:sz w:val="28"/>
          <w:szCs w:val="28"/>
        </w:rPr>
        <w:t>Single Space</w:t>
      </w:r>
      <w:r w:rsidRPr="002F2105">
        <w:rPr>
          <w:rFonts w:eastAsia="DFKai-SB" w:hint="eastAsia"/>
          <w:color w:val="000000" w:themeColor="text1"/>
          <w:sz w:val="28"/>
          <w:szCs w:val="28"/>
        </w:rPr>
        <w:t>；</w:t>
      </w:r>
      <w:r w:rsidRPr="002F2105">
        <w:rPr>
          <w:rFonts w:eastAsia="DFKai-SB"/>
          <w:color w:val="000000" w:themeColor="text1"/>
          <w:sz w:val="28"/>
          <w:szCs w:val="28"/>
        </w:rPr>
        <w:t>字體：以中英文撰寫均可。英文使用</w:t>
      </w:r>
      <w:r w:rsidRPr="002F2105">
        <w:rPr>
          <w:rFonts w:eastAsia="DFKai-SB"/>
          <w:color w:val="000000" w:themeColor="text1"/>
          <w:sz w:val="28"/>
          <w:szCs w:val="28"/>
        </w:rPr>
        <w:t>Times New Roman Font</w:t>
      </w:r>
      <w:r w:rsidRPr="002F2105">
        <w:rPr>
          <w:rFonts w:eastAsia="DFKai-SB"/>
          <w:color w:val="000000" w:themeColor="text1"/>
          <w:sz w:val="28"/>
          <w:szCs w:val="28"/>
        </w:rPr>
        <w:t>，中文使用標楷體，字體大小以</w:t>
      </w:r>
      <w:r w:rsidRPr="002F2105">
        <w:rPr>
          <w:rFonts w:eastAsia="DFKai-SB"/>
          <w:color w:val="000000" w:themeColor="text1"/>
          <w:sz w:val="28"/>
          <w:szCs w:val="28"/>
        </w:rPr>
        <w:t>12</w:t>
      </w:r>
      <w:r w:rsidRPr="002F2105">
        <w:rPr>
          <w:rFonts w:eastAsia="DFKai-SB"/>
          <w:color w:val="000000" w:themeColor="text1"/>
          <w:sz w:val="28"/>
          <w:szCs w:val="28"/>
        </w:rPr>
        <w:t>號為主。</w:t>
      </w:r>
    </w:p>
    <w:p w14:paraId="4122DA9A" w14:textId="77777777" w:rsidR="001369F1" w:rsidRPr="002F2105" w:rsidRDefault="00D03D15" w:rsidP="009D7779">
      <w:pPr>
        <w:pStyle w:val="ListParagraph"/>
        <w:numPr>
          <w:ilvl w:val="0"/>
          <w:numId w:val="22"/>
        </w:numPr>
        <w:tabs>
          <w:tab w:val="left" w:pos="1134"/>
        </w:tabs>
        <w:spacing w:beforeLines="50" w:before="180" w:line="400" w:lineRule="exact"/>
        <w:ind w:leftChars="236" w:left="903" w:hangingChars="118" w:hanging="337"/>
        <w:rPr>
          <w:rFonts w:eastAsia="DFKai-SB"/>
          <w:b/>
          <w:color w:val="000000" w:themeColor="text1"/>
          <w:sz w:val="28"/>
          <w:szCs w:val="28"/>
        </w:rPr>
      </w:pPr>
      <w:r w:rsidRPr="002F2105">
        <w:rPr>
          <w:rFonts w:eastAsia="DFKai-SB" w:hint="eastAsia"/>
          <w:b/>
          <w:color w:val="000000" w:themeColor="text1"/>
          <w:sz w:val="28"/>
          <w:szCs w:val="28"/>
        </w:rPr>
        <w:t>審查作業</w:t>
      </w:r>
      <w:r w:rsidR="00385158" w:rsidRPr="002F2105">
        <w:rPr>
          <w:rFonts w:eastAsia="DFKai-SB" w:hint="eastAsia"/>
          <w:b/>
          <w:color w:val="000000" w:themeColor="text1"/>
          <w:sz w:val="28"/>
          <w:szCs w:val="28"/>
        </w:rPr>
        <w:t>：</w:t>
      </w:r>
      <w:r w:rsidRPr="002F2105">
        <w:rPr>
          <w:rFonts w:eastAsia="DFKai-SB" w:hint="eastAsia"/>
          <w:color w:val="000000" w:themeColor="text1"/>
          <w:sz w:val="28"/>
          <w:szCs w:val="28"/>
        </w:rPr>
        <w:t>以書面審查與會議審查為原則，如有必要將安排申請人簡報與答詢</w:t>
      </w:r>
      <w:r w:rsidRPr="002F2105">
        <w:rPr>
          <w:rFonts w:eastAsia="DFKai-SB" w:hint="eastAsia"/>
          <w:b/>
          <w:color w:val="000000" w:themeColor="text1"/>
          <w:sz w:val="28"/>
          <w:szCs w:val="28"/>
        </w:rPr>
        <w:t>。</w:t>
      </w:r>
    </w:p>
    <w:p w14:paraId="71290A34" w14:textId="77777777" w:rsidR="00D03D15" w:rsidRPr="002F2105" w:rsidRDefault="00D03D15" w:rsidP="007C0BBF">
      <w:pPr>
        <w:pStyle w:val="ListParagraph"/>
        <w:spacing w:line="400" w:lineRule="exact"/>
        <w:ind w:leftChars="0" w:left="0"/>
        <w:rPr>
          <w:rFonts w:eastAsia="DFKai-SB"/>
          <w:color w:val="000000" w:themeColor="text1"/>
        </w:rPr>
      </w:pPr>
    </w:p>
    <w:p w14:paraId="4E7958F0" w14:textId="77777777" w:rsidR="00733B3F" w:rsidRPr="002F2105" w:rsidRDefault="006065F9" w:rsidP="00733B3F">
      <w:pPr>
        <w:adjustRightInd w:val="0"/>
        <w:spacing w:afterLines="30" w:after="108" w:line="440" w:lineRule="exact"/>
        <w:jc w:val="center"/>
        <w:rPr>
          <w:rFonts w:eastAsia="DFKai-SB"/>
          <w:b/>
          <w:color w:val="000000" w:themeColor="text1"/>
          <w:spacing w:val="30"/>
          <w:sz w:val="32"/>
        </w:rPr>
      </w:pPr>
      <w:r w:rsidRPr="002F2105">
        <w:rPr>
          <w:rFonts w:eastAsia="DFKai-SB"/>
          <w:b/>
          <w:color w:val="000000" w:themeColor="text1"/>
          <w:spacing w:val="30"/>
          <w:sz w:val="32"/>
        </w:rPr>
        <w:br w:type="page"/>
      </w:r>
      <w:r w:rsidR="00733B3F" w:rsidRPr="002F2105">
        <w:rPr>
          <w:rFonts w:eastAsia="DFKai-SB" w:hint="eastAsia"/>
          <w:b/>
          <w:color w:val="000000" w:themeColor="text1"/>
          <w:spacing w:val="30"/>
          <w:sz w:val="32"/>
        </w:rPr>
        <w:lastRenderedPageBreak/>
        <w:t>國家科學及技術委員會專題研究計畫申請書</w:t>
      </w:r>
      <w:r w:rsidR="00370619" w:rsidRPr="002F2105">
        <w:rPr>
          <w:rFonts w:eastAsia="DFKai-SB" w:hint="eastAsia"/>
          <w:b/>
          <w:bCs/>
          <w:color w:val="000000" w:themeColor="text1"/>
          <w:sz w:val="28"/>
          <w:szCs w:val="28"/>
          <w:shd w:val="clear" w:color="auto" w:fill="FFFF00"/>
        </w:rPr>
        <w:t>總計畫提供</w:t>
      </w:r>
    </w:p>
    <w:tbl>
      <w:tblPr>
        <w:tblW w:w="10937" w:type="dxa"/>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1506"/>
        <w:gridCol w:w="839"/>
        <w:gridCol w:w="1795"/>
        <w:gridCol w:w="1026"/>
        <w:gridCol w:w="21"/>
        <w:gridCol w:w="33"/>
        <w:gridCol w:w="1779"/>
        <w:gridCol w:w="1014"/>
        <w:gridCol w:w="512"/>
        <w:gridCol w:w="2412"/>
      </w:tblGrid>
      <w:tr w:rsidR="002F2105" w:rsidRPr="002F2105" w14:paraId="2BEBAA4F" w14:textId="77777777" w:rsidTr="002F2274">
        <w:trPr>
          <w:trHeight w:val="352"/>
          <w:jc w:val="center"/>
        </w:trPr>
        <w:tc>
          <w:tcPr>
            <w:tcW w:w="8013" w:type="dxa"/>
            <w:gridSpan w:val="8"/>
            <w:tcBorders>
              <w:top w:val="nil"/>
              <w:left w:val="nil"/>
              <w:bottom w:val="single" w:sz="12" w:space="0" w:color="auto"/>
              <w:right w:val="nil"/>
            </w:tcBorders>
          </w:tcPr>
          <w:p w14:paraId="2055C655" w14:textId="77777777" w:rsidR="00733B3F" w:rsidRPr="002F2105" w:rsidRDefault="00733B3F" w:rsidP="002F2274">
            <w:pPr>
              <w:pStyle w:val="CommentText"/>
              <w:spacing w:before="120"/>
              <w:ind w:firstLine="352"/>
              <w:rPr>
                <w:rFonts w:ascii="Times New Roman" w:eastAsia="DFKai-SB" w:hAnsi="Times New Roman"/>
                <w:color w:val="000000" w:themeColor="text1"/>
                <w:spacing w:val="-16"/>
                <w:sz w:val="20"/>
                <w:szCs w:val="24"/>
              </w:rPr>
            </w:pPr>
            <w:r w:rsidRPr="002F2105">
              <w:rPr>
                <w:rFonts w:ascii="Times New Roman" w:eastAsia="DFKai-SB" w:hAnsi="Times New Roman" w:hint="eastAsia"/>
                <w:b/>
                <w:bCs/>
                <w:color w:val="000000" w:themeColor="text1"/>
                <w:spacing w:val="-16"/>
                <w:sz w:val="20"/>
              </w:rPr>
              <w:t>一、</w:t>
            </w:r>
            <w:r w:rsidRPr="002F2105">
              <w:rPr>
                <w:rFonts w:ascii="Times New Roman" w:eastAsia="DFKai-SB" w:hAnsi="Times New Roman" w:hint="eastAsia"/>
                <w:b/>
                <w:bCs/>
                <w:color w:val="000000" w:themeColor="text1"/>
                <w:spacing w:val="-16"/>
              </w:rPr>
              <w:t>基本資料</w:t>
            </w:r>
            <w:r w:rsidRPr="002F2105">
              <w:rPr>
                <w:rFonts w:ascii="Times New Roman" w:eastAsia="DFKai-SB" w:hAnsi="Times New Roman" w:hint="eastAsia"/>
                <w:b/>
                <w:bCs/>
                <w:color w:val="000000" w:themeColor="text1"/>
                <w:spacing w:val="-16"/>
                <w:sz w:val="20"/>
              </w:rPr>
              <w:t>：</w:t>
            </w:r>
            <w:r w:rsidRPr="002F2105">
              <w:rPr>
                <w:rFonts w:ascii="Times New Roman" w:eastAsia="DFKai-SB" w:hAnsi="Times New Roman"/>
                <w:b/>
                <w:bCs/>
                <w:color w:val="000000" w:themeColor="text1"/>
                <w:spacing w:val="-16"/>
                <w:sz w:val="20"/>
              </w:rPr>
              <w:t xml:space="preserve">                                                                                 </w:t>
            </w:r>
            <w:r w:rsidRPr="002F2105">
              <w:rPr>
                <w:rFonts w:ascii="Times New Roman" w:eastAsia="DFKai-SB" w:hAnsi="Times New Roman" w:hint="eastAsia"/>
                <w:color w:val="000000" w:themeColor="text1"/>
                <w:spacing w:val="-16"/>
              </w:rPr>
              <w:t>申請條碼</w:t>
            </w:r>
            <w:r w:rsidRPr="002F2105">
              <w:rPr>
                <w:rFonts w:ascii="Times New Roman" w:eastAsia="DFKai-SB" w:hAnsi="Times New Roman" w:hint="eastAsia"/>
                <w:color w:val="000000" w:themeColor="text1"/>
                <w:spacing w:val="-16"/>
                <w:sz w:val="20"/>
              </w:rPr>
              <w:t>：</w:t>
            </w:r>
          </w:p>
        </w:tc>
        <w:tc>
          <w:tcPr>
            <w:tcW w:w="2924" w:type="dxa"/>
            <w:gridSpan w:val="2"/>
            <w:tcBorders>
              <w:top w:val="single" w:sz="12" w:space="0" w:color="auto"/>
              <w:left w:val="single" w:sz="12" w:space="0" w:color="auto"/>
              <w:bottom w:val="single" w:sz="12" w:space="0" w:color="auto"/>
              <w:right w:val="single" w:sz="12" w:space="0" w:color="auto"/>
            </w:tcBorders>
          </w:tcPr>
          <w:p w14:paraId="15A667E0" w14:textId="77777777" w:rsidR="00733B3F" w:rsidRPr="002F2105" w:rsidRDefault="00733B3F" w:rsidP="002F2274">
            <w:pPr>
              <w:adjustRightInd w:val="0"/>
              <w:spacing w:before="120" w:line="360" w:lineRule="atLeast"/>
              <w:jc w:val="center"/>
              <w:rPr>
                <w:rFonts w:eastAsia="DFKai-SB"/>
                <w:color w:val="000000" w:themeColor="text1"/>
                <w:sz w:val="20"/>
                <w:szCs w:val="20"/>
              </w:rPr>
            </w:pPr>
          </w:p>
        </w:tc>
      </w:tr>
      <w:tr w:rsidR="002F2105" w:rsidRPr="002F2105" w14:paraId="07C8CBDB" w14:textId="77777777" w:rsidTr="002F2274">
        <w:trPr>
          <w:cantSplit/>
          <w:trHeight w:val="525"/>
          <w:jc w:val="center"/>
        </w:trPr>
        <w:tc>
          <w:tcPr>
            <w:tcW w:w="2345" w:type="dxa"/>
            <w:gridSpan w:val="2"/>
            <w:tcBorders>
              <w:top w:val="single" w:sz="6" w:space="0" w:color="auto"/>
              <w:left w:val="single" w:sz="12" w:space="0" w:color="auto"/>
              <w:bottom w:val="single" w:sz="6" w:space="0" w:color="auto"/>
              <w:right w:val="single" w:sz="6" w:space="0" w:color="auto"/>
            </w:tcBorders>
            <w:vAlign w:val="center"/>
          </w:tcPr>
          <w:p w14:paraId="0AF15971" w14:textId="77777777" w:rsidR="00733B3F" w:rsidRPr="002F2105" w:rsidRDefault="00733B3F" w:rsidP="002F2274">
            <w:pPr>
              <w:adjustRightInd w:val="0"/>
              <w:spacing w:line="240" w:lineRule="atLeast"/>
              <w:jc w:val="distribute"/>
              <w:rPr>
                <w:rFonts w:eastAsia="DFKai-SB"/>
                <w:color w:val="000000" w:themeColor="text1"/>
                <w:sz w:val="16"/>
                <w:szCs w:val="20"/>
              </w:rPr>
            </w:pPr>
            <w:r w:rsidRPr="002F2105">
              <w:rPr>
                <w:rFonts w:eastAsia="DFKai-SB" w:hint="eastAsia"/>
                <w:color w:val="000000" w:themeColor="text1"/>
                <w:sz w:val="22"/>
              </w:rPr>
              <w:t>計畫類別</w:t>
            </w:r>
            <w:r w:rsidRPr="002F2105">
              <w:rPr>
                <w:rFonts w:eastAsia="DFKai-SB"/>
                <w:color w:val="000000" w:themeColor="text1"/>
                <w:sz w:val="22"/>
              </w:rPr>
              <w:t>(</w:t>
            </w:r>
            <w:r w:rsidRPr="002F2105">
              <w:rPr>
                <w:rFonts w:eastAsia="DFKai-SB" w:hint="eastAsia"/>
                <w:color w:val="000000" w:themeColor="text1"/>
                <w:sz w:val="22"/>
              </w:rPr>
              <w:t>單選</w:t>
            </w:r>
            <w:r w:rsidRPr="002F2105">
              <w:rPr>
                <w:rFonts w:eastAsia="DFKai-SB"/>
                <w:color w:val="000000" w:themeColor="text1"/>
                <w:sz w:val="22"/>
              </w:rPr>
              <w:t>)</w:t>
            </w:r>
          </w:p>
        </w:tc>
        <w:tc>
          <w:tcPr>
            <w:tcW w:w="8592" w:type="dxa"/>
            <w:gridSpan w:val="8"/>
            <w:tcBorders>
              <w:top w:val="single" w:sz="6" w:space="0" w:color="auto"/>
              <w:left w:val="single" w:sz="6" w:space="0" w:color="auto"/>
              <w:bottom w:val="single" w:sz="6" w:space="0" w:color="auto"/>
              <w:right w:val="single" w:sz="12" w:space="0" w:color="auto"/>
            </w:tcBorders>
            <w:vAlign w:val="center"/>
          </w:tcPr>
          <w:p w14:paraId="6800F520" w14:textId="77777777" w:rsidR="00733B3F" w:rsidRPr="002F2105" w:rsidRDefault="00733B3F" w:rsidP="002F2274">
            <w:pPr>
              <w:adjustRightInd w:val="0"/>
              <w:spacing w:line="240" w:lineRule="atLeast"/>
              <w:jc w:val="both"/>
              <w:rPr>
                <w:rFonts w:eastAsia="DFKai-SB"/>
                <w:color w:val="000000" w:themeColor="text1"/>
                <w:sz w:val="20"/>
                <w:szCs w:val="20"/>
              </w:rPr>
            </w:pPr>
            <w:r w:rsidRPr="002F2105">
              <w:rPr>
                <w:rFonts w:eastAsia="DFKai-SB"/>
                <w:color w:val="000000" w:themeColor="text1"/>
              </w:rPr>
              <w:sym w:font="Wingdings" w:char="00A8"/>
            </w:r>
            <w:r w:rsidRPr="002F2105">
              <w:rPr>
                <w:rFonts w:eastAsia="DFKai-SB" w:hint="eastAsia"/>
                <w:color w:val="000000" w:themeColor="text1"/>
              </w:rPr>
              <w:t>一般研究計畫</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新進人員研究計畫</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其他</w:t>
            </w:r>
            <w:r w:rsidRPr="002F2105">
              <w:rPr>
                <w:rFonts w:eastAsia="DFKai-SB"/>
                <w:color w:val="000000" w:themeColor="text1"/>
                <w:sz w:val="20"/>
              </w:rPr>
              <w:t xml:space="preserve"> </w:t>
            </w:r>
          </w:p>
        </w:tc>
      </w:tr>
      <w:tr w:rsidR="002F2105" w:rsidRPr="002F2105" w14:paraId="5401E3FA" w14:textId="77777777" w:rsidTr="007C0BBF">
        <w:trPr>
          <w:trHeight w:val="506"/>
          <w:jc w:val="center"/>
        </w:trPr>
        <w:tc>
          <w:tcPr>
            <w:tcW w:w="2345" w:type="dxa"/>
            <w:gridSpan w:val="2"/>
            <w:tcBorders>
              <w:top w:val="single" w:sz="6" w:space="0" w:color="auto"/>
              <w:left w:val="single" w:sz="12" w:space="0" w:color="auto"/>
              <w:bottom w:val="single" w:sz="6" w:space="0" w:color="auto"/>
              <w:right w:val="single" w:sz="6" w:space="0" w:color="auto"/>
            </w:tcBorders>
            <w:vAlign w:val="center"/>
          </w:tcPr>
          <w:p w14:paraId="3D41545F" w14:textId="77777777" w:rsidR="00733B3F" w:rsidRPr="002F2105" w:rsidRDefault="00733B3F" w:rsidP="002F2274">
            <w:pPr>
              <w:adjustRightInd w:val="0"/>
              <w:spacing w:line="240" w:lineRule="atLeast"/>
              <w:ind w:rightChars="20" w:right="48"/>
              <w:jc w:val="distribute"/>
              <w:rPr>
                <w:rFonts w:eastAsia="DFKai-SB"/>
                <w:color w:val="000000" w:themeColor="text1"/>
                <w:spacing w:val="-10"/>
                <w:sz w:val="20"/>
                <w:szCs w:val="20"/>
              </w:rPr>
            </w:pPr>
            <w:r w:rsidRPr="002F2105">
              <w:rPr>
                <w:rFonts w:eastAsia="DFKai-SB" w:hint="eastAsia"/>
                <w:color w:val="000000" w:themeColor="text1"/>
                <w:spacing w:val="-10"/>
              </w:rPr>
              <w:t>研究型別</w:t>
            </w:r>
          </w:p>
        </w:tc>
        <w:tc>
          <w:tcPr>
            <w:tcW w:w="2821" w:type="dxa"/>
            <w:gridSpan w:val="2"/>
            <w:tcBorders>
              <w:top w:val="single" w:sz="6" w:space="0" w:color="auto"/>
              <w:left w:val="single" w:sz="6" w:space="0" w:color="auto"/>
              <w:bottom w:val="single" w:sz="6" w:space="0" w:color="auto"/>
              <w:right w:val="nil"/>
            </w:tcBorders>
            <w:vAlign w:val="center"/>
          </w:tcPr>
          <w:p w14:paraId="0E4E82C0" w14:textId="77777777" w:rsidR="00733B3F" w:rsidRPr="002F2105" w:rsidRDefault="00733B3F" w:rsidP="002F2274">
            <w:pPr>
              <w:adjustRightInd w:val="0"/>
              <w:spacing w:line="240" w:lineRule="atLeast"/>
              <w:jc w:val="both"/>
              <w:rPr>
                <w:rFonts w:eastAsia="DFKai-SB"/>
                <w:color w:val="000000" w:themeColor="text1"/>
                <w:sz w:val="20"/>
                <w:szCs w:val="20"/>
              </w:rPr>
            </w:pPr>
            <w:r w:rsidRPr="002F2105">
              <w:rPr>
                <w:rFonts w:eastAsia="DFKai-SB"/>
                <w:color w:val="000000" w:themeColor="text1"/>
              </w:rPr>
              <w:sym w:font="Wingdings" w:char="00A8"/>
            </w:r>
            <w:r w:rsidRPr="002F2105">
              <w:rPr>
                <w:rFonts w:eastAsia="DFKai-SB" w:hint="eastAsia"/>
                <w:color w:val="000000" w:themeColor="text1"/>
              </w:rPr>
              <w:t>個別型</w:t>
            </w:r>
          </w:p>
        </w:tc>
        <w:tc>
          <w:tcPr>
            <w:tcW w:w="5771" w:type="dxa"/>
            <w:gridSpan w:val="6"/>
            <w:tcBorders>
              <w:top w:val="single" w:sz="6" w:space="0" w:color="auto"/>
              <w:left w:val="nil"/>
              <w:bottom w:val="single" w:sz="6" w:space="0" w:color="auto"/>
              <w:right w:val="single" w:sz="12" w:space="0" w:color="auto"/>
            </w:tcBorders>
            <w:vAlign w:val="center"/>
          </w:tcPr>
          <w:p w14:paraId="74FAC91A" w14:textId="77777777" w:rsidR="00733B3F" w:rsidRPr="002F2105" w:rsidRDefault="00733B3F" w:rsidP="002F2274">
            <w:pPr>
              <w:adjustRightInd w:val="0"/>
              <w:spacing w:line="240" w:lineRule="atLeast"/>
              <w:jc w:val="both"/>
              <w:rPr>
                <w:rFonts w:eastAsia="DFKai-SB"/>
                <w:color w:val="000000" w:themeColor="text1"/>
                <w:sz w:val="20"/>
                <w:szCs w:val="20"/>
              </w:rPr>
            </w:pPr>
            <w:r w:rsidRPr="002F2105">
              <w:rPr>
                <w:rFonts w:eastAsia="DFKai-SB"/>
                <w:color w:val="000000" w:themeColor="text1"/>
              </w:rPr>
              <w:sym w:font="Wingdings" w:char="00A8"/>
            </w:r>
            <w:r w:rsidRPr="002F2105">
              <w:rPr>
                <w:rFonts w:eastAsia="DFKai-SB" w:hint="eastAsia"/>
                <w:color w:val="000000" w:themeColor="text1"/>
              </w:rPr>
              <w:t>整合型</w:t>
            </w:r>
          </w:p>
        </w:tc>
      </w:tr>
      <w:tr w:rsidR="002F2105" w:rsidRPr="002F2105" w14:paraId="5F5F7293" w14:textId="77777777" w:rsidTr="007C0BBF">
        <w:trPr>
          <w:trHeight w:val="516"/>
          <w:jc w:val="center"/>
        </w:trPr>
        <w:tc>
          <w:tcPr>
            <w:tcW w:w="2345" w:type="dxa"/>
            <w:gridSpan w:val="2"/>
            <w:tcBorders>
              <w:top w:val="single" w:sz="6" w:space="0" w:color="auto"/>
              <w:left w:val="single" w:sz="12" w:space="0" w:color="auto"/>
              <w:bottom w:val="single" w:sz="6" w:space="0" w:color="auto"/>
              <w:right w:val="single" w:sz="6" w:space="0" w:color="auto"/>
            </w:tcBorders>
            <w:vAlign w:val="center"/>
          </w:tcPr>
          <w:p w14:paraId="6793DFA2" w14:textId="77777777" w:rsidR="00733B3F" w:rsidRPr="002F2105" w:rsidRDefault="00733B3F" w:rsidP="002F2274">
            <w:pPr>
              <w:adjustRightInd w:val="0"/>
              <w:spacing w:line="240" w:lineRule="atLeast"/>
              <w:ind w:rightChars="20" w:right="48"/>
              <w:jc w:val="distribute"/>
              <w:rPr>
                <w:rFonts w:eastAsia="DFKai-SB"/>
                <w:color w:val="000000" w:themeColor="text1"/>
                <w:spacing w:val="-10"/>
              </w:rPr>
            </w:pPr>
            <w:r w:rsidRPr="002F2105">
              <w:rPr>
                <w:rFonts w:eastAsia="DFKai-SB" w:hint="eastAsia"/>
                <w:color w:val="000000" w:themeColor="text1"/>
                <w:spacing w:val="-10"/>
              </w:rPr>
              <w:t>計畫歸屬</w:t>
            </w:r>
          </w:p>
        </w:tc>
        <w:tc>
          <w:tcPr>
            <w:tcW w:w="8592" w:type="dxa"/>
            <w:gridSpan w:val="8"/>
            <w:tcBorders>
              <w:top w:val="nil"/>
              <w:left w:val="single" w:sz="6" w:space="0" w:color="auto"/>
              <w:bottom w:val="single" w:sz="6" w:space="0" w:color="auto"/>
              <w:right w:val="single" w:sz="12" w:space="0" w:color="auto"/>
            </w:tcBorders>
            <w:vAlign w:val="center"/>
          </w:tcPr>
          <w:p w14:paraId="2EF746AF" w14:textId="77777777" w:rsidR="00733B3F" w:rsidRPr="002F2105" w:rsidRDefault="00733B3F" w:rsidP="002F2274">
            <w:pPr>
              <w:adjustRightInd w:val="0"/>
              <w:spacing w:line="240" w:lineRule="atLeast"/>
              <w:jc w:val="both"/>
              <w:rPr>
                <w:rFonts w:eastAsia="DFKai-SB"/>
                <w:color w:val="000000" w:themeColor="text1"/>
              </w:rPr>
            </w:pPr>
            <w:r w:rsidRPr="002F2105">
              <w:rPr>
                <w:rFonts w:eastAsia="DFKai-SB"/>
                <w:color w:val="000000" w:themeColor="text1"/>
              </w:rPr>
              <w:sym w:font="Wingdings" w:char="00A8"/>
            </w:r>
            <w:r w:rsidRPr="002F2105">
              <w:rPr>
                <w:rFonts w:eastAsia="DFKai-SB" w:hint="eastAsia"/>
                <w:color w:val="000000" w:themeColor="text1"/>
              </w:rPr>
              <w:t>自然處</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工程處</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生科處</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人文處</w:t>
            </w:r>
          </w:p>
        </w:tc>
      </w:tr>
      <w:tr w:rsidR="002F2105" w:rsidRPr="002F2105" w14:paraId="657D8A98" w14:textId="77777777" w:rsidTr="002F2274">
        <w:trPr>
          <w:cantSplit/>
          <w:trHeight w:val="451"/>
          <w:jc w:val="center"/>
        </w:trPr>
        <w:tc>
          <w:tcPr>
            <w:tcW w:w="2345" w:type="dxa"/>
            <w:gridSpan w:val="2"/>
            <w:tcBorders>
              <w:top w:val="single" w:sz="6" w:space="0" w:color="auto"/>
              <w:left w:val="single" w:sz="12" w:space="0" w:color="auto"/>
              <w:bottom w:val="single" w:sz="6" w:space="0" w:color="auto"/>
              <w:right w:val="single" w:sz="6" w:space="0" w:color="auto"/>
            </w:tcBorders>
            <w:vAlign w:val="center"/>
          </w:tcPr>
          <w:p w14:paraId="6BBB6AC9"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申請機構</w:t>
            </w:r>
            <w:r w:rsidRPr="002F2105">
              <w:rPr>
                <w:rFonts w:eastAsia="DFKai-SB"/>
                <w:color w:val="000000" w:themeColor="text1"/>
              </w:rPr>
              <w:t>/</w:t>
            </w:r>
            <w:r w:rsidRPr="002F2105">
              <w:rPr>
                <w:rFonts w:eastAsia="DFKai-SB" w:hint="eastAsia"/>
                <w:color w:val="000000" w:themeColor="text1"/>
              </w:rPr>
              <w:t>系所（單位）</w:t>
            </w:r>
          </w:p>
        </w:tc>
        <w:tc>
          <w:tcPr>
            <w:tcW w:w="8592" w:type="dxa"/>
            <w:gridSpan w:val="8"/>
            <w:tcBorders>
              <w:top w:val="single" w:sz="6" w:space="0" w:color="auto"/>
              <w:left w:val="single" w:sz="6" w:space="0" w:color="auto"/>
              <w:bottom w:val="single" w:sz="6" w:space="0" w:color="auto"/>
              <w:right w:val="single" w:sz="12" w:space="0" w:color="auto"/>
            </w:tcBorders>
          </w:tcPr>
          <w:p w14:paraId="0FFC84C1" w14:textId="77777777" w:rsidR="00733B3F" w:rsidRPr="002F2105" w:rsidRDefault="00733B3F" w:rsidP="002F2274">
            <w:pPr>
              <w:adjustRightInd w:val="0"/>
              <w:spacing w:line="240" w:lineRule="atLeast"/>
              <w:rPr>
                <w:rFonts w:eastAsia="DFKai-SB"/>
                <w:color w:val="000000" w:themeColor="text1"/>
                <w:sz w:val="20"/>
                <w:szCs w:val="20"/>
              </w:rPr>
            </w:pPr>
            <w:r w:rsidRPr="002F2105">
              <w:rPr>
                <w:rFonts w:eastAsia="DFKai-SB"/>
                <w:color w:val="000000" w:themeColor="text1"/>
                <w:sz w:val="20"/>
                <w:szCs w:val="20"/>
              </w:rPr>
              <w:t xml:space="preserve">                                              </w:t>
            </w:r>
          </w:p>
        </w:tc>
      </w:tr>
      <w:tr w:rsidR="002F2105" w:rsidRPr="002F2105" w14:paraId="38EFD305" w14:textId="77777777" w:rsidTr="002F2274">
        <w:trPr>
          <w:trHeight w:val="529"/>
          <w:jc w:val="center"/>
        </w:trPr>
        <w:tc>
          <w:tcPr>
            <w:tcW w:w="2345" w:type="dxa"/>
            <w:gridSpan w:val="2"/>
            <w:tcBorders>
              <w:top w:val="single" w:sz="6" w:space="0" w:color="auto"/>
              <w:left w:val="single" w:sz="12" w:space="0" w:color="auto"/>
              <w:bottom w:val="single" w:sz="6" w:space="0" w:color="auto"/>
              <w:right w:val="single" w:sz="6" w:space="0" w:color="auto"/>
            </w:tcBorders>
            <w:vAlign w:val="center"/>
          </w:tcPr>
          <w:p w14:paraId="1C3AE90D"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本計畫主持人姓名</w:t>
            </w:r>
          </w:p>
        </w:tc>
        <w:tc>
          <w:tcPr>
            <w:tcW w:w="1795" w:type="dxa"/>
            <w:tcBorders>
              <w:top w:val="single" w:sz="6" w:space="0" w:color="auto"/>
              <w:left w:val="single" w:sz="6" w:space="0" w:color="auto"/>
              <w:bottom w:val="single" w:sz="6" w:space="0" w:color="auto"/>
              <w:right w:val="single" w:sz="6" w:space="0" w:color="auto"/>
            </w:tcBorders>
            <w:vAlign w:val="center"/>
          </w:tcPr>
          <w:p w14:paraId="1B0B468E" w14:textId="77777777" w:rsidR="00733B3F" w:rsidRPr="002F2105" w:rsidRDefault="00733B3F" w:rsidP="002F2274">
            <w:pPr>
              <w:adjustRightInd w:val="0"/>
              <w:spacing w:line="240" w:lineRule="atLeast"/>
              <w:jc w:val="both"/>
              <w:rPr>
                <w:rFonts w:eastAsia="DFKai-SB"/>
                <w:color w:val="000000" w:themeColor="text1"/>
                <w:szCs w:val="20"/>
              </w:rPr>
            </w:pPr>
          </w:p>
        </w:tc>
        <w:tc>
          <w:tcPr>
            <w:tcW w:w="1047" w:type="dxa"/>
            <w:gridSpan w:val="2"/>
            <w:tcBorders>
              <w:top w:val="single" w:sz="6" w:space="0" w:color="auto"/>
              <w:left w:val="single" w:sz="6" w:space="0" w:color="auto"/>
              <w:bottom w:val="single" w:sz="6" w:space="0" w:color="auto"/>
              <w:right w:val="single" w:sz="6" w:space="0" w:color="auto"/>
            </w:tcBorders>
            <w:vAlign w:val="center"/>
          </w:tcPr>
          <w:p w14:paraId="1A9E7D38"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職　稱</w:t>
            </w:r>
          </w:p>
        </w:tc>
        <w:tc>
          <w:tcPr>
            <w:tcW w:w="1812" w:type="dxa"/>
            <w:gridSpan w:val="2"/>
            <w:tcBorders>
              <w:top w:val="single" w:sz="6" w:space="0" w:color="auto"/>
              <w:left w:val="single" w:sz="6" w:space="0" w:color="auto"/>
              <w:bottom w:val="single" w:sz="6" w:space="0" w:color="auto"/>
              <w:right w:val="single" w:sz="6" w:space="0" w:color="auto"/>
            </w:tcBorders>
            <w:vAlign w:val="center"/>
          </w:tcPr>
          <w:p w14:paraId="4D3699B2" w14:textId="77777777" w:rsidR="00733B3F" w:rsidRPr="002F2105" w:rsidRDefault="00733B3F" w:rsidP="002F2274">
            <w:pPr>
              <w:adjustRightInd w:val="0"/>
              <w:spacing w:line="240" w:lineRule="atLeast"/>
              <w:jc w:val="both"/>
              <w:rPr>
                <w:rFonts w:eastAsia="DFKai-SB"/>
                <w:color w:val="000000" w:themeColor="text1"/>
                <w:sz w:val="20"/>
                <w:szCs w:val="20"/>
              </w:rPr>
            </w:pPr>
          </w:p>
        </w:tc>
        <w:tc>
          <w:tcPr>
            <w:tcW w:w="1526" w:type="dxa"/>
            <w:gridSpan w:val="2"/>
            <w:tcBorders>
              <w:top w:val="single" w:sz="6" w:space="0" w:color="auto"/>
              <w:left w:val="single" w:sz="6" w:space="0" w:color="auto"/>
              <w:bottom w:val="single" w:sz="6" w:space="0" w:color="auto"/>
              <w:right w:val="single" w:sz="6" w:space="0" w:color="auto"/>
            </w:tcBorders>
            <w:vAlign w:val="center"/>
          </w:tcPr>
          <w:p w14:paraId="42B31F06"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身分證號碼</w:t>
            </w:r>
          </w:p>
        </w:tc>
        <w:tc>
          <w:tcPr>
            <w:tcW w:w="2412" w:type="dxa"/>
            <w:tcBorders>
              <w:top w:val="single" w:sz="6" w:space="0" w:color="auto"/>
              <w:left w:val="single" w:sz="6" w:space="0" w:color="auto"/>
              <w:bottom w:val="single" w:sz="6" w:space="0" w:color="auto"/>
              <w:right w:val="single" w:sz="12" w:space="0" w:color="auto"/>
            </w:tcBorders>
            <w:vAlign w:val="center"/>
          </w:tcPr>
          <w:p w14:paraId="6CBA0F74" w14:textId="77777777" w:rsidR="00733B3F" w:rsidRPr="002F2105" w:rsidRDefault="00733B3F" w:rsidP="002F2274">
            <w:pPr>
              <w:adjustRightInd w:val="0"/>
              <w:spacing w:line="240" w:lineRule="atLeast"/>
              <w:jc w:val="both"/>
              <w:rPr>
                <w:rFonts w:eastAsia="DFKai-SB"/>
                <w:color w:val="000000" w:themeColor="text1"/>
                <w:sz w:val="20"/>
                <w:szCs w:val="20"/>
              </w:rPr>
            </w:pPr>
          </w:p>
        </w:tc>
      </w:tr>
      <w:tr w:rsidR="002F2105" w:rsidRPr="002F2105" w14:paraId="647DCF1A" w14:textId="77777777" w:rsidTr="002F2274">
        <w:trPr>
          <w:cantSplit/>
          <w:trHeight w:val="542"/>
          <w:jc w:val="center"/>
        </w:trPr>
        <w:tc>
          <w:tcPr>
            <w:tcW w:w="1506" w:type="dxa"/>
            <w:vMerge w:val="restart"/>
            <w:tcBorders>
              <w:top w:val="single" w:sz="6" w:space="0" w:color="auto"/>
              <w:left w:val="single" w:sz="12" w:space="0" w:color="auto"/>
              <w:bottom w:val="single" w:sz="6" w:space="0" w:color="auto"/>
              <w:right w:val="single" w:sz="6" w:space="0" w:color="auto"/>
            </w:tcBorders>
            <w:vAlign w:val="center"/>
          </w:tcPr>
          <w:p w14:paraId="637F46A6"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本計畫名稱</w:t>
            </w:r>
          </w:p>
        </w:tc>
        <w:tc>
          <w:tcPr>
            <w:tcW w:w="839" w:type="dxa"/>
            <w:tcBorders>
              <w:top w:val="single" w:sz="6" w:space="0" w:color="auto"/>
              <w:left w:val="single" w:sz="6" w:space="0" w:color="auto"/>
              <w:bottom w:val="single" w:sz="6" w:space="0" w:color="auto"/>
              <w:right w:val="single" w:sz="6" w:space="0" w:color="auto"/>
            </w:tcBorders>
            <w:vAlign w:val="center"/>
          </w:tcPr>
          <w:p w14:paraId="24C6345C"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中文</w:t>
            </w:r>
          </w:p>
        </w:tc>
        <w:tc>
          <w:tcPr>
            <w:tcW w:w="8592" w:type="dxa"/>
            <w:gridSpan w:val="8"/>
            <w:tcBorders>
              <w:top w:val="single" w:sz="6" w:space="0" w:color="auto"/>
              <w:left w:val="single" w:sz="6" w:space="0" w:color="auto"/>
              <w:bottom w:val="single" w:sz="6" w:space="0" w:color="auto"/>
              <w:right w:val="single" w:sz="12" w:space="0" w:color="auto"/>
            </w:tcBorders>
            <w:vAlign w:val="center"/>
          </w:tcPr>
          <w:p w14:paraId="62D37008" w14:textId="77777777" w:rsidR="00733B3F" w:rsidRPr="002F2105" w:rsidRDefault="00733B3F" w:rsidP="002F2274">
            <w:pPr>
              <w:adjustRightInd w:val="0"/>
              <w:spacing w:line="240" w:lineRule="atLeast"/>
              <w:jc w:val="both"/>
              <w:rPr>
                <w:rFonts w:eastAsia="DFKai-SB"/>
                <w:color w:val="000000" w:themeColor="text1"/>
                <w:sz w:val="20"/>
                <w:szCs w:val="20"/>
              </w:rPr>
            </w:pPr>
          </w:p>
        </w:tc>
      </w:tr>
      <w:tr w:rsidR="002F2105" w:rsidRPr="002F2105" w14:paraId="793A5D08" w14:textId="77777777" w:rsidTr="002F2274">
        <w:trPr>
          <w:cantSplit/>
          <w:trHeight w:val="543"/>
          <w:jc w:val="center"/>
        </w:trPr>
        <w:tc>
          <w:tcPr>
            <w:tcW w:w="1506" w:type="dxa"/>
            <w:vMerge/>
            <w:tcBorders>
              <w:top w:val="single" w:sz="6" w:space="0" w:color="auto"/>
              <w:left w:val="single" w:sz="12" w:space="0" w:color="auto"/>
              <w:bottom w:val="single" w:sz="6" w:space="0" w:color="auto"/>
              <w:right w:val="single" w:sz="6" w:space="0" w:color="auto"/>
            </w:tcBorders>
            <w:vAlign w:val="center"/>
          </w:tcPr>
          <w:p w14:paraId="497EFD60" w14:textId="77777777" w:rsidR="00733B3F" w:rsidRPr="002F2105" w:rsidRDefault="00733B3F" w:rsidP="002F2274">
            <w:pPr>
              <w:widowControl/>
              <w:spacing w:line="240" w:lineRule="atLeast"/>
              <w:jc w:val="distribute"/>
              <w:rPr>
                <w:rFonts w:eastAsia="DFKai-SB"/>
                <w:color w:val="000000" w:themeColor="text1"/>
                <w:sz w:val="20"/>
              </w:rPr>
            </w:pPr>
          </w:p>
        </w:tc>
        <w:tc>
          <w:tcPr>
            <w:tcW w:w="839" w:type="dxa"/>
            <w:tcBorders>
              <w:top w:val="single" w:sz="6" w:space="0" w:color="auto"/>
              <w:left w:val="single" w:sz="6" w:space="0" w:color="auto"/>
              <w:bottom w:val="single" w:sz="6" w:space="0" w:color="auto"/>
              <w:right w:val="single" w:sz="6" w:space="0" w:color="auto"/>
            </w:tcBorders>
            <w:vAlign w:val="center"/>
          </w:tcPr>
          <w:p w14:paraId="27CB190E"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英文</w:t>
            </w:r>
          </w:p>
        </w:tc>
        <w:tc>
          <w:tcPr>
            <w:tcW w:w="8592" w:type="dxa"/>
            <w:gridSpan w:val="8"/>
            <w:tcBorders>
              <w:top w:val="single" w:sz="6" w:space="0" w:color="auto"/>
              <w:left w:val="single" w:sz="6" w:space="0" w:color="auto"/>
              <w:bottom w:val="single" w:sz="6" w:space="0" w:color="auto"/>
              <w:right w:val="single" w:sz="12" w:space="0" w:color="auto"/>
            </w:tcBorders>
            <w:vAlign w:val="center"/>
          </w:tcPr>
          <w:p w14:paraId="358CE502" w14:textId="77777777" w:rsidR="00733B3F" w:rsidRPr="002F2105" w:rsidRDefault="00733B3F" w:rsidP="002F2274">
            <w:pPr>
              <w:adjustRightInd w:val="0"/>
              <w:spacing w:line="240" w:lineRule="atLeast"/>
              <w:jc w:val="both"/>
              <w:rPr>
                <w:rFonts w:eastAsia="DFKai-SB"/>
                <w:color w:val="000000" w:themeColor="text1"/>
                <w:sz w:val="20"/>
                <w:szCs w:val="20"/>
              </w:rPr>
            </w:pPr>
          </w:p>
        </w:tc>
      </w:tr>
      <w:tr w:rsidR="002F2105" w:rsidRPr="002F2105" w14:paraId="3202F81B" w14:textId="77777777" w:rsidTr="007C0BBF">
        <w:trPr>
          <w:trHeight w:val="528"/>
          <w:jc w:val="center"/>
        </w:trPr>
        <w:tc>
          <w:tcPr>
            <w:tcW w:w="2345" w:type="dxa"/>
            <w:gridSpan w:val="2"/>
            <w:tcBorders>
              <w:top w:val="single" w:sz="6" w:space="0" w:color="auto"/>
              <w:left w:val="single" w:sz="12" w:space="0" w:color="auto"/>
              <w:bottom w:val="single" w:sz="6" w:space="0" w:color="auto"/>
              <w:right w:val="single" w:sz="6" w:space="0" w:color="auto"/>
            </w:tcBorders>
            <w:vAlign w:val="center"/>
          </w:tcPr>
          <w:p w14:paraId="4F0FFDE8"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整合型總計畫名稱</w:t>
            </w:r>
          </w:p>
        </w:tc>
        <w:tc>
          <w:tcPr>
            <w:tcW w:w="8592" w:type="dxa"/>
            <w:gridSpan w:val="8"/>
            <w:tcBorders>
              <w:top w:val="single" w:sz="6" w:space="0" w:color="auto"/>
              <w:left w:val="single" w:sz="6" w:space="0" w:color="auto"/>
              <w:bottom w:val="single" w:sz="6" w:space="0" w:color="auto"/>
              <w:right w:val="single" w:sz="12" w:space="0" w:color="auto"/>
            </w:tcBorders>
            <w:vAlign w:val="center"/>
          </w:tcPr>
          <w:p w14:paraId="338C8CD1" w14:textId="77777777" w:rsidR="00733B3F" w:rsidRPr="002F2105" w:rsidRDefault="00733B3F" w:rsidP="002F2274">
            <w:pPr>
              <w:adjustRightInd w:val="0"/>
              <w:spacing w:line="240" w:lineRule="atLeast"/>
              <w:jc w:val="both"/>
              <w:rPr>
                <w:rFonts w:eastAsia="DFKai-SB"/>
                <w:color w:val="000000" w:themeColor="text1"/>
                <w:sz w:val="20"/>
                <w:szCs w:val="20"/>
              </w:rPr>
            </w:pPr>
          </w:p>
        </w:tc>
      </w:tr>
      <w:tr w:rsidR="002F2105" w:rsidRPr="002F2105" w14:paraId="539C55E2" w14:textId="77777777" w:rsidTr="002F2274">
        <w:trPr>
          <w:trHeight w:val="570"/>
          <w:jc w:val="center"/>
        </w:trPr>
        <w:tc>
          <w:tcPr>
            <w:tcW w:w="2345" w:type="dxa"/>
            <w:gridSpan w:val="2"/>
            <w:tcBorders>
              <w:top w:val="single" w:sz="6" w:space="0" w:color="auto"/>
              <w:left w:val="single" w:sz="12" w:space="0" w:color="auto"/>
              <w:bottom w:val="single" w:sz="6" w:space="0" w:color="auto"/>
              <w:right w:val="single" w:sz="6" w:space="0" w:color="auto"/>
            </w:tcBorders>
            <w:vAlign w:val="center"/>
          </w:tcPr>
          <w:p w14:paraId="36F4F6E8"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整合型總計畫主持人</w:t>
            </w:r>
          </w:p>
        </w:tc>
        <w:tc>
          <w:tcPr>
            <w:tcW w:w="4654" w:type="dxa"/>
            <w:gridSpan w:val="5"/>
            <w:tcBorders>
              <w:top w:val="single" w:sz="6" w:space="0" w:color="auto"/>
              <w:left w:val="single" w:sz="6" w:space="0" w:color="auto"/>
              <w:bottom w:val="single" w:sz="6" w:space="0" w:color="auto"/>
              <w:right w:val="single" w:sz="6" w:space="0" w:color="auto"/>
            </w:tcBorders>
            <w:vAlign w:val="center"/>
          </w:tcPr>
          <w:p w14:paraId="6EB0E69D" w14:textId="77777777" w:rsidR="00733B3F" w:rsidRPr="002F2105" w:rsidRDefault="00733B3F" w:rsidP="002F2274">
            <w:pPr>
              <w:adjustRightInd w:val="0"/>
              <w:spacing w:line="240" w:lineRule="atLeast"/>
              <w:jc w:val="both"/>
              <w:rPr>
                <w:rFonts w:eastAsia="DFKai-SB"/>
                <w:color w:val="000000" w:themeColor="text1"/>
                <w:sz w:val="20"/>
                <w:szCs w:val="20"/>
              </w:rPr>
            </w:pPr>
          </w:p>
        </w:tc>
        <w:tc>
          <w:tcPr>
            <w:tcW w:w="1526" w:type="dxa"/>
            <w:gridSpan w:val="2"/>
            <w:tcBorders>
              <w:top w:val="single" w:sz="6" w:space="0" w:color="auto"/>
              <w:left w:val="single" w:sz="6" w:space="0" w:color="auto"/>
              <w:bottom w:val="single" w:sz="6" w:space="0" w:color="auto"/>
              <w:right w:val="single" w:sz="6" w:space="0" w:color="auto"/>
            </w:tcBorders>
            <w:vAlign w:val="center"/>
          </w:tcPr>
          <w:p w14:paraId="138C080E"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身分證號碼</w:t>
            </w:r>
          </w:p>
        </w:tc>
        <w:tc>
          <w:tcPr>
            <w:tcW w:w="2412" w:type="dxa"/>
            <w:tcBorders>
              <w:top w:val="single" w:sz="6" w:space="0" w:color="auto"/>
              <w:left w:val="single" w:sz="6" w:space="0" w:color="auto"/>
              <w:bottom w:val="single" w:sz="6" w:space="0" w:color="auto"/>
              <w:right w:val="single" w:sz="12" w:space="0" w:color="auto"/>
            </w:tcBorders>
            <w:vAlign w:val="center"/>
          </w:tcPr>
          <w:p w14:paraId="7E1DADAA" w14:textId="77777777" w:rsidR="00733B3F" w:rsidRPr="002F2105" w:rsidRDefault="00733B3F" w:rsidP="002F2274">
            <w:pPr>
              <w:adjustRightInd w:val="0"/>
              <w:spacing w:line="240" w:lineRule="atLeast"/>
              <w:jc w:val="both"/>
              <w:rPr>
                <w:rFonts w:eastAsia="DFKai-SB"/>
                <w:color w:val="000000" w:themeColor="text1"/>
                <w:sz w:val="20"/>
                <w:szCs w:val="20"/>
              </w:rPr>
            </w:pPr>
          </w:p>
        </w:tc>
      </w:tr>
      <w:tr w:rsidR="002F2105" w:rsidRPr="002F2105" w14:paraId="5EFA1618" w14:textId="77777777" w:rsidTr="002F2274">
        <w:trPr>
          <w:trHeight w:val="570"/>
          <w:jc w:val="center"/>
        </w:trPr>
        <w:tc>
          <w:tcPr>
            <w:tcW w:w="2345" w:type="dxa"/>
            <w:gridSpan w:val="2"/>
            <w:tcBorders>
              <w:top w:val="single" w:sz="6" w:space="0" w:color="auto"/>
              <w:left w:val="single" w:sz="12" w:space="0" w:color="auto"/>
              <w:bottom w:val="single" w:sz="6" w:space="0" w:color="auto"/>
              <w:right w:val="single" w:sz="6" w:space="0" w:color="auto"/>
            </w:tcBorders>
            <w:vAlign w:val="center"/>
          </w:tcPr>
          <w:p w14:paraId="2F979426" w14:textId="77777777" w:rsidR="00733B3F" w:rsidRPr="002F2105" w:rsidRDefault="00733B3F" w:rsidP="002F2274">
            <w:pPr>
              <w:adjustRightInd w:val="0"/>
              <w:spacing w:line="240" w:lineRule="atLeast"/>
              <w:jc w:val="distribute"/>
              <w:rPr>
                <w:rFonts w:eastAsia="DFKai-SB"/>
                <w:color w:val="000000" w:themeColor="text1"/>
                <w:spacing w:val="20"/>
                <w:sz w:val="20"/>
                <w:szCs w:val="20"/>
              </w:rPr>
            </w:pPr>
            <w:r w:rsidRPr="002F2105">
              <w:rPr>
                <w:rFonts w:eastAsia="DFKai-SB" w:hint="eastAsia"/>
                <w:color w:val="000000" w:themeColor="text1"/>
                <w:spacing w:val="20"/>
              </w:rPr>
              <w:t>全程執行期限</w:t>
            </w:r>
          </w:p>
        </w:tc>
        <w:tc>
          <w:tcPr>
            <w:tcW w:w="8592" w:type="dxa"/>
            <w:gridSpan w:val="8"/>
            <w:tcBorders>
              <w:top w:val="single" w:sz="6" w:space="0" w:color="auto"/>
              <w:left w:val="single" w:sz="6" w:space="0" w:color="auto"/>
              <w:bottom w:val="single" w:sz="6" w:space="0" w:color="auto"/>
              <w:right w:val="single" w:sz="12" w:space="0" w:color="auto"/>
            </w:tcBorders>
            <w:vAlign w:val="center"/>
          </w:tcPr>
          <w:p w14:paraId="651B2F7F" w14:textId="77777777" w:rsidR="00733B3F" w:rsidRPr="002F2105" w:rsidRDefault="00733B3F" w:rsidP="002F2274">
            <w:pPr>
              <w:adjustRightInd w:val="0"/>
              <w:spacing w:line="240" w:lineRule="atLeast"/>
              <w:jc w:val="both"/>
              <w:rPr>
                <w:rFonts w:eastAsia="DFKai-SB"/>
                <w:color w:val="000000" w:themeColor="text1"/>
                <w:sz w:val="22"/>
                <w:szCs w:val="20"/>
              </w:rPr>
            </w:pPr>
            <w:r w:rsidRPr="002F2105">
              <w:rPr>
                <w:rFonts w:eastAsia="DFKai-SB" w:hint="eastAsia"/>
                <w:color w:val="000000" w:themeColor="text1"/>
                <w:sz w:val="22"/>
              </w:rPr>
              <w:t>自民國</w:t>
            </w:r>
            <w:r w:rsidRPr="002F2105">
              <w:rPr>
                <w:rFonts w:eastAsia="DFKai-SB"/>
                <w:color w:val="000000" w:themeColor="text1"/>
                <w:sz w:val="22"/>
                <w:u w:val="single"/>
              </w:rPr>
              <w:t xml:space="preserve">        </w:t>
            </w:r>
            <w:r w:rsidRPr="002F2105">
              <w:rPr>
                <w:rFonts w:eastAsia="DFKai-SB" w:hint="eastAsia"/>
                <w:color w:val="000000" w:themeColor="text1"/>
                <w:sz w:val="22"/>
              </w:rPr>
              <w:t>年</w:t>
            </w:r>
            <w:r w:rsidRPr="002F2105">
              <w:rPr>
                <w:rFonts w:eastAsia="DFKai-SB"/>
                <w:color w:val="000000" w:themeColor="text1"/>
                <w:sz w:val="22"/>
                <w:u w:val="single"/>
              </w:rPr>
              <w:t xml:space="preserve">        </w:t>
            </w:r>
            <w:r w:rsidRPr="002F2105">
              <w:rPr>
                <w:rFonts w:eastAsia="DFKai-SB" w:hint="eastAsia"/>
                <w:color w:val="000000" w:themeColor="text1"/>
                <w:sz w:val="22"/>
              </w:rPr>
              <w:t>月</w:t>
            </w:r>
            <w:r w:rsidRPr="002F2105">
              <w:rPr>
                <w:rFonts w:eastAsia="DFKai-SB"/>
                <w:color w:val="000000" w:themeColor="text1"/>
                <w:sz w:val="22"/>
                <w:u w:val="single"/>
              </w:rPr>
              <w:t xml:space="preserve">        </w:t>
            </w:r>
            <w:r w:rsidRPr="002F2105">
              <w:rPr>
                <w:rFonts w:eastAsia="DFKai-SB" w:hint="eastAsia"/>
                <w:color w:val="000000" w:themeColor="text1"/>
                <w:sz w:val="22"/>
              </w:rPr>
              <w:t>日起至民國</w:t>
            </w:r>
            <w:r w:rsidRPr="002F2105">
              <w:rPr>
                <w:rFonts w:eastAsia="DFKai-SB"/>
                <w:color w:val="000000" w:themeColor="text1"/>
                <w:sz w:val="22"/>
                <w:u w:val="single"/>
              </w:rPr>
              <w:t xml:space="preserve">        </w:t>
            </w:r>
            <w:r w:rsidRPr="002F2105">
              <w:rPr>
                <w:rFonts w:eastAsia="DFKai-SB" w:hint="eastAsia"/>
                <w:color w:val="000000" w:themeColor="text1"/>
                <w:sz w:val="22"/>
              </w:rPr>
              <w:t>年</w:t>
            </w:r>
            <w:r w:rsidRPr="002F2105">
              <w:rPr>
                <w:rFonts w:eastAsia="DFKai-SB"/>
                <w:color w:val="000000" w:themeColor="text1"/>
                <w:sz w:val="22"/>
                <w:u w:val="single"/>
              </w:rPr>
              <w:t xml:space="preserve">        </w:t>
            </w:r>
            <w:r w:rsidRPr="002F2105">
              <w:rPr>
                <w:rFonts w:eastAsia="DFKai-SB" w:hint="eastAsia"/>
                <w:color w:val="000000" w:themeColor="text1"/>
                <w:sz w:val="22"/>
              </w:rPr>
              <w:t>月</w:t>
            </w:r>
            <w:r w:rsidRPr="002F2105">
              <w:rPr>
                <w:rFonts w:eastAsia="DFKai-SB"/>
                <w:color w:val="000000" w:themeColor="text1"/>
                <w:sz w:val="22"/>
                <w:u w:val="single"/>
              </w:rPr>
              <w:t xml:space="preserve">        </w:t>
            </w:r>
            <w:r w:rsidRPr="002F2105">
              <w:rPr>
                <w:rFonts w:eastAsia="DFKai-SB" w:hint="eastAsia"/>
                <w:color w:val="000000" w:themeColor="text1"/>
                <w:sz w:val="22"/>
              </w:rPr>
              <w:t>日</w:t>
            </w:r>
          </w:p>
        </w:tc>
      </w:tr>
      <w:tr w:rsidR="002F2105" w:rsidRPr="002F2105" w14:paraId="39E9BDE6" w14:textId="77777777" w:rsidTr="002F2274">
        <w:trPr>
          <w:cantSplit/>
          <w:trHeight w:val="137"/>
          <w:jc w:val="center"/>
        </w:trPr>
        <w:tc>
          <w:tcPr>
            <w:tcW w:w="2345" w:type="dxa"/>
            <w:gridSpan w:val="2"/>
            <w:vMerge w:val="restart"/>
            <w:tcBorders>
              <w:top w:val="single" w:sz="6" w:space="0" w:color="auto"/>
              <w:left w:val="single" w:sz="12" w:space="0" w:color="auto"/>
              <w:bottom w:val="single" w:sz="6" w:space="0" w:color="auto"/>
              <w:right w:val="single" w:sz="6" w:space="0" w:color="auto"/>
            </w:tcBorders>
            <w:vAlign w:val="center"/>
          </w:tcPr>
          <w:p w14:paraId="3B2E7355"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研究學門</w:t>
            </w:r>
          </w:p>
        </w:tc>
        <w:tc>
          <w:tcPr>
            <w:tcW w:w="2875" w:type="dxa"/>
            <w:gridSpan w:val="4"/>
            <w:tcBorders>
              <w:top w:val="single" w:sz="6" w:space="0" w:color="auto"/>
              <w:left w:val="single" w:sz="6" w:space="0" w:color="auto"/>
              <w:bottom w:val="single" w:sz="6" w:space="0" w:color="auto"/>
              <w:right w:val="single" w:sz="6" w:space="0" w:color="auto"/>
            </w:tcBorders>
            <w:vAlign w:val="center"/>
          </w:tcPr>
          <w:p w14:paraId="000B4AD7" w14:textId="77777777" w:rsidR="00733B3F" w:rsidRPr="002F2105" w:rsidRDefault="00733B3F" w:rsidP="002F2274">
            <w:pPr>
              <w:adjustRightInd w:val="0"/>
              <w:spacing w:line="240" w:lineRule="atLeast"/>
              <w:jc w:val="center"/>
              <w:rPr>
                <w:rFonts w:eastAsia="DFKai-SB"/>
                <w:color w:val="000000" w:themeColor="text1"/>
                <w:szCs w:val="20"/>
              </w:rPr>
            </w:pPr>
            <w:r w:rsidRPr="002F2105">
              <w:rPr>
                <w:rFonts w:eastAsia="DFKai-SB" w:hint="eastAsia"/>
                <w:color w:val="000000" w:themeColor="text1"/>
              </w:rPr>
              <w:t xml:space="preserve">學　</w:t>
            </w:r>
            <w:r w:rsidRPr="002F2105">
              <w:rPr>
                <w:rFonts w:eastAsia="DFKai-SB"/>
                <w:color w:val="000000" w:themeColor="text1"/>
              </w:rPr>
              <w:t xml:space="preserve"> </w:t>
            </w:r>
            <w:r w:rsidRPr="002F2105">
              <w:rPr>
                <w:rFonts w:eastAsia="DFKai-SB" w:hint="eastAsia"/>
                <w:color w:val="000000" w:themeColor="text1"/>
              </w:rPr>
              <w:t>門</w:t>
            </w:r>
            <w:r w:rsidRPr="002F2105">
              <w:rPr>
                <w:rFonts w:eastAsia="DFKai-SB"/>
                <w:color w:val="000000" w:themeColor="text1"/>
              </w:rPr>
              <w:t xml:space="preserve"> </w:t>
            </w:r>
            <w:r w:rsidRPr="002F2105">
              <w:rPr>
                <w:rFonts w:eastAsia="DFKai-SB" w:hint="eastAsia"/>
                <w:color w:val="000000" w:themeColor="text1"/>
              </w:rPr>
              <w:t xml:space="preserve">　代</w:t>
            </w:r>
            <w:r w:rsidRPr="002F2105">
              <w:rPr>
                <w:rFonts w:eastAsia="DFKai-SB"/>
                <w:color w:val="000000" w:themeColor="text1"/>
              </w:rPr>
              <w:t xml:space="preserve"> </w:t>
            </w:r>
            <w:r w:rsidRPr="002F2105">
              <w:rPr>
                <w:rFonts w:eastAsia="DFKai-SB" w:hint="eastAsia"/>
                <w:color w:val="000000" w:themeColor="text1"/>
              </w:rPr>
              <w:t xml:space="preserve">　碼</w:t>
            </w:r>
          </w:p>
        </w:tc>
        <w:tc>
          <w:tcPr>
            <w:tcW w:w="5717" w:type="dxa"/>
            <w:gridSpan w:val="4"/>
            <w:tcBorders>
              <w:top w:val="single" w:sz="6" w:space="0" w:color="auto"/>
              <w:left w:val="single" w:sz="6" w:space="0" w:color="auto"/>
              <w:bottom w:val="single" w:sz="6" w:space="0" w:color="auto"/>
              <w:right w:val="single" w:sz="12" w:space="0" w:color="auto"/>
            </w:tcBorders>
            <w:vAlign w:val="center"/>
          </w:tcPr>
          <w:p w14:paraId="4C42CE1B" w14:textId="77777777" w:rsidR="00733B3F" w:rsidRPr="002F2105" w:rsidRDefault="00733B3F" w:rsidP="002F2274">
            <w:pPr>
              <w:adjustRightInd w:val="0"/>
              <w:spacing w:line="240" w:lineRule="atLeast"/>
              <w:jc w:val="center"/>
              <w:rPr>
                <w:rFonts w:eastAsia="DFKai-SB"/>
                <w:color w:val="000000" w:themeColor="text1"/>
                <w:szCs w:val="20"/>
              </w:rPr>
            </w:pPr>
            <w:r w:rsidRPr="002F2105">
              <w:rPr>
                <w:rFonts w:eastAsia="DFKai-SB" w:hint="eastAsia"/>
                <w:color w:val="000000" w:themeColor="text1"/>
              </w:rPr>
              <w:t xml:space="preserve">學　</w:t>
            </w:r>
            <w:r w:rsidRPr="002F2105">
              <w:rPr>
                <w:rFonts w:eastAsia="DFKai-SB"/>
                <w:color w:val="000000" w:themeColor="text1"/>
              </w:rPr>
              <w:t xml:space="preserve">   </w:t>
            </w:r>
            <w:r w:rsidRPr="002F2105">
              <w:rPr>
                <w:rFonts w:eastAsia="DFKai-SB" w:hint="eastAsia"/>
                <w:color w:val="000000" w:themeColor="text1"/>
              </w:rPr>
              <w:t>門</w:t>
            </w:r>
            <w:r w:rsidRPr="002F2105">
              <w:rPr>
                <w:rFonts w:eastAsia="DFKai-SB"/>
                <w:color w:val="000000" w:themeColor="text1"/>
              </w:rPr>
              <w:t xml:space="preserve">    </w:t>
            </w:r>
            <w:r w:rsidRPr="002F2105">
              <w:rPr>
                <w:rFonts w:eastAsia="DFKai-SB" w:hint="eastAsia"/>
                <w:color w:val="000000" w:themeColor="text1"/>
              </w:rPr>
              <w:t>名</w:t>
            </w:r>
            <w:r w:rsidRPr="002F2105">
              <w:rPr>
                <w:rFonts w:eastAsia="DFKai-SB"/>
                <w:color w:val="000000" w:themeColor="text1"/>
              </w:rPr>
              <w:t xml:space="preserve">    </w:t>
            </w:r>
            <w:r w:rsidRPr="002F2105">
              <w:rPr>
                <w:rFonts w:eastAsia="DFKai-SB" w:hint="eastAsia"/>
                <w:color w:val="000000" w:themeColor="text1"/>
              </w:rPr>
              <w:t>稱</w:t>
            </w:r>
          </w:p>
        </w:tc>
      </w:tr>
      <w:tr w:rsidR="002F2105" w:rsidRPr="002F2105" w14:paraId="69808D31" w14:textId="77777777" w:rsidTr="002F2274">
        <w:trPr>
          <w:cantSplit/>
          <w:trHeight w:val="65"/>
          <w:jc w:val="center"/>
        </w:trPr>
        <w:tc>
          <w:tcPr>
            <w:tcW w:w="2345" w:type="dxa"/>
            <w:gridSpan w:val="2"/>
            <w:vMerge/>
            <w:tcBorders>
              <w:top w:val="single" w:sz="6" w:space="0" w:color="auto"/>
              <w:left w:val="single" w:sz="12" w:space="0" w:color="auto"/>
              <w:bottom w:val="single" w:sz="6" w:space="0" w:color="auto"/>
              <w:right w:val="single" w:sz="6" w:space="0" w:color="auto"/>
            </w:tcBorders>
            <w:vAlign w:val="center"/>
          </w:tcPr>
          <w:p w14:paraId="5726EABC" w14:textId="77777777" w:rsidR="00733B3F" w:rsidRPr="002F2105" w:rsidRDefault="00733B3F" w:rsidP="002F2274">
            <w:pPr>
              <w:widowControl/>
              <w:spacing w:line="240" w:lineRule="atLeast"/>
              <w:jc w:val="distribute"/>
              <w:rPr>
                <w:rFonts w:eastAsia="DFKai-SB"/>
                <w:color w:val="000000" w:themeColor="text1"/>
                <w:sz w:val="20"/>
              </w:rPr>
            </w:pPr>
          </w:p>
        </w:tc>
        <w:tc>
          <w:tcPr>
            <w:tcW w:w="2875" w:type="dxa"/>
            <w:gridSpan w:val="4"/>
            <w:tcBorders>
              <w:top w:val="single" w:sz="6" w:space="0" w:color="auto"/>
              <w:left w:val="single" w:sz="6" w:space="0" w:color="auto"/>
              <w:bottom w:val="single" w:sz="6" w:space="0" w:color="auto"/>
              <w:right w:val="single" w:sz="6" w:space="0" w:color="auto"/>
            </w:tcBorders>
            <w:vAlign w:val="center"/>
          </w:tcPr>
          <w:p w14:paraId="0B080165" w14:textId="77777777" w:rsidR="00733B3F" w:rsidRPr="002F2105" w:rsidRDefault="00733B3F" w:rsidP="002F2274">
            <w:pPr>
              <w:adjustRightInd w:val="0"/>
              <w:spacing w:line="240" w:lineRule="atLeast"/>
              <w:jc w:val="both"/>
              <w:rPr>
                <w:rFonts w:eastAsia="DFKai-SB"/>
                <w:color w:val="000000" w:themeColor="text1"/>
                <w:sz w:val="20"/>
                <w:szCs w:val="20"/>
              </w:rPr>
            </w:pPr>
          </w:p>
        </w:tc>
        <w:tc>
          <w:tcPr>
            <w:tcW w:w="5717" w:type="dxa"/>
            <w:gridSpan w:val="4"/>
            <w:tcBorders>
              <w:top w:val="single" w:sz="6" w:space="0" w:color="auto"/>
              <w:left w:val="single" w:sz="6" w:space="0" w:color="auto"/>
              <w:bottom w:val="single" w:sz="6" w:space="0" w:color="auto"/>
              <w:right w:val="single" w:sz="12" w:space="0" w:color="auto"/>
            </w:tcBorders>
            <w:vAlign w:val="center"/>
          </w:tcPr>
          <w:p w14:paraId="4D2A4407" w14:textId="77777777" w:rsidR="00733B3F" w:rsidRPr="002F2105" w:rsidRDefault="00733B3F" w:rsidP="002F2274">
            <w:pPr>
              <w:adjustRightInd w:val="0"/>
              <w:spacing w:line="240" w:lineRule="atLeast"/>
              <w:jc w:val="both"/>
              <w:rPr>
                <w:rFonts w:eastAsia="DFKai-SB"/>
                <w:color w:val="000000" w:themeColor="text1"/>
                <w:sz w:val="20"/>
                <w:szCs w:val="20"/>
              </w:rPr>
            </w:pPr>
          </w:p>
        </w:tc>
      </w:tr>
      <w:tr w:rsidR="002F2105" w:rsidRPr="002F2105" w14:paraId="1F1BB5C4" w14:textId="77777777" w:rsidTr="002F2274">
        <w:trPr>
          <w:trHeight w:val="234"/>
          <w:jc w:val="center"/>
        </w:trPr>
        <w:tc>
          <w:tcPr>
            <w:tcW w:w="10937" w:type="dxa"/>
            <w:gridSpan w:val="10"/>
            <w:tcBorders>
              <w:top w:val="single" w:sz="6" w:space="0" w:color="auto"/>
              <w:left w:val="single" w:sz="12" w:space="0" w:color="auto"/>
              <w:bottom w:val="single" w:sz="6" w:space="0" w:color="auto"/>
              <w:right w:val="single" w:sz="12" w:space="0" w:color="auto"/>
            </w:tcBorders>
            <w:vAlign w:val="center"/>
          </w:tcPr>
          <w:p w14:paraId="03B58A0A" w14:textId="77777777" w:rsidR="00733B3F" w:rsidRPr="002F2105" w:rsidRDefault="00733B3F" w:rsidP="002F2274">
            <w:pPr>
              <w:spacing w:line="240" w:lineRule="atLeast"/>
              <w:rPr>
                <w:rFonts w:eastAsia="DFKai-SB"/>
                <w:color w:val="000000" w:themeColor="text1"/>
              </w:rPr>
            </w:pPr>
            <w:r w:rsidRPr="002F2105">
              <w:rPr>
                <w:rFonts w:eastAsia="DFKai-SB" w:hint="eastAsia"/>
                <w:b/>
                <w:color w:val="000000" w:themeColor="text1"/>
              </w:rPr>
              <w:t>【請考量己身負荷，申請適量計畫】</w:t>
            </w:r>
          </w:p>
          <w:p w14:paraId="667D510F" w14:textId="77777777" w:rsidR="00733B3F" w:rsidRPr="002F2105" w:rsidRDefault="00733B3F" w:rsidP="002F2274">
            <w:pPr>
              <w:spacing w:line="240" w:lineRule="atLeast"/>
              <w:rPr>
                <w:rFonts w:eastAsia="DFKai-SB"/>
                <w:color w:val="000000" w:themeColor="text1"/>
              </w:rPr>
            </w:pPr>
            <w:r w:rsidRPr="002F2105">
              <w:rPr>
                <w:rFonts w:eastAsia="DFKai-SB" w:hint="eastAsia"/>
                <w:color w:val="000000" w:themeColor="text1"/>
              </w:rPr>
              <w:t>本年度申請主持本會各類研究計畫</w:t>
            </w:r>
            <w:r w:rsidRPr="002F2105">
              <w:rPr>
                <w:rFonts w:eastAsia="DFKai-SB"/>
                <w:color w:val="000000" w:themeColor="text1"/>
              </w:rPr>
              <w:t>(</w:t>
            </w:r>
            <w:r w:rsidRPr="002F2105">
              <w:rPr>
                <w:rFonts w:eastAsia="DFKai-SB" w:hint="eastAsia"/>
                <w:color w:val="000000" w:themeColor="text1"/>
              </w:rPr>
              <w:t>含預核案</w:t>
            </w:r>
            <w:r w:rsidRPr="002F2105">
              <w:rPr>
                <w:rFonts w:eastAsia="DFKai-SB"/>
                <w:color w:val="000000" w:themeColor="text1"/>
              </w:rPr>
              <w:t>)</w:t>
            </w: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件。</w:t>
            </w:r>
            <w:r w:rsidRPr="002F2105">
              <w:rPr>
                <w:rFonts w:eastAsia="DFKai-SB"/>
                <w:color w:val="000000" w:themeColor="text1"/>
              </w:rPr>
              <w:t>(</w:t>
            </w:r>
            <w:r w:rsidRPr="002F2105">
              <w:rPr>
                <w:rFonts w:eastAsia="DFKai-SB" w:hint="eastAsia"/>
                <w:color w:val="000000" w:themeColor="text1"/>
              </w:rPr>
              <w:t>共同主持之計畫不予計入</w:t>
            </w:r>
            <w:r w:rsidRPr="002F2105">
              <w:rPr>
                <w:rFonts w:eastAsia="DFKai-SB"/>
                <w:color w:val="000000" w:themeColor="text1"/>
              </w:rPr>
              <w:t xml:space="preserve">) </w:t>
            </w:r>
          </w:p>
          <w:p w14:paraId="709BABD3" w14:textId="77777777" w:rsidR="00733B3F" w:rsidRPr="002F2105" w:rsidRDefault="00733B3F" w:rsidP="002F2274">
            <w:pPr>
              <w:adjustRightInd w:val="0"/>
              <w:spacing w:line="240" w:lineRule="atLeast"/>
              <w:jc w:val="both"/>
              <w:rPr>
                <w:rFonts w:eastAsia="DFKai-SB"/>
                <w:color w:val="000000" w:themeColor="text1"/>
                <w:sz w:val="20"/>
                <w:szCs w:val="20"/>
              </w:rPr>
            </w:pPr>
            <w:r w:rsidRPr="002F2105">
              <w:rPr>
                <w:rFonts w:eastAsia="DFKai-SB" w:hint="eastAsia"/>
                <w:color w:val="000000" w:themeColor="text1"/>
              </w:rPr>
              <w:t>本件在本年度所申請之計畫中優先順序</w:t>
            </w:r>
            <w:r w:rsidRPr="002F2105">
              <w:rPr>
                <w:rFonts w:eastAsia="DFKai-SB"/>
                <w:color w:val="000000" w:themeColor="text1"/>
              </w:rPr>
              <w:t>(</w:t>
            </w:r>
            <w:r w:rsidRPr="002F2105">
              <w:rPr>
                <w:rFonts w:eastAsia="DFKai-SB" w:hint="eastAsia"/>
                <w:color w:val="000000" w:themeColor="text1"/>
              </w:rPr>
              <w:t>不得重複</w:t>
            </w:r>
            <w:r w:rsidRPr="002F2105">
              <w:rPr>
                <w:rFonts w:eastAsia="DFKai-SB"/>
                <w:color w:val="000000" w:themeColor="text1"/>
              </w:rPr>
              <w:t>)</w:t>
            </w:r>
            <w:r w:rsidRPr="002F2105">
              <w:rPr>
                <w:rFonts w:eastAsia="DFKai-SB" w:hint="eastAsia"/>
                <w:color w:val="000000" w:themeColor="text1"/>
              </w:rPr>
              <w:t>為第</w:t>
            </w:r>
            <w:r w:rsidRPr="002F2105">
              <w:rPr>
                <w:rFonts w:eastAsia="DFKai-SB"/>
                <w:color w:val="000000" w:themeColor="text1"/>
                <w:u w:val="single"/>
              </w:rPr>
              <w:t xml:space="preserve">      </w:t>
            </w:r>
            <w:r w:rsidRPr="002F2105">
              <w:rPr>
                <w:rFonts w:eastAsia="DFKai-SB" w:hint="eastAsia"/>
                <w:color w:val="000000" w:themeColor="text1"/>
              </w:rPr>
              <w:t>。</w:t>
            </w:r>
          </w:p>
        </w:tc>
      </w:tr>
      <w:tr w:rsidR="002F2105" w:rsidRPr="002F2105" w14:paraId="257A8081" w14:textId="77777777" w:rsidTr="002F2274">
        <w:trPr>
          <w:trHeight w:val="65"/>
          <w:jc w:val="center"/>
        </w:trPr>
        <w:tc>
          <w:tcPr>
            <w:tcW w:w="10937" w:type="dxa"/>
            <w:gridSpan w:val="10"/>
            <w:tcBorders>
              <w:top w:val="nil"/>
              <w:left w:val="single" w:sz="12" w:space="0" w:color="auto"/>
              <w:bottom w:val="single" w:sz="8" w:space="0" w:color="auto"/>
              <w:right w:val="single" w:sz="12" w:space="0" w:color="auto"/>
            </w:tcBorders>
            <w:vAlign w:val="center"/>
          </w:tcPr>
          <w:p w14:paraId="0518DA47" w14:textId="77777777" w:rsidR="00733B3F" w:rsidRPr="002F2105" w:rsidRDefault="00733B3F" w:rsidP="002F2274">
            <w:pPr>
              <w:tabs>
                <w:tab w:val="left" w:pos="4652"/>
              </w:tabs>
              <w:adjustRightInd w:val="0"/>
              <w:spacing w:line="240" w:lineRule="atLeast"/>
              <w:jc w:val="both"/>
              <w:rPr>
                <w:rFonts w:eastAsia="DFKai-SB"/>
                <w:color w:val="000000" w:themeColor="text1"/>
              </w:rPr>
            </w:pPr>
            <w:r w:rsidRPr="002F2105">
              <w:rPr>
                <w:rFonts w:eastAsia="DFKai-SB" w:hint="eastAsia"/>
                <w:color w:val="000000" w:themeColor="text1"/>
              </w:rPr>
              <w:t>本計畫是否同時有其他單位提供補助項目</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否；</w:t>
            </w:r>
            <w:r w:rsidRPr="002F2105">
              <w:rPr>
                <w:rFonts w:eastAsia="DFKai-SB"/>
                <w:color w:val="000000" w:themeColor="text1"/>
              </w:rPr>
              <w:sym w:font="Wingdings" w:char="00A8"/>
            </w:r>
            <w:r w:rsidRPr="002F2105">
              <w:rPr>
                <w:rFonts w:eastAsia="DFKai-SB" w:hint="eastAsia"/>
                <w:color w:val="000000" w:themeColor="text1"/>
              </w:rPr>
              <w:t>是，請務必填寫表</w:t>
            </w:r>
            <w:r w:rsidRPr="002F2105">
              <w:rPr>
                <w:rFonts w:eastAsia="DFKai-SB"/>
                <w:color w:val="000000" w:themeColor="text1"/>
              </w:rPr>
              <w:t>CM05</w:t>
            </w:r>
          </w:p>
        </w:tc>
      </w:tr>
      <w:tr w:rsidR="002F2105" w:rsidRPr="002F2105" w14:paraId="17AEDFD8" w14:textId="77777777" w:rsidTr="002F2274">
        <w:trPr>
          <w:trHeight w:val="65"/>
          <w:jc w:val="center"/>
        </w:trPr>
        <w:tc>
          <w:tcPr>
            <w:tcW w:w="10937" w:type="dxa"/>
            <w:gridSpan w:val="10"/>
            <w:tcBorders>
              <w:top w:val="nil"/>
              <w:left w:val="single" w:sz="12" w:space="0" w:color="auto"/>
              <w:bottom w:val="single" w:sz="8" w:space="0" w:color="auto"/>
              <w:right w:val="single" w:sz="12" w:space="0" w:color="auto"/>
            </w:tcBorders>
            <w:vAlign w:val="center"/>
          </w:tcPr>
          <w:p w14:paraId="67A09CDE" w14:textId="77777777" w:rsidR="00733B3F" w:rsidRPr="002F2105" w:rsidRDefault="00733B3F" w:rsidP="002F2274">
            <w:pPr>
              <w:tabs>
                <w:tab w:val="left" w:pos="4652"/>
              </w:tabs>
              <w:adjustRightInd w:val="0"/>
              <w:spacing w:line="240" w:lineRule="atLeast"/>
              <w:jc w:val="both"/>
              <w:rPr>
                <w:rFonts w:eastAsia="DFKai-SB"/>
                <w:color w:val="000000" w:themeColor="text1"/>
              </w:rPr>
            </w:pPr>
            <w:r w:rsidRPr="002F2105">
              <w:rPr>
                <w:rFonts w:eastAsia="DFKai-SB" w:hint="eastAsia"/>
                <w:color w:val="000000" w:themeColor="text1"/>
              </w:rPr>
              <w:t>近三年內是否有執行非國科會補助之其他</w:t>
            </w:r>
            <w:r w:rsidRPr="002F2105">
              <w:rPr>
                <w:rFonts w:eastAsia="DFKai-SB"/>
                <w:color w:val="000000" w:themeColor="text1"/>
              </w:rPr>
              <w:t>(</w:t>
            </w:r>
            <w:r w:rsidRPr="002F2105">
              <w:rPr>
                <w:rFonts w:eastAsia="DFKai-SB" w:hint="eastAsia"/>
                <w:color w:val="000000" w:themeColor="text1"/>
              </w:rPr>
              <w:t>含國內外、大陸地區及港澳</w:t>
            </w:r>
            <w:r w:rsidRPr="002F2105">
              <w:rPr>
                <w:rFonts w:eastAsia="DFKai-SB"/>
                <w:color w:val="000000" w:themeColor="text1"/>
              </w:rPr>
              <w:t>)</w:t>
            </w:r>
            <w:r w:rsidRPr="002F2105">
              <w:rPr>
                <w:rFonts w:eastAsia="DFKai-SB" w:hint="eastAsia"/>
                <w:color w:val="000000" w:themeColor="text1"/>
              </w:rPr>
              <w:t>計畫</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否；</w:t>
            </w:r>
            <w:r w:rsidRPr="002F2105">
              <w:rPr>
                <w:rFonts w:eastAsia="DFKai-SB"/>
                <w:color w:val="000000" w:themeColor="text1"/>
              </w:rPr>
              <w:sym w:font="Wingdings" w:char="00A8"/>
            </w:r>
            <w:r w:rsidRPr="002F2105">
              <w:rPr>
                <w:rFonts w:eastAsia="DFKai-SB" w:hint="eastAsia"/>
                <w:color w:val="000000" w:themeColor="text1"/>
              </w:rPr>
              <w:t>是，請務必填寫於</w:t>
            </w:r>
            <w:r w:rsidRPr="002F2105">
              <w:rPr>
                <w:rFonts w:eastAsia="DFKai-SB"/>
                <w:color w:val="000000" w:themeColor="text1"/>
              </w:rPr>
              <w:t>CM14-1</w:t>
            </w:r>
          </w:p>
        </w:tc>
      </w:tr>
      <w:tr w:rsidR="002F2105" w:rsidRPr="002F2105" w14:paraId="4236B4DC" w14:textId="77777777" w:rsidTr="002F2274">
        <w:trPr>
          <w:trHeight w:val="65"/>
          <w:jc w:val="center"/>
        </w:trPr>
        <w:tc>
          <w:tcPr>
            <w:tcW w:w="10937" w:type="dxa"/>
            <w:gridSpan w:val="10"/>
            <w:tcBorders>
              <w:top w:val="nil"/>
              <w:left w:val="single" w:sz="12" w:space="0" w:color="auto"/>
              <w:bottom w:val="single" w:sz="8" w:space="0" w:color="auto"/>
              <w:right w:val="single" w:sz="12" w:space="0" w:color="auto"/>
            </w:tcBorders>
            <w:vAlign w:val="center"/>
          </w:tcPr>
          <w:p w14:paraId="2ACE2A3A" w14:textId="77777777" w:rsidR="00733B3F" w:rsidRPr="002F2105" w:rsidRDefault="00733B3F" w:rsidP="002F2274">
            <w:pPr>
              <w:tabs>
                <w:tab w:val="left" w:pos="4652"/>
              </w:tabs>
              <w:adjustRightInd w:val="0"/>
              <w:spacing w:line="240" w:lineRule="atLeast"/>
              <w:jc w:val="both"/>
              <w:rPr>
                <w:rFonts w:eastAsia="DFKai-SB"/>
                <w:color w:val="000000" w:themeColor="text1"/>
                <w:sz w:val="20"/>
                <w:szCs w:val="20"/>
              </w:rPr>
            </w:pPr>
            <w:r w:rsidRPr="002F2105">
              <w:rPr>
                <w:rFonts w:eastAsia="DFKai-SB" w:hint="eastAsia"/>
                <w:color w:val="000000" w:themeColor="text1"/>
              </w:rPr>
              <w:t>本計畫是否為國際合作研究</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否</w:t>
            </w:r>
            <w:r w:rsidRPr="002F2105">
              <w:rPr>
                <w:rFonts w:eastAsia="DFKai-SB" w:hint="eastAsia"/>
                <w:color w:val="000000" w:themeColor="text1"/>
                <w:sz w:val="20"/>
              </w:rPr>
              <w:t>；</w:t>
            </w:r>
            <w:r w:rsidRPr="002F2105">
              <w:rPr>
                <w:rFonts w:eastAsia="DFKai-SB"/>
                <w:color w:val="000000" w:themeColor="text1"/>
              </w:rPr>
              <w:sym w:font="Wingdings" w:char="00A8"/>
            </w:r>
            <w:r w:rsidRPr="002F2105">
              <w:rPr>
                <w:rFonts w:eastAsia="DFKai-SB" w:hint="eastAsia"/>
                <w:color w:val="000000" w:themeColor="text1"/>
              </w:rPr>
              <w:t>是，合作國家：</w:t>
            </w:r>
            <w:r w:rsidRPr="002F2105">
              <w:rPr>
                <w:rFonts w:eastAsia="DFKai-SB"/>
                <w:color w:val="000000" w:themeColor="text1"/>
                <w:sz w:val="20"/>
                <w:u w:val="single"/>
              </w:rPr>
              <w:t xml:space="preserve">          </w:t>
            </w:r>
            <w:r w:rsidRPr="002F2105">
              <w:rPr>
                <w:rFonts w:eastAsia="DFKai-SB" w:hint="eastAsia"/>
                <w:color w:val="000000" w:themeColor="text1"/>
                <w:sz w:val="20"/>
              </w:rPr>
              <w:t>，</w:t>
            </w:r>
            <w:r w:rsidRPr="002F2105">
              <w:rPr>
                <w:rFonts w:eastAsia="DFKai-SB" w:hint="eastAsia"/>
                <w:color w:val="000000" w:themeColor="text1"/>
              </w:rPr>
              <w:t>請加填表</w:t>
            </w:r>
            <w:r w:rsidRPr="002F2105">
              <w:rPr>
                <w:rFonts w:eastAsia="DFKai-SB"/>
                <w:color w:val="000000" w:themeColor="text1"/>
                <w:u w:val="single"/>
              </w:rPr>
              <w:t>IM01~IM03</w:t>
            </w:r>
          </w:p>
        </w:tc>
      </w:tr>
      <w:tr w:rsidR="002F2105" w:rsidRPr="002F2105" w14:paraId="70AFADE9" w14:textId="77777777" w:rsidTr="002F2274">
        <w:trPr>
          <w:trHeight w:val="178"/>
          <w:jc w:val="center"/>
        </w:trPr>
        <w:tc>
          <w:tcPr>
            <w:tcW w:w="10937" w:type="dxa"/>
            <w:gridSpan w:val="10"/>
            <w:tcBorders>
              <w:top w:val="single" w:sz="8" w:space="0" w:color="auto"/>
              <w:left w:val="single" w:sz="12" w:space="0" w:color="auto"/>
              <w:bottom w:val="single" w:sz="8" w:space="0" w:color="auto"/>
              <w:right w:val="single" w:sz="12" w:space="0" w:color="auto"/>
            </w:tcBorders>
            <w:vAlign w:val="center"/>
          </w:tcPr>
          <w:p w14:paraId="47C521D4" w14:textId="77777777" w:rsidR="00733B3F" w:rsidRPr="002F2105" w:rsidRDefault="00733B3F" w:rsidP="002F2274">
            <w:pPr>
              <w:tabs>
                <w:tab w:val="left" w:pos="4652"/>
              </w:tabs>
              <w:adjustRightInd w:val="0"/>
              <w:spacing w:line="240" w:lineRule="atLeast"/>
              <w:jc w:val="both"/>
              <w:rPr>
                <w:rFonts w:eastAsia="DFKai-SB"/>
                <w:color w:val="000000" w:themeColor="text1"/>
                <w:sz w:val="20"/>
                <w:szCs w:val="20"/>
              </w:rPr>
            </w:pPr>
            <w:r w:rsidRPr="002F2105">
              <w:rPr>
                <w:rFonts w:eastAsia="DFKai-SB" w:hint="eastAsia"/>
                <w:color w:val="000000" w:themeColor="text1"/>
              </w:rPr>
              <w:t>本計畫是否申請海洋研究船</w:t>
            </w:r>
            <w:r w:rsidRPr="002F2105">
              <w:rPr>
                <w:rFonts w:eastAsia="DFKai-SB"/>
                <w:color w:val="000000" w:themeColor="text1"/>
                <w:sz w:val="20"/>
                <w:szCs w:val="20"/>
              </w:rPr>
              <w:t xml:space="preserve">  </w:t>
            </w:r>
            <w:r w:rsidRPr="002F2105">
              <w:rPr>
                <w:rFonts w:eastAsia="DFKai-SB"/>
                <w:color w:val="000000" w:themeColor="text1"/>
              </w:rPr>
              <w:sym w:font="Wingdings" w:char="00A8"/>
            </w:r>
            <w:r w:rsidRPr="002F2105">
              <w:rPr>
                <w:rFonts w:eastAsia="DFKai-SB" w:hint="eastAsia"/>
                <w:color w:val="000000" w:themeColor="text1"/>
              </w:rPr>
              <w:t>否；</w:t>
            </w:r>
            <w:r w:rsidRPr="002F2105">
              <w:rPr>
                <w:rFonts w:eastAsia="DFKai-SB"/>
                <w:color w:val="000000" w:themeColor="text1"/>
              </w:rPr>
              <w:sym w:font="Wingdings" w:char="00A8"/>
            </w:r>
            <w:r w:rsidRPr="002F2105">
              <w:rPr>
                <w:rFonts w:eastAsia="DFKai-SB" w:hint="eastAsia"/>
                <w:color w:val="000000" w:themeColor="text1"/>
              </w:rPr>
              <w:t>是，請務必填寫表</w:t>
            </w:r>
            <w:r w:rsidRPr="002F2105">
              <w:rPr>
                <w:rFonts w:eastAsia="DFKai-SB"/>
                <w:color w:val="000000" w:themeColor="text1"/>
                <w:u w:val="single"/>
              </w:rPr>
              <w:t>CM15</w:t>
            </w:r>
          </w:p>
        </w:tc>
      </w:tr>
      <w:tr w:rsidR="002F2105" w:rsidRPr="002F2105" w14:paraId="55754A8C" w14:textId="77777777" w:rsidTr="002F2274">
        <w:trPr>
          <w:trHeight w:val="178"/>
          <w:jc w:val="center"/>
        </w:trPr>
        <w:tc>
          <w:tcPr>
            <w:tcW w:w="10937" w:type="dxa"/>
            <w:gridSpan w:val="10"/>
            <w:tcBorders>
              <w:top w:val="single" w:sz="8" w:space="0" w:color="auto"/>
              <w:left w:val="single" w:sz="12" w:space="0" w:color="auto"/>
              <w:bottom w:val="single" w:sz="8" w:space="0" w:color="auto"/>
              <w:right w:val="single" w:sz="12" w:space="0" w:color="auto"/>
            </w:tcBorders>
            <w:vAlign w:val="center"/>
          </w:tcPr>
          <w:p w14:paraId="1EAFB311" w14:textId="77777777" w:rsidR="00733B3F" w:rsidRPr="002F2105" w:rsidRDefault="00733B3F" w:rsidP="002F2274">
            <w:pPr>
              <w:tabs>
                <w:tab w:val="left" w:pos="4652"/>
              </w:tabs>
              <w:adjustRightInd w:val="0"/>
              <w:spacing w:line="240" w:lineRule="atLeast"/>
              <w:jc w:val="both"/>
              <w:rPr>
                <w:rFonts w:eastAsia="DFKai-SB"/>
                <w:color w:val="000000" w:themeColor="text1"/>
              </w:rPr>
            </w:pPr>
            <w:r w:rsidRPr="002F2105">
              <w:rPr>
                <w:rFonts w:eastAsia="DFKai-SB" w:hint="eastAsia"/>
                <w:color w:val="000000" w:themeColor="text1"/>
              </w:rPr>
              <w:t>本計畫是否申請高效能計算資源</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否；</w:t>
            </w:r>
            <w:r w:rsidRPr="002F2105">
              <w:rPr>
                <w:rFonts w:eastAsia="DFKai-SB"/>
                <w:color w:val="000000" w:themeColor="text1"/>
              </w:rPr>
              <w:sym w:font="Wingdings" w:char="00A8"/>
            </w:r>
            <w:r w:rsidRPr="002F2105">
              <w:rPr>
                <w:rFonts w:eastAsia="DFKai-SB" w:hint="eastAsia"/>
                <w:color w:val="000000" w:themeColor="text1"/>
              </w:rPr>
              <w:t>是，請另於國網中心網站進行申請</w:t>
            </w:r>
            <w:r w:rsidRPr="002F2105">
              <w:rPr>
                <w:rFonts w:eastAsia="DFKai-SB"/>
                <w:color w:val="000000" w:themeColor="text1"/>
              </w:rPr>
              <w:t>(https://rac.nchc.org.tw)</w:t>
            </w:r>
          </w:p>
        </w:tc>
      </w:tr>
      <w:tr w:rsidR="002F2105" w:rsidRPr="002F2105" w14:paraId="3C1898BF" w14:textId="77777777" w:rsidTr="002F2274">
        <w:trPr>
          <w:trHeight w:val="567"/>
          <w:jc w:val="center"/>
        </w:trPr>
        <w:tc>
          <w:tcPr>
            <w:tcW w:w="10937" w:type="dxa"/>
            <w:gridSpan w:val="10"/>
            <w:tcBorders>
              <w:top w:val="single" w:sz="8" w:space="0" w:color="auto"/>
              <w:left w:val="single" w:sz="12" w:space="0" w:color="auto"/>
              <w:bottom w:val="single" w:sz="6" w:space="0" w:color="auto"/>
              <w:right w:val="single" w:sz="12" w:space="0" w:color="auto"/>
            </w:tcBorders>
            <w:vAlign w:val="center"/>
          </w:tcPr>
          <w:p w14:paraId="0FB9BF9E" w14:textId="77777777" w:rsidR="00733B3F" w:rsidRPr="002F2105" w:rsidRDefault="00733B3F" w:rsidP="002F2274">
            <w:pPr>
              <w:pStyle w:val="CommentText"/>
              <w:spacing w:line="240" w:lineRule="atLeast"/>
              <w:rPr>
                <w:rFonts w:ascii="Times New Roman" w:eastAsia="DFKai-SB" w:hAnsi="Times New Roman"/>
                <w:color w:val="000000" w:themeColor="text1"/>
                <w:szCs w:val="24"/>
              </w:rPr>
            </w:pPr>
            <w:r w:rsidRPr="002F2105">
              <w:rPr>
                <w:rFonts w:ascii="Times New Roman" w:eastAsia="DFKai-SB" w:hAnsi="Times New Roman"/>
                <w:color w:val="000000" w:themeColor="text1"/>
                <w:szCs w:val="24"/>
              </w:rPr>
              <w:t>1.</w:t>
            </w:r>
            <w:r w:rsidRPr="002F2105">
              <w:rPr>
                <w:rFonts w:ascii="Times New Roman" w:eastAsia="DFKai-SB" w:hAnsi="Times New Roman" w:hint="eastAsia"/>
                <w:color w:val="000000" w:themeColor="text1"/>
                <w:szCs w:val="24"/>
              </w:rPr>
              <w:t>本計畫是否有進行下列實驗</w:t>
            </w:r>
            <w:r w:rsidRPr="002F2105">
              <w:rPr>
                <w:rFonts w:ascii="Times New Roman" w:eastAsia="DFKai-SB" w:hAnsi="Times New Roman"/>
                <w:color w:val="000000" w:themeColor="text1"/>
                <w:szCs w:val="24"/>
              </w:rPr>
              <w:t>/</w:t>
            </w:r>
            <w:r w:rsidRPr="002F2105">
              <w:rPr>
                <w:rFonts w:ascii="Times New Roman" w:eastAsia="DFKai-SB" w:hAnsi="Times New Roman" w:hint="eastAsia"/>
                <w:color w:val="000000" w:themeColor="text1"/>
                <w:szCs w:val="24"/>
              </w:rPr>
              <w:t>研究：（勾選下列任一項，須附相關實驗</w:t>
            </w:r>
            <w:r w:rsidRPr="002F2105">
              <w:rPr>
                <w:rFonts w:ascii="Times New Roman" w:eastAsia="DFKai-SB" w:hAnsi="Times New Roman"/>
                <w:color w:val="000000" w:themeColor="text1"/>
                <w:szCs w:val="24"/>
              </w:rPr>
              <w:t>/</w:t>
            </w:r>
            <w:r w:rsidRPr="002F2105">
              <w:rPr>
                <w:rFonts w:ascii="Times New Roman" w:eastAsia="DFKai-SB" w:hAnsi="Times New Roman" w:hint="eastAsia"/>
                <w:color w:val="000000" w:themeColor="text1"/>
                <w:szCs w:val="24"/>
              </w:rPr>
              <w:t>研究同意文件）</w:t>
            </w:r>
          </w:p>
          <w:p w14:paraId="63F8D34F" w14:textId="77777777" w:rsidR="00733B3F" w:rsidRPr="002F2105" w:rsidRDefault="00733B3F" w:rsidP="002F2274">
            <w:pPr>
              <w:spacing w:line="240" w:lineRule="atLeast"/>
              <w:rPr>
                <w:rFonts w:eastAsia="DFKai-SB"/>
                <w:color w:val="000000" w:themeColor="text1"/>
              </w:rPr>
            </w:pPr>
            <w:r w:rsidRPr="002F2105">
              <w:rPr>
                <w:rFonts w:eastAsia="DFKai-SB"/>
                <w:color w:val="000000" w:themeColor="text1"/>
              </w:rPr>
              <w:sym w:font="Wingdings" w:char="F0A8"/>
            </w:r>
            <w:r w:rsidRPr="002F2105">
              <w:rPr>
                <w:rFonts w:eastAsia="DFKai-SB" w:hint="eastAsia"/>
                <w:color w:val="000000" w:themeColor="text1"/>
              </w:rPr>
              <w:t>人體試驗</w:t>
            </w:r>
            <w:r w:rsidRPr="002F2105">
              <w:rPr>
                <w:rFonts w:eastAsia="DFKai-SB"/>
                <w:color w:val="000000" w:themeColor="text1"/>
              </w:rPr>
              <w:t>/</w:t>
            </w:r>
            <w:r w:rsidRPr="002F2105">
              <w:rPr>
                <w:rFonts w:eastAsia="DFKai-SB" w:hint="eastAsia"/>
                <w:color w:val="000000" w:themeColor="text1"/>
              </w:rPr>
              <w:t>人體檢體</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color w:val="000000" w:themeColor="text1"/>
              </w:rPr>
              <w:sym w:font="Wingdings" w:char="F0A8"/>
            </w:r>
            <w:r w:rsidRPr="002F2105">
              <w:rPr>
                <w:rFonts w:eastAsia="DFKai-SB" w:hint="eastAsia"/>
                <w:color w:val="000000" w:themeColor="text1"/>
              </w:rPr>
              <w:t>人類胚胎</w:t>
            </w:r>
            <w:r w:rsidRPr="002F2105">
              <w:rPr>
                <w:rFonts w:eastAsia="DFKai-SB"/>
                <w:color w:val="000000" w:themeColor="text1"/>
              </w:rPr>
              <w:t>/</w:t>
            </w:r>
            <w:r w:rsidRPr="002F2105">
              <w:rPr>
                <w:rFonts w:eastAsia="DFKai-SB" w:hint="eastAsia"/>
                <w:color w:val="000000" w:themeColor="text1"/>
              </w:rPr>
              <w:t>人類胚胎幹細胞</w:t>
            </w:r>
            <w:r w:rsidRPr="002F2105">
              <w:rPr>
                <w:rFonts w:eastAsia="DFKai-SB"/>
                <w:color w:val="000000" w:themeColor="text1"/>
                <w:sz w:val="20"/>
              </w:rPr>
              <w:t xml:space="preserve">  </w:t>
            </w:r>
            <w:r w:rsidRPr="002F2105">
              <w:rPr>
                <w:rFonts w:eastAsia="DFKai-SB"/>
                <w:color w:val="000000" w:themeColor="text1"/>
              </w:rPr>
              <w:sym w:font="Wingdings" w:char="F0A8"/>
            </w:r>
            <w:r w:rsidRPr="002F2105">
              <w:rPr>
                <w:rFonts w:eastAsia="DFKai-SB"/>
                <w:color w:val="000000" w:themeColor="text1"/>
              </w:rPr>
              <w:t>基因重組實驗</w:t>
            </w:r>
            <w:r w:rsidRPr="002F2105">
              <w:rPr>
                <w:rFonts w:eastAsia="DFKai-SB"/>
                <w:color w:val="000000" w:themeColor="text1"/>
              </w:rPr>
              <w:t xml:space="preserve">  </w:t>
            </w:r>
            <w:r w:rsidRPr="002F2105">
              <w:rPr>
                <w:rFonts w:eastAsia="DFKai-SB"/>
                <w:color w:val="000000" w:themeColor="text1"/>
              </w:rPr>
              <w:sym w:font="Wingdings" w:char="F0A8"/>
            </w:r>
            <w:r w:rsidRPr="002F2105">
              <w:rPr>
                <w:rFonts w:eastAsia="DFKai-SB" w:hint="eastAsia"/>
                <w:color w:val="000000" w:themeColor="text1"/>
              </w:rPr>
              <w:t>基因轉殖田間試驗</w:t>
            </w:r>
            <w:r w:rsidRPr="002F2105">
              <w:rPr>
                <w:rFonts w:eastAsia="DFKai-SB"/>
                <w:color w:val="000000" w:themeColor="text1"/>
              </w:rPr>
              <w:t xml:space="preserve">  </w:t>
            </w:r>
            <w:r w:rsidRPr="002F2105">
              <w:rPr>
                <w:rFonts w:eastAsia="DFKai-SB"/>
                <w:color w:val="000000" w:themeColor="text1"/>
              </w:rPr>
              <w:sym w:font="Wingdings" w:char="F0A8"/>
            </w:r>
            <w:r w:rsidRPr="002F2105">
              <w:rPr>
                <w:rFonts w:eastAsia="DFKai-SB" w:hint="eastAsia"/>
                <w:color w:val="000000" w:themeColor="text1"/>
              </w:rPr>
              <w:t>第二級以上感染性生物材料</w:t>
            </w:r>
            <w:r w:rsidRPr="002F2105">
              <w:rPr>
                <w:rFonts w:eastAsia="DFKai-SB"/>
                <w:color w:val="000000" w:themeColor="text1"/>
              </w:rPr>
              <w:t xml:space="preserve"> </w:t>
            </w:r>
            <w:r w:rsidRPr="002F2105">
              <w:rPr>
                <w:rFonts w:eastAsia="DFKai-SB"/>
                <w:color w:val="000000" w:themeColor="text1"/>
                <w:sz w:val="16"/>
              </w:rPr>
              <w:t xml:space="preserve"> </w:t>
            </w:r>
            <w:r w:rsidRPr="002F2105">
              <w:rPr>
                <w:rFonts w:eastAsia="DFKai-SB"/>
                <w:color w:val="000000" w:themeColor="text1"/>
              </w:rPr>
              <w:sym w:font="Wingdings" w:char="F0A8"/>
            </w:r>
            <w:r w:rsidRPr="002F2105">
              <w:rPr>
                <w:rFonts w:eastAsia="DFKai-SB"/>
                <w:color w:val="000000" w:themeColor="text1"/>
              </w:rPr>
              <w:t>動物實驗</w:t>
            </w:r>
            <w:r w:rsidRPr="002F2105">
              <w:rPr>
                <w:rFonts w:eastAsia="DFKai-SB"/>
                <w:color w:val="000000" w:themeColor="text1"/>
              </w:rPr>
              <w:t>(</w:t>
            </w:r>
            <w:r w:rsidRPr="002F2105">
              <w:rPr>
                <w:rFonts w:eastAsia="DFKai-SB" w:hint="eastAsia"/>
                <w:color w:val="000000" w:themeColor="text1"/>
              </w:rPr>
              <w:t>須同時加附動物實驗倫理</w:t>
            </w:r>
            <w:r w:rsidRPr="002F2105">
              <w:rPr>
                <w:rFonts w:eastAsia="DFKai-SB"/>
                <w:color w:val="000000" w:themeColor="text1"/>
              </w:rPr>
              <w:t>3R</w:t>
            </w:r>
            <w:r w:rsidRPr="002F2105">
              <w:rPr>
                <w:rFonts w:eastAsia="DFKai-SB" w:hint="eastAsia"/>
                <w:color w:val="000000" w:themeColor="text1"/>
              </w:rPr>
              <w:t>說明</w:t>
            </w:r>
            <w:r w:rsidRPr="002F2105">
              <w:rPr>
                <w:rFonts w:eastAsia="DFKai-SB"/>
                <w:color w:val="000000" w:themeColor="text1"/>
              </w:rPr>
              <w:t>)</w:t>
            </w:r>
          </w:p>
          <w:p w14:paraId="5BCF5F68" w14:textId="77777777" w:rsidR="00733B3F" w:rsidRPr="002F2105" w:rsidRDefault="00733B3F" w:rsidP="002F2274">
            <w:pPr>
              <w:spacing w:line="240" w:lineRule="atLeast"/>
              <w:rPr>
                <w:rFonts w:eastAsia="DFKai-SB"/>
                <w:color w:val="000000" w:themeColor="text1"/>
              </w:rPr>
            </w:pPr>
            <w:r w:rsidRPr="002F2105">
              <w:rPr>
                <w:rFonts w:eastAsia="DFKai-SB"/>
                <w:color w:val="000000" w:themeColor="text1"/>
              </w:rPr>
              <w:t>2.</w:t>
            </w:r>
            <w:r w:rsidRPr="002F2105">
              <w:rPr>
                <w:rFonts w:eastAsia="DFKai-SB" w:hint="eastAsia"/>
                <w:color w:val="000000" w:themeColor="text1"/>
              </w:rPr>
              <w:t>本計畫是否為人文處行為科學研究計畫</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是</w:t>
            </w:r>
            <w:r w:rsidRPr="002F2105">
              <w:rPr>
                <w:rFonts w:eastAsia="DFKai-SB"/>
                <w:color w:val="000000" w:themeColor="text1"/>
              </w:rPr>
              <w:t>(</w:t>
            </w:r>
            <w:r w:rsidRPr="002F2105">
              <w:rPr>
                <w:rFonts w:eastAsia="DFKai-SB" w:hint="eastAsia"/>
                <w:color w:val="000000" w:themeColor="text1"/>
              </w:rPr>
              <w:t>請檢附已送研究倫理審查之證明文件</w:t>
            </w:r>
            <w:r w:rsidRPr="002F2105">
              <w:rPr>
                <w:rFonts w:eastAsia="DFKai-SB"/>
                <w:color w:val="000000" w:themeColor="text1"/>
              </w:rPr>
              <w:t>)</w:t>
            </w:r>
            <w:r w:rsidRPr="002F2105">
              <w:rPr>
                <w:rFonts w:eastAsia="DFKai-SB" w:hint="eastAsia"/>
                <w:color w:val="000000" w:themeColor="text1"/>
                <w:sz w:val="20"/>
              </w:rPr>
              <w:t>；</w:t>
            </w:r>
            <w:r w:rsidRPr="002F2105">
              <w:rPr>
                <w:rFonts w:eastAsia="DFKai-SB"/>
                <w:color w:val="000000" w:themeColor="text1"/>
                <w:sz w:val="20"/>
              </w:rPr>
              <w:t xml:space="preserve">  </w:t>
            </w:r>
            <w:r w:rsidRPr="002F2105">
              <w:rPr>
                <w:rFonts w:eastAsia="DFKai-SB"/>
                <w:color w:val="000000" w:themeColor="text1"/>
              </w:rPr>
              <w:sym w:font="Wingdings" w:char="00A8"/>
            </w:r>
            <w:r w:rsidRPr="002F2105">
              <w:rPr>
                <w:rFonts w:eastAsia="DFKai-SB" w:hint="eastAsia"/>
                <w:color w:val="000000" w:themeColor="text1"/>
              </w:rPr>
              <w:t>否</w:t>
            </w:r>
          </w:p>
          <w:p w14:paraId="3D8BED3A" w14:textId="77777777" w:rsidR="00733B3F" w:rsidRPr="002F2105" w:rsidRDefault="00733B3F" w:rsidP="002F2274">
            <w:pPr>
              <w:spacing w:line="240" w:lineRule="atLeast"/>
              <w:rPr>
                <w:rFonts w:eastAsia="DFKai-SB"/>
                <w:color w:val="000000" w:themeColor="text1"/>
                <w:u w:val="single"/>
              </w:rPr>
            </w:pPr>
            <w:r w:rsidRPr="002F2105">
              <w:rPr>
                <w:rFonts w:eastAsia="DFKai-SB"/>
                <w:color w:val="000000" w:themeColor="text1"/>
              </w:rPr>
              <w:t>3.</w:t>
            </w:r>
            <w:r w:rsidRPr="002F2105">
              <w:rPr>
                <w:rFonts w:eastAsia="DFKai-SB" w:hint="eastAsia"/>
                <w:color w:val="000000" w:themeColor="text1"/>
              </w:rPr>
              <w:t>本計畫是否為臨床試驗研究計畫</w:t>
            </w:r>
            <w:r w:rsidRPr="002F2105">
              <w:rPr>
                <w:rFonts w:eastAsia="DFKai-SB"/>
                <w:color w:val="000000" w:themeColor="text1"/>
              </w:rPr>
              <w:t xml:space="preserve"> </w:t>
            </w:r>
            <w:r w:rsidRPr="002F2105">
              <w:rPr>
                <w:rFonts w:eastAsia="DFKai-SB"/>
                <w:color w:val="000000" w:themeColor="text1"/>
              </w:rPr>
              <w:sym w:font="Wingdings" w:char="00A8"/>
            </w:r>
            <w:r w:rsidRPr="002F2105">
              <w:rPr>
                <w:rFonts w:eastAsia="DFKai-SB" w:hint="eastAsia"/>
                <w:color w:val="000000" w:themeColor="text1"/>
              </w:rPr>
              <w:t>是</w:t>
            </w:r>
            <w:r w:rsidRPr="002F2105">
              <w:rPr>
                <w:rFonts w:eastAsia="DFKai-SB"/>
                <w:color w:val="000000" w:themeColor="text1"/>
              </w:rPr>
              <w:t>(</w:t>
            </w:r>
            <w:r w:rsidRPr="002F2105">
              <w:rPr>
                <w:rFonts w:eastAsia="DFKai-SB" w:hint="eastAsia"/>
                <w:color w:val="000000" w:themeColor="text1"/>
              </w:rPr>
              <w:t>請增填性別分析檢核表</w:t>
            </w:r>
            <w:r w:rsidRPr="002F2105">
              <w:rPr>
                <w:rFonts w:eastAsia="DFKai-SB"/>
                <w:color w:val="000000" w:themeColor="text1"/>
                <w:u w:val="single"/>
              </w:rPr>
              <w:t>CM16</w:t>
            </w:r>
            <w:r w:rsidRPr="002F2105">
              <w:rPr>
                <w:rFonts w:eastAsia="DFKai-SB"/>
                <w:color w:val="000000" w:themeColor="text1"/>
              </w:rPr>
              <w:t>)</w:t>
            </w:r>
            <w:r w:rsidRPr="002F2105">
              <w:rPr>
                <w:rFonts w:eastAsia="DFKai-SB" w:hint="eastAsia"/>
                <w:color w:val="000000" w:themeColor="text1"/>
                <w:sz w:val="20"/>
              </w:rPr>
              <w:t>；</w:t>
            </w:r>
            <w:r w:rsidRPr="002F2105">
              <w:rPr>
                <w:rFonts w:eastAsia="DFKai-SB"/>
                <w:color w:val="000000" w:themeColor="text1"/>
                <w:sz w:val="20"/>
              </w:rPr>
              <w:t xml:space="preserve">  </w:t>
            </w:r>
            <w:r w:rsidRPr="002F2105">
              <w:rPr>
                <w:rFonts w:eastAsia="DFKai-SB"/>
                <w:color w:val="000000" w:themeColor="text1"/>
              </w:rPr>
              <w:sym w:font="Wingdings" w:char="00A8"/>
            </w:r>
            <w:r w:rsidRPr="002F2105">
              <w:rPr>
                <w:rFonts w:eastAsia="DFKai-SB" w:hint="eastAsia"/>
                <w:color w:val="000000" w:themeColor="text1"/>
              </w:rPr>
              <w:t>否</w:t>
            </w:r>
          </w:p>
        </w:tc>
      </w:tr>
      <w:tr w:rsidR="002F2105" w:rsidRPr="002F2105" w14:paraId="5C56C8F0" w14:textId="77777777" w:rsidTr="002F2274">
        <w:trPr>
          <w:trHeight w:val="495"/>
          <w:jc w:val="center"/>
        </w:trPr>
        <w:tc>
          <w:tcPr>
            <w:tcW w:w="2345" w:type="dxa"/>
            <w:gridSpan w:val="2"/>
            <w:tcBorders>
              <w:top w:val="nil"/>
              <w:left w:val="single" w:sz="12" w:space="0" w:color="auto"/>
              <w:bottom w:val="single" w:sz="6" w:space="0" w:color="auto"/>
              <w:right w:val="single" w:sz="6" w:space="0" w:color="auto"/>
            </w:tcBorders>
            <w:vAlign w:val="center"/>
          </w:tcPr>
          <w:p w14:paraId="16A8A697"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計畫連絡人</w:t>
            </w:r>
          </w:p>
        </w:tc>
        <w:tc>
          <w:tcPr>
            <w:tcW w:w="8592" w:type="dxa"/>
            <w:gridSpan w:val="8"/>
            <w:tcBorders>
              <w:top w:val="nil"/>
              <w:left w:val="single" w:sz="6" w:space="0" w:color="auto"/>
              <w:bottom w:val="single" w:sz="6" w:space="0" w:color="auto"/>
              <w:right w:val="single" w:sz="12" w:space="0" w:color="auto"/>
            </w:tcBorders>
            <w:vAlign w:val="center"/>
          </w:tcPr>
          <w:p w14:paraId="5F0BA21B" w14:textId="77777777" w:rsidR="00733B3F" w:rsidRPr="002F2105" w:rsidRDefault="00733B3F" w:rsidP="002F2274">
            <w:pPr>
              <w:adjustRightInd w:val="0"/>
              <w:spacing w:line="240" w:lineRule="atLeast"/>
              <w:jc w:val="both"/>
              <w:rPr>
                <w:rFonts w:eastAsia="DFKai-SB"/>
                <w:color w:val="000000" w:themeColor="text1"/>
                <w:sz w:val="20"/>
                <w:szCs w:val="20"/>
              </w:rPr>
            </w:pPr>
            <w:r w:rsidRPr="002F2105">
              <w:rPr>
                <w:rFonts w:eastAsia="DFKai-SB" w:hint="eastAsia"/>
                <w:color w:val="000000" w:themeColor="text1"/>
              </w:rPr>
              <w:t>姓名</w:t>
            </w:r>
            <w:r w:rsidRPr="002F2105">
              <w:rPr>
                <w:rFonts w:eastAsia="DFKai-SB" w:hint="eastAsia"/>
                <w:color w:val="000000" w:themeColor="text1"/>
                <w:sz w:val="20"/>
              </w:rPr>
              <w:t>：</w:t>
            </w:r>
            <w:r w:rsidRPr="002F2105">
              <w:rPr>
                <w:rFonts w:eastAsia="DFKai-SB"/>
                <w:color w:val="000000" w:themeColor="text1"/>
                <w:sz w:val="20"/>
                <w:u w:val="single"/>
              </w:rPr>
              <w:t xml:space="preserve">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電話</w:t>
            </w:r>
            <w:r w:rsidRPr="002F2105">
              <w:rPr>
                <w:rFonts w:eastAsia="DFKai-SB" w:hint="eastAsia"/>
                <w:color w:val="000000" w:themeColor="text1"/>
                <w:sz w:val="20"/>
              </w:rPr>
              <w:t>：</w:t>
            </w:r>
            <w:r w:rsidRPr="002F2105">
              <w:rPr>
                <w:rFonts w:eastAsia="DFKai-SB"/>
                <w:color w:val="000000" w:themeColor="text1"/>
                <w:sz w:val="20"/>
              </w:rPr>
              <w:t>(</w:t>
            </w:r>
            <w:r w:rsidRPr="002F2105">
              <w:rPr>
                <w:rFonts w:eastAsia="DFKai-SB" w:hint="eastAsia"/>
                <w:color w:val="000000" w:themeColor="text1"/>
              </w:rPr>
              <w:t>公</w:t>
            </w:r>
            <w:r w:rsidRPr="002F2105">
              <w:rPr>
                <w:rFonts w:eastAsia="DFKai-SB"/>
                <w:color w:val="000000" w:themeColor="text1"/>
                <w:sz w:val="20"/>
              </w:rPr>
              <w:t>)</w:t>
            </w:r>
            <w:r w:rsidRPr="002F2105">
              <w:rPr>
                <w:rFonts w:eastAsia="DFKai-SB"/>
                <w:color w:val="000000" w:themeColor="text1"/>
                <w:sz w:val="20"/>
                <w:u w:val="single"/>
              </w:rPr>
              <w:t xml:space="preserve">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color w:val="000000" w:themeColor="text1"/>
                <w:sz w:val="20"/>
              </w:rPr>
              <w:t>(</w:t>
            </w:r>
            <w:r w:rsidRPr="002F2105">
              <w:rPr>
                <w:rFonts w:eastAsia="DFKai-SB" w:hint="eastAsia"/>
                <w:color w:val="000000" w:themeColor="text1"/>
              </w:rPr>
              <w:t>宅</w:t>
            </w:r>
            <w:r w:rsidRPr="002F2105">
              <w:rPr>
                <w:rFonts w:eastAsia="DFKai-SB"/>
                <w:color w:val="000000" w:themeColor="text1"/>
              </w:rPr>
              <w:t>/</w:t>
            </w:r>
            <w:r w:rsidRPr="002F2105">
              <w:rPr>
                <w:rFonts w:eastAsia="DFKai-SB" w:hint="eastAsia"/>
                <w:color w:val="000000" w:themeColor="text1"/>
              </w:rPr>
              <w:t>手機</w:t>
            </w:r>
            <w:r w:rsidRPr="002F2105">
              <w:rPr>
                <w:rFonts w:eastAsia="DFKai-SB"/>
                <w:color w:val="000000" w:themeColor="text1"/>
                <w:sz w:val="20"/>
              </w:rPr>
              <w:t>)</w:t>
            </w:r>
            <w:r w:rsidRPr="002F2105">
              <w:rPr>
                <w:rFonts w:eastAsia="DFKai-SB"/>
                <w:color w:val="000000" w:themeColor="text1"/>
                <w:sz w:val="20"/>
                <w:u w:val="single"/>
              </w:rPr>
              <w:t xml:space="preserve">                   </w:t>
            </w:r>
          </w:p>
        </w:tc>
      </w:tr>
      <w:tr w:rsidR="002F2105" w:rsidRPr="002F2105" w14:paraId="406182FC" w14:textId="77777777" w:rsidTr="002F2274">
        <w:trPr>
          <w:trHeight w:val="495"/>
          <w:jc w:val="center"/>
        </w:trPr>
        <w:tc>
          <w:tcPr>
            <w:tcW w:w="2345" w:type="dxa"/>
            <w:gridSpan w:val="2"/>
            <w:tcBorders>
              <w:top w:val="single" w:sz="6" w:space="0" w:color="auto"/>
              <w:left w:val="single" w:sz="12" w:space="0" w:color="auto"/>
              <w:bottom w:val="single" w:sz="6" w:space="0" w:color="auto"/>
              <w:right w:val="single" w:sz="6" w:space="0" w:color="auto"/>
            </w:tcBorders>
            <w:vAlign w:val="center"/>
          </w:tcPr>
          <w:p w14:paraId="086784F2"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通訊地址</w:t>
            </w:r>
          </w:p>
        </w:tc>
        <w:tc>
          <w:tcPr>
            <w:tcW w:w="8592" w:type="dxa"/>
            <w:gridSpan w:val="8"/>
            <w:tcBorders>
              <w:top w:val="single" w:sz="6" w:space="0" w:color="auto"/>
              <w:left w:val="single" w:sz="6" w:space="0" w:color="auto"/>
              <w:bottom w:val="single" w:sz="6" w:space="0" w:color="auto"/>
              <w:right w:val="single" w:sz="12" w:space="0" w:color="auto"/>
            </w:tcBorders>
            <w:vAlign w:val="center"/>
          </w:tcPr>
          <w:p w14:paraId="0663DEA8" w14:textId="77777777" w:rsidR="00733B3F" w:rsidRPr="002F2105" w:rsidRDefault="00733B3F" w:rsidP="002F2274">
            <w:pPr>
              <w:adjustRightInd w:val="0"/>
              <w:spacing w:line="240" w:lineRule="atLeast"/>
              <w:jc w:val="both"/>
              <w:rPr>
                <w:rFonts w:eastAsia="DFKai-SB"/>
                <w:color w:val="000000" w:themeColor="text1"/>
                <w:sz w:val="20"/>
                <w:szCs w:val="20"/>
              </w:rPr>
            </w:pPr>
          </w:p>
        </w:tc>
      </w:tr>
      <w:tr w:rsidR="002F2105" w:rsidRPr="002F2105" w14:paraId="168F7E8A" w14:textId="77777777" w:rsidTr="002F2274">
        <w:trPr>
          <w:trHeight w:val="495"/>
          <w:jc w:val="center"/>
        </w:trPr>
        <w:tc>
          <w:tcPr>
            <w:tcW w:w="2345" w:type="dxa"/>
            <w:gridSpan w:val="2"/>
            <w:tcBorders>
              <w:top w:val="single" w:sz="6" w:space="0" w:color="auto"/>
              <w:left w:val="single" w:sz="12" w:space="0" w:color="auto"/>
              <w:bottom w:val="single" w:sz="12" w:space="0" w:color="auto"/>
              <w:right w:val="single" w:sz="6" w:space="0" w:color="auto"/>
            </w:tcBorders>
            <w:vAlign w:val="center"/>
          </w:tcPr>
          <w:p w14:paraId="77EAE0F9" w14:textId="77777777" w:rsidR="00733B3F" w:rsidRPr="002F2105" w:rsidRDefault="00733B3F" w:rsidP="002F2274">
            <w:pPr>
              <w:adjustRightInd w:val="0"/>
              <w:spacing w:line="240" w:lineRule="atLeast"/>
              <w:jc w:val="distribute"/>
              <w:rPr>
                <w:rFonts w:eastAsia="DFKai-SB"/>
                <w:color w:val="000000" w:themeColor="text1"/>
                <w:sz w:val="20"/>
                <w:szCs w:val="20"/>
              </w:rPr>
            </w:pPr>
            <w:r w:rsidRPr="002F2105">
              <w:rPr>
                <w:rFonts w:eastAsia="DFKai-SB" w:hint="eastAsia"/>
                <w:color w:val="000000" w:themeColor="text1"/>
              </w:rPr>
              <w:t>傳真號碼</w:t>
            </w:r>
          </w:p>
        </w:tc>
        <w:tc>
          <w:tcPr>
            <w:tcW w:w="2842" w:type="dxa"/>
            <w:gridSpan w:val="3"/>
            <w:tcBorders>
              <w:top w:val="single" w:sz="6" w:space="0" w:color="auto"/>
              <w:left w:val="single" w:sz="6" w:space="0" w:color="auto"/>
              <w:bottom w:val="single" w:sz="12" w:space="0" w:color="auto"/>
              <w:right w:val="single" w:sz="6" w:space="0" w:color="auto"/>
            </w:tcBorders>
            <w:vAlign w:val="center"/>
          </w:tcPr>
          <w:p w14:paraId="08C5B216" w14:textId="77777777" w:rsidR="00733B3F" w:rsidRPr="002F2105" w:rsidRDefault="00733B3F" w:rsidP="002F2274">
            <w:pPr>
              <w:pStyle w:val="CommentText"/>
              <w:spacing w:line="240" w:lineRule="atLeast"/>
              <w:ind w:firstLine="418"/>
              <w:jc w:val="both"/>
              <w:rPr>
                <w:rFonts w:ascii="Times New Roman" w:eastAsia="DFKai-SB" w:hAnsi="Times New Roman"/>
                <w:color w:val="000000" w:themeColor="text1"/>
                <w:sz w:val="20"/>
              </w:rPr>
            </w:pPr>
          </w:p>
        </w:tc>
        <w:tc>
          <w:tcPr>
            <w:tcW w:w="2826" w:type="dxa"/>
            <w:gridSpan w:val="3"/>
            <w:tcBorders>
              <w:top w:val="single" w:sz="6" w:space="0" w:color="auto"/>
              <w:left w:val="single" w:sz="6" w:space="0" w:color="auto"/>
              <w:bottom w:val="single" w:sz="12" w:space="0" w:color="auto"/>
              <w:right w:val="single" w:sz="6" w:space="0" w:color="auto"/>
            </w:tcBorders>
            <w:vAlign w:val="center"/>
          </w:tcPr>
          <w:p w14:paraId="234DB2C3" w14:textId="77777777" w:rsidR="00733B3F" w:rsidRPr="002F2105" w:rsidRDefault="00733B3F" w:rsidP="002F2274">
            <w:pPr>
              <w:adjustRightInd w:val="0"/>
              <w:spacing w:line="240" w:lineRule="atLeast"/>
              <w:jc w:val="center"/>
              <w:rPr>
                <w:rFonts w:eastAsia="DFKai-SB"/>
                <w:color w:val="000000" w:themeColor="text1"/>
                <w:sz w:val="20"/>
                <w:szCs w:val="20"/>
              </w:rPr>
            </w:pPr>
            <w:r w:rsidRPr="002F2105">
              <w:rPr>
                <w:rFonts w:eastAsia="DFKai-SB"/>
                <w:color w:val="000000" w:themeColor="text1"/>
                <w:sz w:val="20"/>
              </w:rPr>
              <w:t>E-MAIL</w:t>
            </w:r>
          </w:p>
        </w:tc>
        <w:tc>
          <w:tcPr>
            <w:tcW w:w="2924" w:type="dxa"/>
            <w:gridSpan w:val="2"/>
            <w:tcBorders>
              <w:top w:val="single" w:sz="6" w:space="0" w:color="auto"/>
              <w:left w:val="single" w:sz="6" w:space="0" w:color="auto"/>
              <w:bottom w:val="single" w:sz="12" w:space="0" w:color="auto"/>
              <w:right w:val="single" w:sz="12" w:space="0" w:color="auto"/>
            </w:tcBorders>
            <w:vAlign w:val="center"/>
          </w:tcPr>
          <w:p w14:paraId="76CFA23A" w14:textId="77777777" w:rsidR="00733B3F" w:rsidRPr="002F2105" w:rsidRDefault="00733B3F" w:rsidP="002F2274">
            <w:pPr>
              <w:adjustRightInd w:val="0"/>
              <w:spacing w:line="240" w:lineRule="atLeast"/>
              <w:jc w:val="both"/>
              <w:rPr>
                <w:rFonts w:eastAsia="DFKai-SB"/>
                <w:color w:val="000000" w:themeColor="text1"/>
                <w:sz w:val="20"/>
                <w:szCs w:val="20"/>
              </w:rPr>
            </w:pPr>
          </w:p>
        </w:tc>
      </w:tr>
    </w:tbl>
    <w:p w14:paraId="19F6242A"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sz w:val="20"/>
          <w:szCs w:val="20"/>
        </w:rPr>
      </w:pPr>
      <w:r w:rsidRPr="002F2105">
        <w:rPr>
          <w:rFonts w:eastAsia="DFKai-SB" w:hint="eastAsia"/>
          <w:color w:val="000000" w:themeColor="text1"/>
          <w:u w:val="single"/>
        </w:rPr>
        <w:lastRenderedPageBreak/>
        <w:t>表</w:t>
      </w:r>
      <w:r w:rsidRPr="002F2105">
        <w:rPr>
          <w:rFonts w:eastAsia="DFKai-SB"/>
          <w:color w:val="000000" w:themeColor="text1"/>
          <w:u w:val="single"/>
        </w:rPr>
        <w:t>CM01</w:t>
      </w:r>
      <w:r w:rsidRPr="002F2105">
        <w:rPr>
          <w:rFonts w:eastAsia="DFKai-SB"/>
          <w:color w:val="000000" w:themeColor="text1"/>
        </w:rPr>
        <w:t xml:space="preserve">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12D6234C" w14:textId="77777777" w:rsidR="00733B3F" w:rsidRPr="002F2105" w:rsidRDefault="00733B3F" w:rsidP="00733B3F">
      <w:pPr>
        <w:spacing w:line="320" w:lineRule="exact"/>
        <w:ind w:leftChars="-75" w:left="-178" w:rightChars="-67" w:right="-161" w:hanging="2"/>
        <w:rPr>
          <w:rFonts w:eastAsia="DFKai-SB"/>
          <w:color w:val="000000" w:themeColor="text1"/>
          <w:sz w:val="20"/>
          <w:u w:val="single"/>
        </w:rPr>
      </w:pPr>
      <w:r w:rsidRPr="002F2105">
        <w:rPr>
          <w:rFonts w:eastAsia="DFKai-SB" w:hint="eastAsia"/>
          <w:color w:val="000000" w:themeColor="text1"/>
        </w:rPr>
        <w:t>計畫主持人簽章</w:t>
      </w:r>
      <w:r w:rsidRPr="002F2105">
        <w:rPr>
          <w:rFonts w:eastAsia="DFKai-SB" w:hint="eastAsia"/>
          <w:color w:val="000000" w:themeColor="text1"/>
          <w:sz w:val="20"/>
        </w:rPr>
        <w:t>：</w:t>
      </w:r>
      <w:r w:rsidRPr="002F2105">
        <w:rPr>
          <w:rFonts w:eastAsia="DFKai-SB"/>
          <w:color w:val="000000" w:themeColor="text1"/>
          <w:sz w:val="20"/>
          <w:u w:val="single"/>
        </w:rPr>
        <w:t xml:space="preserve">                                    </w:t>
      </w:r>
      <w:r w:rsidRPr="002F2105">
        <w:rPr>
          <w:rFonts w:eastAsia="DFKai-SB"/>
          <w:color w:val="000000" w:themeColor="text1"/>
          <w:sz w:val="20"/>
        </w:rPr>
        <w:t xml:space="preserve">         </w:t>
      </w:r>
      <w:r w:rsidRPr="002F2105">
        <w:rPr>
          <w:rFonts w:eastAsia="DFKai-SB" w:hint="eastAsia"/>
          <w:color w:val="000000" w:themeColor="text1"/>
        </w:rPr>
        <w:t>日期</w:t>
      </w:r>
      <w:r w:rsidRPr="002F2105">
        <w:rPr>
          <w:rFonts w:eastAsia="DFKai-SB" w:hint="eastAsia"/>
          <w:color w:val="000000" w:themeColor="text1"/>
          <w:sz w:val="20"/>
        </w:rPr>
        <w:t>：</w:t>
      </w:r>
      <w:r w:rsidRPr="002F2105">
        <w:rPr>
          <w:rFonts w:eastAsia="DFKai-SB"/>
          <w:color w:val="000000" w:themeColor="text1"/>
          <w:sz w:val="20"/>
          <w:u w:val="single"/>
        </w:rPr>
        <w:t xml:space="preserve">                      </w:t>
      </w:r>
    </w:p>
    <w:p w14:paraId="3C14CB63" w14:textId="77777777" w:rsidR="00733B3F" w:rsidRPr="002F2105" w:rsidRDefault="00733B3F" w:rsidP="009D7779">
      <w:pPr>
        <w:numPr>
          <w:ilvl w:val="0"/>
          <w:numId w:val="18"/>
        </w:numPr>
        <w:rPr>
          <w:rFonts w:eastAsia="DFKai-SB"/>
          <w:color w:val="000000" w:themeColor="text1"/>
          <w:spacing w:val="-6"/>
        </w:rPr>
      </w:pPr>
      <w:r w:rsidRPr="002F2105">
        <w:rPr>
          <w:rFonts w:eastAsia="DFKai-SB" w:hint="eastAsia"/>
          <w:b/>
          <w:bCs/>
          <w:noProof/>
          <w:color w:val="000000" w:themeColor="text1"/>
          <w:sz w:val="28"/>
        </w:rPr>
        <w:t>研究計畫中英文摘要：</w:t>
      </w:r>
      <w:r w:rsidRPr="002F2105">
        <w:rPr>
          <w:rFonts w:eastAsia="DFKai-SB" w:hint="eastAsia"/>
          <w:color w:val="000000" w:themeColor="text1"/>
          <w:spacing w:val="-6"/>
        </w:rPr>
        <w:t>請就本計畫要點作一概述，並依本計畫性質自訂關鍵詞。</w:t>
      </w:r>
      <w:r w:rsidR="00370619" w:rsidRPr="002F2105">
        <w:rPr>
          <w:rFonts w:eastAsia="DFKai-SB" w:hint="eastAsia"/>
          <w:b/>
          <w:bCs/>
          <w:color w:val="000000" w:themeColor="text1"/>
          <w:sz w:val="28"/>
          <w:szCs w:val="28"/>
          <w:shd w:val="clear" w:color="auto" w:fill="FFFF00"/>
        </w:rPr>
        <w:t>總計畫提供</w:t>
      </w:r>
    </w:p>
    <w:p w14:paraId="04CB7853" w14:textId="77777777" w:rsidR="006B63DB" w:rsidRPr="002F2105" w:rsidRDefault="006B63DB" w:rsidP="007C0BBF">
      <w:pPr>
        <w:ind w:left="141"/>
        <w:rPr>
          <w:rFonts w:eastAsia="DFKai-SB"/>
          <w:color w:val="000000" w:themeColor="text1"/>
          <w:spacing w:val="-6"/>
        </w:rPr>
      </w:pP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8470"/>
      </w:tblGrid>
      <w:tr w:rsidR="002F2105" w:rsidRPr="002F2105" w14:paraId="7B5D1F5F" w14:textId="77777777" w:rsidTr="002C4458">
        <w:trPr>
          <w:trHeight w:val="710"/>
        </w:trPr>
        <w:tc>
          <w:tcPr>
            <w:tcW w:w="1973" w:type="dxa"/>
            <w:shd w:val="clear" w:color="auto" w:fill="auto"/>
            <w:vAlign w:val="center"/>
          </w:tcPr>
          <w:p w14:paraId="0CD3B616" w14:textId="77777777" w:rsidR="00495C37" w:rsidRPr="002F2105" w:rsidRDefault="00495C37" w:rsidP="002C4458">
            <w:pPr>
              <w:jc w:val="center"/>
              <w:rPr>
                <w:rFonts w:eastAsia="DFKai-SB"/>
                <w:color w:val="000000" w:themeColor="text1"/>
                <w:spacing w:val="-6"/>
              </w:rPr>
            </w:pPr>
            <w:r w:rsidRPr="002F2105">
              <w:rPr>
                <w:rFonts w:eastAsia="DFKai-SB" w:hint="eastAsia"/>
                <w:color w:val="000000" w:themeColor="text1"/>
                <w:spacing w:val="-6"/>
              </w:rPr>
              <w:t>計畫中文關鍵詞</w:t>
            </w:r>
          </w:p>
        </w:tc>
        <w:tc>
          <w:tcPr>
            <w:tcW w:w="8629" w:type="dxa"/>
            <w:shd w:val="clear" w:color="auto" w:fill="auto"/>
          </w:tcPr>
          <w:p w14:paraId="30FD2ABB" w14:textId="77777777" w:rsidR="00495C37" w:rsidRPr="002F2105" w:rsidRDefault="00495C37" w:rsidP="00733B3F">
            <w:pPr>
              <w:rPr>
                <w:rFonts w:eastAsia="DFKai-SB"/>
                <w:color w:val="000000" w:themeColor="text1"/>
                <w:spacing w:val="-6"/>
              </w:rPr>
            </w:pPr>
          </w:p>
        </w:tc>
      </w:tr>
      <w:tr w:rsidR="002F2105" w:rsidRPr="002F2105" w14:paraId="360F4DB9" w14:textId="77777777" w:rsidTr="002C4458">
        <w:trPr>
          <w:trHeight w:val="710"/>
        </w:trPr>
        <w:tc>
          <w:tcPr>
            <w:tcW w:w="1973" w:type="dxa"/>
            <w:shd w:val="clear" w:color="auto" w:fill="auto"/>
            <w:vAlign w:val="center"/>
          </w:tcPr>
          <w:p w14:paraId="3E897EBE" w14:textId="77777777" w:rsidR="00495C37" w:rsidRPr="002F2105" w:rsidRDefault="00495C37" w:rsidP="002C4458">
            <w:pPr>
              <w:jc w:val="center"/>
              <w:rPr>
                <w:rFonts w:eastAsia="DFKai-SB"/>
                <w:color w:val="000000" w:themeColor="text1"/>
              </w:rPr>
            </w:pPr>
            <w:r w:rsidRPr="002F2105">
              <w:rPr>
                <w:rFonts w:eastAsia="DFKai-SB" w:hint="eastAsia"/>
                <w:color w:val="000000" w:themeColor="text1"/>
              </w:rPr>
              <w:t>計畫英文</w:t>
            </w:r>
            <w:r w:rsidR="00E738BC" w:rsidRPr="002F2105">
              <w:rPr>
                <w:rFonts w:eastAsia="DFKai-SB" w:hint="eastAsia"/>
                <w:color w:val="000000" w:themeColor="text1"/>
                <w:spacing w:val="-6"/>
              </w:rPr>
              <w:t>關鍵詞</w:t>
            </w:r>
          </w:p>
        </w:tc>
        <w:tc>
          <w:tcPr>
            <w:tcW w:w="8629" w:type="dxa"/>
            <w:shd w:val="clear" w:color="auto" w:fill="auto"/>
          </w:tcPr>
          <w:p w14:paraId="3BD002FC" w14:textId="77777777" w:rsidR="00495C37" w:rsidRPr="002F2105" w:rsidRDefault="00495C37" w:rsidP="00733B3F">
            <w:pPr>
              <w:rPr>
                <w:rFonts w:eastAsia="DFKai-SB"/>
                <w:color w:val="000000" w:themeColor="text1"/>
                <w:spacing w:val="-6"/>
              </w:rPr>
            </w:pPr>
          </w:p>
        </w:tc>
      </w:tr>
      <w:tr w:rsidR="002F2105" w:rsidRPr="002F2105" w14:paraId="7DD6F4EB" w14:textId="77777777" w:rsidTr="002C4458">
        <w:trPr>
          <w:trHeight w:val="3675"/>
        </w:trPr>
        <w:tc>
          <w:tcPr>
            <w:tcW w:w="1973" w:type="dxa"/>
            <w:shd w:val="clear" w:color="auto" w:fill="auto"/>
            <w:vAlign w:val="center"/>
          </w:tcPr>
          <w:p w14:paraId="04257353" w14:textId="77777777" w:rsidR="00495C37" w:rsidRPr="002F2105" w:rsidRDefault="00495C37" w:rsidP="002C4458">
            <w:pPr>
              <w:jc w:val="center"/>
              <w:rPr>
                <w:rFonts w:eastAsia="DFKai-SB"/>
                <w:color w:val="000000" w:themeColor="text1"/>
              </w:rPr>
            </w:pPr>
            <w:r w:rsidRPr="002F2105">
              <w:rPr>
                <w:rFonts w:eastAsia="DFKai-SB"/>
                <w:color w:val="000000" w:themeColor="text1"/>
              </w:rPr>
              <w:t>計畫中文摘要</w:t>
            </w:r>
          </w:p>
          <w:p w14:paraId="2BC5E4B6" w14:textId="77777777" w:rsidR="00495C37" w:rsidRPr="002F2105" w:rsidRDefault="00495C37" w:rsidP="002C4458">
            <w:pPr>
              <w:jc w:val="center"/>
              <w:rPr>
                <w:rFonts w:eastAsia="DFKai-SB"/>
                <w:color w:val="000000" w:themeColor="text1"/>
              </w:rPr>
            </w:pPr>
            <w:r w:rsidRPr="002F2105">
              <w:rPr>
                <w:rFonts w:eastAsia="DFKai-SB"/>
                <w:color w:val="000000" w:themeColor="text1"/>
              </w:rPr>
              <w:t>（五百字以內）</w:t>
            </w:r>
          </w:p>
        </w:tc>
        <w:tc>
          <w:tcPr>
            <w:tcW w:w="8629" w:type="dxa"/>
            <w:shd w:val="clear" w:color="auto" w:fill="auto"/>
          </w:tcPr>
          <w:p w14:paraId="61E3DE60" w14:textId="77777777" w:rsidR="00495C37" w:rsidRPr="002F2105" w:rsidRDefault="00495C37" w:rsidP="00733B3F">
            <w:pPr>
              <w:rPr>
                <w:rFonts w:eastAsia="DFKai-SB"/>
                <w:color w:val="000000" w:themeColor="text1"/>
                <w:spacing w:val="-6"/>
              </w:rPr>
            </w:pPr>
          </w:p>
        </w:tc>
      </w:tr>
      <w:tr w:rsidR="002F2105" w:rsidRPr="002F2105" w14:paraId="654DDFA8" w14:textId="77777777" w:rsidTr="002C4458">
        <w:trPr>
          <w:trHeight w:val="3675"/>
        </w:trPr>
        <w:tc>
          <w:tcPr>
            <w:tcW w:w="1973" w:type="dxa"/>
            <w:shd w:val="clear" w:color="auto" w:fill="auto"/>
            <w:vAlign w:val="center"/>
          </w:tcPr>
          <w:p w14:paraId="3A7ED8BA" w14:textId="77777777" w:rsidR="00495C37" w:rsidRPr="002F2105" w:rsidRDefault="00495C37" w:rsidP="002C4458">
            <w:pPr>
              <w:jc w:val="center"/>
              <w:rPr>
                <w:rFonts w:eastAsia="DFKai-SB"/>
                <w:color w:val="000000" w:themeColor="text1"/>
              </w:rPr>
            </w:pPr>
            <w:r w:rsidRPr="002F2105">
              <w:rPr>
                <w:rFonts w:eastAsia="DFKai-SB" w:hint="eastAsia"/>
                <w:color w:val="000000" w:themeColor="text1"/>
              </w:rPr>
              <w:t>計畫英文摘要</w:t>
            </w:r>
          </w:p>
          <w:p w14:paraId="2F4D2D11" w14:textId="77777777" w:rsidR="00495C37" w:rsidRPr="002F2105" w:rsidRDefault="00495C37" w:rsidP="002C4458">
            <w:pPr>
              <w:jc w:val="center"/>
              <w:rPr>
                <w:rFonts w:eastAsia="DFKai-SB"/>
                <w:color w:val="000000" w:themeColor="text1"/>
                <w:spacing w:val="-6"/>
              </w:rPr>
            </w:pPr>
            <w:r w:rsidRPr="002F2105">
              <w:rPr>
                <w:rFonts w:eastAsia="DFKai-SB" w:hint="eastAsia"/>
                <w:color w:val="000000" w:themeColor="text1"/>
              </w:rPr>
              <w:t>（五百字以內）</w:t>
            </w:r>
          </w:p>
        </w:tc>
        <w:tc>
          <w:tcPr>
            <w:tcW w:w="8629" w:type="dxa"/>
            <w:shd w:val="clear" w:color="auto" w:fill="auto"/>
          </w:tcPr>
          <w:p w14:paraId="3EC6A251" w14:textId="77777777" w:rsidR="00495C37" w:rsidRPr="002F2105" w:rsidRDefault="00495C37" w:rsidP="00733B3F">
            <w:pPr>
              <w:rPr>
                <w:rFonts w:eastAsia="DFKai-SB"/>
                <w:color w:val="000000" w:themeColor="text1"/>
                <w:spacing w:val="-6"/>
              </w:rPr>
            </w:pPr>
          </w:p>
        </w:tc>
      </w:tr>
      <w:tr w:rsidR="002F2105" w:rsidRPr="002F2105" w14:paraId="775E8269" w14:textId="77777777" w:rsidTr="002C4458">
        <w:trPr>
          <w:trHeight w:val="139"/>
        </w:trPr>
        <w:tc>
          <w:tcPr>
            <w:tcW w:w="1973" w:type="dxa"/>
            <w:vMerge w:val="restart"/>
            <w:shd w:val="clear" w:color="auto" w:fill="auto"/>
            <w:vAlign w:val="center"/>
          </w:tcPr>
          <w:p w14:paraId="778A0EE3" w14:textId="77777777" w:rsidR="00495C37" w:rsidRPr="002F2105" w:rsidRDefault="00495C37" w:rsidP="002C4458">
            <w:pPr>
              <w:jc w:val="center"/>
              <w:rPr>
                <w:rFonts w:eastAsia="DFKai-SB"/>
                <w:color w:val="000000" w:themeColor="text1"/>
                <w:spacing w:val="-6"/>
              </w:rPr>
            </w:pPr>
            <w:r w:rsidRPr="002F2105">
              <w:rPr>
                <w:rFonts w:eastAsia="DFKai-SB" w:hint="eastAsia"/>
                <w:color w:val="000000" w:themeColor="text1"/>
                <w:spacing w:val="-6"/>
              </w:rPr>
              <w:t>計畫概述</w:t>
            </w:r>
          </w:p>
        </w:tc>
        <w:tc>
          <w:tcPr>
            <w:tcW w:w="8629" w:type="dxa"/>
            <w:shd w:val="clear" w:color="auto" w:fill="auto"/>
          </w:tcPr>
          <w:p w14:paraId="066A1906" w14:textId="77777777" w:rsidR="00495C37" w:rsidRPr="002F2105" w:rsidRDefault="00495C37" w:rsidP="002C4458">
            <w:pPr>
              <w:spacing w:line="280" w:lineRule="exact"/>
              <w:ind w:rightChars="165" w:right="396"/>
              <w:jc w:val="both"/>
              <w:rPr>
                <w:rFonts w:eastAsia="DFKai-SB"/>
                <w:color w:val="000000" w:themeColor="text1"/>
              </w:rPr>
            </w:pPr>
            <w:r w:rsidRPr="002F2105">
              <w:rPr>
                <w:rFonts w:eastAsia="DFKai-SB" w:hint="eastAsia"/>
                <w:color w:val="000000" w:themeColor="text1"/>
              </w:rPr>
              <w:t>請概述執行本計畫之目的及可能產生對社會、經濟、學術發展等面向的預期影響性</w:t>
            </w:r>
            <w:r w:rsidRPr="002F2105">
              <w:rPr>
                <w:rFonts w:eastAsia="DFKai-SB"/>
                <w:color w:val="000000" w:themeColor="text1"/>
              </w:rPr>
              <w:t>(</w:t>
            </w:r>
            <w:r w:rsidRPr="002F2105">
              <w:rPr>
                <w:rFonts w:eastAsia="DFKai-SB" w:hint="eastAsia"/>
                <w:color w:val="000000" w:themeColor="text1"/>
              </w:rPr>
              <w:t>三百字以內</w:t>
            </w:r>
            <w:r w:rsidRPr="002F2105">
              <w:rPr>
                <w:rFonts w:eastAsia="DFKai-SB"/>
                <w:color w:val="000000" w:themeColor="text1"/>
              </w:rPr>
              <w:t>)</w:t>
            </w:r>
            <w:r w:rsidRPr="002F2105">
              <w:rPr>
                <w:rFonts w:eastAsia="DFKai-SB" w:hint="eastAsia"/>
                <w:color w:val="000000" w:themeColor="text1"/>
              </w:rPr>
              <w:t>。</w:t>
            </w:r>
          </w:p>
          <w:p w14:paraId="2F4EA6B7" w14:textId="77777777" w:rsidR="00495C37" w:rsidRPr="002F2105" w:rsidRDefault="00495C37" w:rsidP="002C4458">
            <w:pPr>
              <w:spacing w:line="280" w:lineRule="exact"/>
              <w:ind w:rightChars="165" w:right="396"/>
              <w:jc w:val="both"/>
              <w:rPr>
                <w:rFonts w:eastAsia="DFKai-SB"/>
                <w:color w:val="000000" w:themeColor="text1"/>
                <w:spacing w:val="-6"/>
              </w:rPr>
            </w:pPr>
            <w:r w:rsidRPr="002F2105">
              <w:rPr>
                <w:rFonts w:eastAsia="DFKai-SB" w:hint="eastAsia"/>
                <w:color w:val="000000" w:themeColor="text1"/>
              </w:rPr>
              <w:t>※此部分內容於獲核定補助後將逕予公開</w:t>
            </w:r>
          </w:p>
        </w:tc>
      </w:tr>
      <w:tr w:rsidR="002F2105" w:rsidRPr="002F2105" w14:paraId="124030B0" w14:textId="77777777" w:rsidTr="00900103">
        <w:trPr>
          <w:trHeight w:val="2121"/>
        </w:trPr>
        <w:tc>
          <w:tcPr>
            <w:tcW w:w="1973" w:type="dxa"/>
            <w:vMerge/>
            <w:shd w:val="clear" w:color="auto" w:fill="auto"/>
          </w:tcPr>
          <w:p w14:paraId="7FBDDE5E" w14:textId="77777777" w:rsidR="00495C37" w:rsidRPr="002F2105" w:rsidRDefault="00495C37" w:rsidP="00733B3F">
            <w:pPr>
              <w:rPr>
                <w:rFonts w:eastAsia="DFKai-SB"/>
                <w:color w:val="000000" w:themeColor="text1"/>
                <w:spacing w:val="-6"/>
              </w:rPr>
            </w:pPr>
          </w:p>
        </w:tc>
        <w:tc>
          <w:tcPr>
            <w:tcW w:w="8629" w:type="dxa"/>
            <w:shd w:val="clear" w:color="auto" w:fill="auto"/>
          </w:tcPr>
          <w:p w14:paraId="3208AF77" w14:textId="77777777" w:rsidR="00495C37" w:rsidRPr="002F2105" w:rsidRDefault="00495C37" w:rsidP="00733B3F">
            <w:pPr>
              <w:rPr>
                <w:rFonts w:eastAsia="DFKai-SB"/>
                <w:color w:val="000000" w:themeColor="text1"/>
                <w:spacing w:val="-6"/>
              </w:rPr>
            </w:pPr>
          </w:p>
        </w:tc>
      </w:tr>
    </w:tbl>
    <w:p w14:paraId="43989C37" w14:textId="77777777" w:rsidR="00900103" w:rsidRPr="002F2105" w:rsidRDefault="00733B3F" w:rsidP="00733B3F">
      <w:pPr>
        <w:jc w:val="right"/>
        <w:rPr>
          <w:rFonts w:eastAsia="DFKai-SB"/>
          <w:color w:val="000000" w:themeColor="text1"/>
        </w:rPr>
      </w:pP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50ADC05F" w14:textId="77777777" w:rsidR="00733B3F" w:rsidRPr="002F2105" w:rsidRDefault="00733B3F" w:rsidP="00EE2F4F">
      <w:pPr>
        <w:rPr>
          <w:rFonts w:eastAsia="DFKai-SB"/>
          <w:color w:val="000000" w:themeColor="text1"/>
          <w:sz w:val="20"/>
          <w:u w:val="single"/>
        </w:rPr>
      </w:pPr>
      <w:r w:rsidRPr="002F2105">
        <w:rPr>
          <w:rFonts w:eastAsia="DFKai-SB" w:hint="eastAsia"/>
          <w:color w:val="000000" w:themeColor="text1"/>
          <w:u w:val="single"/>
        </w:rPr>
        <w:lastRenderedPageBreak/>
        <w:t>表</w:t>
      </w:r>
      <w:r w:rsidRPr="002F2105">
        <w:rPr>
          <w:rFonts w:eastAsia="DFKai-SB"/>
          <w:color w:val="000000" w:themeColor="text1"/>
          <w:u w:val="single"/>
        </w:rPr>
        <w:t>CM02</w:t>
      </w:r>
    </w:p>
    <w:p w14:paraId="34B9E6E9" w14:textId="77777777" w:rsidR="00733B3F" w:rsidRPr="002F2105" w:rsidRDefault="00900103" w:rsidP="009D7779">
      <w:pPr>
        <w:numPr>
          <w:ilvl w:val="0"/>
          <w:numId w:val="18"/>
        </w:numPr>
        <w:tabs>
          <w:tab w:val="left" w:pos="709"/>
        </w:tabs>
        <w:rPr>
          <w:rFonts w:eastAsia="DFKai-SB"/>
          <w:b/>
          <w:bCs/>
          <w:noProof/>
          <w:color w:val="000000" w:themeColor="text1"/>
          <w:sz w:val="28"/>
        </w:rPr>
      </w:pPr>
      <w:r w:rsidRPr="002F2105">
        <w:rPr>
          <w:rFonts w:eastAsia="DFKai-SB"/>
          <w:b/>
          <w:bCs/>
          <w:noProof/>
          <w:color w:val="000000" w:themeColor="text1"/>
          <w:sz w:val="28"/>
        </w:rPr>
        <w:br w:type="page"/>
      </w:r>
      <w:r w:rsidR="00733B3F" w:rsidRPr="002F2105">
        <w:rPr>
          <w:rFonts w:eastAsia="DFKai-SB" w:hint="eastAsia"/>
          <w:b/>
          <w:bCs/>
          <w:noProof/>
          <w:color w:val="000000" w:themeColor="text1"/>
          <w:sz w:val="28"/>
          <w:szCs w:val="28"/>
        </w:rPr>
        <w:lastRenderedPageBreak/>
        <w:t>研究計畫內容</w:t>
      </w:r>
      <w:r w:rsidR="00733B3F" w:rsidRPr="002F2105">
        <w:rPr>
          <w:rFonts w:eastAsia="DFKai-SB" w:hint="eastAsia"/>
          <w:b/>
          <w:bCs/>
          <w:color w:val="000000" w:themeColor="text1"/>
          <w:sz w:val="28"/>
          <w:szCs w:val="28"/>
        </w:rPr>
        <w:t>（以中文或英文撰寫）</w:t>
      </w:r>
      <w:r w:rsidR="00733B3F" w:rsidRPr="002F2105">
        <w:rPr>
          <w:rFonts w:eastAsia="DFKai-SB" w:hint="eastAsia"/>
          <w:b/>
          <w:bCs/>
          <w:noProof/>
          <w:color w:val="000000" w:themeColor="text1"/>
          <w:sz w:val="28"/>
        </w:rPr>
        <w:t>：</w:t>
      </w:r>
    </w:p>
    <w:p w14:paraId="5ADC4FC9" w14:textId="77777777" w:rsidR="0029765C" w:rsidRPr="002F2105" w:rsidRDefault="0029765C" w:rsidP="009D7779">
      <w:pPr>
        <w:pStyle w:val="ListParagraph"/>
        <w:numPr>
          <w:ilvl w:val="1"/>
          <w:numId w:val="22"/>
        </w:numPr>
        <w:spacing w:line="400" w:lineRule="exact"/>
        <w:ind w:leftChars="0" w:left="851"/>
        <w:rPr>
          <w:rFonts w:eastAsia="DFKai-SB"/>
          <w:b/>
          <w:color w:val="000000" w:themeColor="text1"/>
        </w:rPr>
      </w:pPr>
      <w:bookmarkStart w:id="0" w:name="_Hlk140168455"/>
      <w:r w:rsidRPr="002F2105">
        <w:rPr>
          <w:rFonts w:eastAsia="DFKai-SB" w:hint="eastAsia"/>
          <w:b/>
          <w:color w:val="000000" w:themeColor="text1"/>
        </w:rPr>
        <w:t>「</w:t>
      </w:r>
      <w:r w:rsidR="00B26594" w:rsidRPr="002F2105">
        <w:rPr>
          <w:rFonts w:eastAsia="DFKai-SB" w:hint="eastAsia"/>
          <w:b/>
          <w:color w:val="000000" w:themeColor="text1"/>
        </w:rPr>
        <w:t>原計畫</w:t>
      </w:r>
      <w:r w:rsidRPr="002F2105">
        <w:rPr>
          <w:rFonts w:eastAsia="DFKai-SB" w:hint="eastAsia"/>
          <w:b/>
          <w:color w:val="000000" w:themeColor="text1"/>
        </w:rPr>
        <w:t>與</w:t>
      </w:r>
      <w:r w:rsidR="00B26594" w:rsidRPr="002F2105">
        <w:rPr>
          <w:rFonts w:eastAsia="DFKai-SB" w:hint="eastAsia"/>
          <w:b/>
          <w:color w:val="000000" w:themeColor="text1"/>
        </w:rPr>
        <w:t>後續年度</w:t>
      </w:r>
      <w:r w:rsidRPr="002F2105">
        <w:rPr>
          <w:rFonts w:eastAsia="DFKai-SB" w:hint="eastAsia"/>
          <w:b/>
          <w:color w:val="000000" w:themeColor="text1"/>
        </w:rPr>
        <w:t>計畫目標差異摘要表」</w:t>
      </w:r>
      <w:bookmarkEnd w:id="0"/>
      <w:r w:rsidR="00242256" w:rsidRPr="002F2105">
        <w:rPr>
          <w:rFonts w:eastAsia="DFKai-SB" w:hint="eastAsia"/>
          <w:b/>
          <w:color w:val="000000" w:themeColor="text1"/>
        </w:rPr>
        <w:t>：</w:t>
      </w:r>
      <w:r w:rsidR="00242256" w:rsidRPr="002F2105">
        <w:rPr>
          <w:rFonts w:eastAsia="DFKai-SB" w:hint="eastAsia"/>
          <w:color w:val="000000" w:themeColor="text1"/>
        </w:rPr>
        <w:t>請自本申請書「</w:t>
      </w:r>
      <w:r w:rsidR="00242256" w:rsidRPr="002F2105">
        <w:rPr>
          <w:rFonts w:eastAsia="DFKai-SB"/>
          <w:color w:val="000000" w:themeColor="text1"/>
        </w:rPr>
        <w:t>(</w:t>
      </w:r>
      <w:r w:rsidR="00242256" w:rsidRPr="002F2105">
        <w:rPr>
          <w:rFonts w:eastAsia="DFKai-SB" w:hint="eastAsia"/>
          <w:color w:val="000000" w:themeColor="text1"/>
        </w:rPr>
        <w:t>二</w:t>
      </w:r>
      <w:r w:rsidR="00242256" w:rsidRPr="002F2105">
        <w:rPr>
          <w:rFonts w:eastAsia="DFKai-SB"/>
          <w:color w:val="000000" w:themeColor="text1"/>
        </w:rPr>
        <w:t>)</w:t>
      </w:r>
      <w:r w:rsidR="00B26594" w:rsidRPr="002F2105">
        <w:rPr>
          <w:rFonts w:eastAsia="DFKai-SB" w:hint="eastAsia"/>
          <w:color w:val="000000" w:themeColor="text1"/>
        </w:rPr>
        <w:t>原計畫</w:t>
      </w:r>
      <w:r w:rsidR="00242256" w:rsidRPr="002F2105">
        <w:rPr>
          <w:rFonts w:eastAsia="DFKai-SB" w:hint="eastAsia"/>
          <w:color w:val="000000" w:themeColor="text1"/>
        </w:rPr>
        <w:t>執行成果及</w:t>
      </w:r>
      <w:r w:rsidR="00B26594" w:rsidRPr="002F2105">
        <w:rPr>
          <w:rFonts w:eastAsia="DFKai-SB" w:hint="eastAsia"/>
          <w:color w:val="000000" w:themeColor="text1"/>
        </w:rPr>
        <w:t>後續年度計畫</w:t>
      </w:r>
      <w:r w:rsidR="00242256" w:rsidRPr="002F2105">
        <w:rPr>
          <w:rFonts w:eastAsia="DFKai-SB" w:hint="eastAsia"/>
          <w:color w:val="000000" w:themeColor="text1"/>
        </w:rPr>
        <w:t>執行規劃」中擷取</w:t>
      </w:r>
      <w:r w:rsidR="00B26594" w:rsidRPr="002F2105">
        <w:rPr>
          <w:rFonts w:eastAsia="DFKai-SB" w:hint="eastAsia"/>
          <w:color w:val="000000" w:themeColor="text1"/>
        </w:rPr>
        <w:t>原計畫</w:t>
      </w:r>
      <w:r w:rsidR="00242256" w:rsidRPr="002F2105">
        <w:rPr>
          <w:rFonts w:eastAsia="DFKai-SB" w:hint="eastAsia"/>
          <w:color w:val="000000" w:themeColor="text1"/>
        </w:rPr>
        <w:t>與</w:t>
      </w:r>
      <w:r w:rsidR="00B26594" w:rsidRPr="002F2105">
        <w:rPr>
          <w:rFonts w:eastAsia="DFKai-SB" w:hint="eastAsia"/>
          <w:color w:val="000000" w:themeColor="text1"/>
        </w:rPr>
        <w:t>後續年度</w:t>
      </w:r>
      <w:r w:rsidR="00242256" w:rsidRPr="002F2105">
        <w:rPr>
          <w:rFonts w:eastAsia="DFKai-SB" w:hint="eastAsia"/>
          <w:color w:val="000000" w:themeColor="text1"/>
        </w:rPr>
        <w:t>計畫之重要目標差異，具體說明其差異或變更之主要理由，並敘明對應內容的頁碼</w:t>
      </w:r>
      <w:r w:rsidR="003A0A69" w:rsidRPr="002F2105">
        <w:rPr>
          <w:rFonts w:eastAsia="DFKai-SB"/>
          <w:color w:val="000000" w:themeColor="text1"/>
        </w:rPr>
        <w:t>(</w:t>
      </w:r>
      <w:r w:rsidR="003A0A69" w:rsidRPr="002F2105">
        <w:rPr>
          <w:rFonts w:eastAsia="DFKai-SB" w:hint="eastAsia"/>
          <w:color w:val="000000" w:themeColor="text1"/>
        </w:rPr>
        <w:t>頁數</w:t>
      </w:r>
      <w:r w:rsidR="009E6FBC" w:rsidRPr="002F2105">
        <w:rPr>
          <w:rFonts w:eastAsia="DFKai-SB" w:hint="eastAsia"/>
          <w:color w:val="000000" w:themeColor="text1"/>
        </w:rPr>
        <w:t>至多以</w:t>
      </w:r>
      <w:r w:rsidR="003A0A69" w:rsidRPr="002F2105">
        <w:rPr>
          <w:rFonts w:eastAsia="DFKai-SB"/>
          <w:color w:val="000000" w:themeColor="text1"/>
        </w:rPr>
        <w:t>3</w:t>
      </w:r>
      <w:r w:rsidR="003A0A69" w:rsidRPr="002F2105">
        <w:rPr>
          <w:rFonts w:eastAsia="DFKai-SB" w:hint="eastAsia"/>
          <w:color w:val="000000" w:themeColor="text1"/>
        </w:rPr>
        <w:t>頁</w:t>
      </w:r>
      <w:r w:rsidR="009E6FBC" w:rsidRPr="002F2105">
        <w:rPr>
          <w:rFonts w:eastAsia="DFKai-SB" w:hint="eastAsia"/>
          <w:color w:val="000000" w:themeColor="text1"/>
        </w:rPr>
        <w:t>為限</w:t>
      </w:r>
      <w:r w:rsidR="003A0A69" w:rsidRPr="002F2105">
        <w:rPr>
          <w:rFonts w:eastAsia="DFKai-SB"/>
          <w:color w:val="000000" w:themeColor="text1"/>
        </w:rPr>
        <w:t>)</w:t>
      </w:r>
      <w:r w:rsidR="00242256" w:rsidRPr="002F2105">
        <w:rPr>
          <w:rFonts w:eastAsia="DFKai-SB" w:hint="eastAsia"/>
          <w:color w:val="000000" w:themeColor="text1"/>
        </w:rPr>
        <w:t>。</w:t>
      </w:r>
      <w:r w:rsidR="00370619" w:rsidRPr="002F2105">
        <w:rPr>
          <w:rFonts w:eastAsia="DFKai-SB" w:hint="eastAsia"/>
          <w:b/>
          <w:bCs/>
          <w:color w:val="000000" w:themeColor="text1"/>
          <w:sz w:val="28"/>
          <w:szCs w:val="28"/>
          <w:shd w:val="clear" w:color="auto" w:fill="FFFF00"/>
        </w:rPr>
        <w:t>總計畫提供</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7"/>
        <w:gridCol w:w="3474"/>
        <w:gridCol w:w="3477"/>
      </w:tblGrid>
      <w:tr w:rsidR="002F2105" w:rsidRPr="002F2105" w14:paraId="5742E458" w14:textId="77777777" w:rsidTr="007C0BBF">
        <w:tc>
          <w:tcPr>
            <w:tcW w:w="3544" w:type="dxa"/>
            <w:shd w:val="clear" w:color="auto" w:fill="auto"/>
          </w:tcPr>
          <w:p w14:paraId="50EDB560" w14:textId="77777777" w:rsidR="0029765C" w:rsidRPr="002F2105" w:rsidRDefault="00B26594" w:rsidP="00743979">
            <w:pPr>
              <w:snapToGrid w:val="0"/>
              <w:jc w:val="center"/>
              <w:rPr>
                <w:rFonts w:eastAsia="DFKai-SB"/>
                <w:b/>
                <w:color w:val="000000" w:themeColor="text1"/>
                <w:sz w:val="28"/>
                <w:szCs w:val="28"/>
              </w:rPr>
            </w:pPr>
            <w:r w:rsidRPr="002F2105">
              <w:rPr>
                <w:rFonts w:eastAsia="DFKai-SB" w:hint="eastAsia"/>
                <w:b/>
                <w:color w:val="000000" w:themeColor="text1"/>
                <w:sz w:val="28"/>
                <w:szCs w:val="28"/>
              </w:rPr>
              <w:t>原計畫</w:t>
            </w:r>
          </w:p>
          <w:p w14:paraId="4A53F82B" w14:textId="77777777" w:rsidR="00743979" w:rsidRPr="002F2105" w:rsidRDefault="00743979" w:rsidP="00743979">
            <w:pPr>
              <w:snapToGrid w:val="0"/>
              <w:jc w:val="center"/>
              <w:rPr>
                <w:rFonts w:eastAsia="DFKai-SB"/>
                <w:color w:val="000000" w:themeColor="text1"/>
                <w:sz w:val="28"/>
                <w:szCs w:val="28"/>
              </w:rPr>
            </w:pPr>
            <w:r w:rsidRPr="002F2105">
              <w:rPr>
                <w:rFonts w:eastAsia="DFKai-SB"/>
                <w:color w:val="000000" w:themeColor="text1"/>
                <w:sz w:val="28"/>
                <w:szCs w:val="28"/>
              </w:rPr>
              <w:t>(</w:t>
            </w:r>
            <w:r w:rsidRPr="002F2105">
              <w:rPr>
                <w:rFonts w:eastAsia="DFKai-SB" w:hint="eastAsia"/>
                <w:color w:val="000000" w:themeColor="text1"/>
                <w:sz w:val="28"/>
                <w:szCs w:val="28"/>
              </w:rPr>
              <w:t>第一年及第二年度</w:t>
            </w:r>
            <w:r w:rsidRPr="002F2105">
              <w:rPr>
                <w:rFonts w:eastAsia="DFKai-SB"/>
                <w:color w:val="000000" w:themeColor="text1"/>
                <w:sz w:val="28"/>
                <w:szCs w:val="28"/>
              </w:rPr>
              <w:t>)</w:t>
            </w:r>
          </w:p>
        </w:tc>
        <w:tc>
          <w:tcPr>
            <w:tcW w:w="3544" w:type="dxa"/>
          </w:tcPr>
          <w:p w14:paraId="126470BA" w14:textId="77777777" w:rsidR="0029765C" w:rsidRPr="002F2105" w:rsidRDefault="00B26594" w:rsidP="000C7E4A">
            <w:pPr>
              <w:snapToGrid w:val="0"/>
              <w:jc w:val="center"/>
              <w:rPr>
                <w:rFonts w:eastAsia="DFKai-SB"/>
                <w:b/>
                <w:color w:val="000000" w:themeColor="text1"/>
                <w:sz w:val="28"/>
                <w:szCs w:val="28"/>
              </w:rPr>
            </w:pPr>
            <w:r w:rsidRPr="002F2105">
              <w:rPr>
                <w:rFonts w:eastAsia="DFKai-SB" w:hint="eastAsia"/>
                <w:b/>
                <w:color w:val="000000" w:themeColor="text1"/>
                <w:sz w:val="28"/>
                <w:szCs w:val="28"/>
              </w:rPr>
              <w:t>後續年度計畫</w:t>
            </w:r>
          </w:p>
          <w:p w14:paraId="324540A6" w14:textId="77777777" w:rsidR="00743979" w:rsidRPr="002F2105" w:rsidRDefault="00743979" w:rsidP="000C7E4A">
            <w:pPr>
              <w:snapToGrid w:val="0"/>
              <w:jc w:val="center"/>
              <w:rPr>
                <w:rFonts w:eastAsia="DFKai-SB"/>
                <w:color w:val="000000" w:themeColor="text1"/>
                <w:sz w:val="28"/>
                <w:szCs w:val="28"/>
              </w:rPr>
            </w:pPr>
            <w:r w:rsidRPr="002F2105">
              <w:rPr>
                <w:rFonts w:eastAsia="DFKai-SB"/>
                <w:color w:val="000000" w:themeColor="text1"/>
                <w:sz w:val="28"/>
                <w:szCs w:val="28"/>
              </w:rPr>
              <w:t>(</w:t>
            </w:r>
            <w:r w:rsidRPr="002F2105">
              <w:rPr>
                <w:rFonts w:eastAsia="DFKai-SB" w:hint="eastAsia"/>
                <w:color w:val="000000" w:themeColor="text1"/>
                <w:sz w:val="28"/>
                <w:szCs w:val="28"/>
              </w:rPr>
              <w:t>第三年及第四年度</w:t>
            </w:r>
            <w:r w:rsidRPr="002F2105">
              <w:rPr>
                <w:rFonts w:eastAsia="DFKai-SB"/>
                <w:color w:val="000000" w:themeColor="text1"/>
                <w:sz w:val="28"/>
                <w:szCs w:val="28"/>
              </w:rPr>
              <w:t>)</w:t>
            </w:r>
          </w:p>
        </w:tc>
        <w:tc>
          <w:tcPr>
            <w:tcW w:w="3544" w:type="dxa"/>
            <w:shd w:val="clear" w:color="auto" w:fill="auto"/>
          </w:tcPr>
          <w:p w14:paraId="25CDF92C" w14:textId="77777777" w:rsidR="0029765C" w:rsidRPr="002F2105" w:rsidRDefault="0029765C" w:rsidP="000C7E4A">
            <w:pPr>
              <w:snapToGrid w:val="0"/>
              <w:jc w:val="center"/>
              <w:rPr>
                <w:rFonts w:eastAsia="DFKai-SB"/>
                <w:b/>
                <w:color w:val="000000" w:themeColor="text1"/>
                <w:sz w:val="28"/>
                <w:szCs w:val="28"/>
              </w:rPr>
            </w:pPr>
            <w:r w:rsidRPr="002F2105">
              <w:rPr>
                <w:rFonts w:eastAsia="DFKai-SB" w:hint="eastAsia"/>
                <w:b/>
                <w:color w:val="000000" w:themeColor="text1"/>
                <w:sz w:val="28"/>
                <w:szCs w:val="28"/>
              </w:rPr>
              <w:t>目標差異</w:t>
            </w:r>
            <w:r w:rsidRPr="002F2105">
              <w:rPr>
                <w:rFonts w:eastAsia="DFKai-SB"/>
                <w:b/>
                <w:color w:val="000000" w:themeColor="text1"/>
                <w:sz w:val="28"/>
                <w:szCs w:val="28"/>
              </w:rPr>
              <w:t>說明</w:t>
            </w:r>
            <w:r w:rsidRPr="002F2105">
              <w:rPr>
                <w:rFonts w:eastAsia="DFKai-SB"/>
                <w:b/>
                <w:color w:val="000000" w:themeColor="text1"/>
                <w:sz w:val="28"/>
                <w:szCs w:val="28"/>
              </w:rPr>
              <w:t xml:space="preserve"> </w:t>
            </w:r>
          </w:p>
          <w:p w14:paraId="69DCD0CB" w14:textId="77777777" w:rsidR="0029765C" w:rsidRPr="002F2105" w:rsidRDefault="0029765C" w:rsidP="000C7E4A">
            <w:pPr>
              <w:snapToGrid w:val="0"/>
              <w:jc w:val="center"/>
              <w:rPr>
                <w:rFonts w:eastAsia="DFKai-SB"/>
                <w:color w:val="000000" w:themeColor="text1"/>
                <w:sz w:val="28"/>
                <w:szCs w:val="28"/>
              </w:rPr>
            </w:pPr>
            <w:r w:rsidRPr="002F2105">
              <w:rPr>
                <w:rFonts w:eastAsia="DFKai-SB"/>
                <w:color w:val="000000" w:themeColor="text1"/>
                <w:szCs w:val="26"/>
              </w:rPr>
              <w:t>(</w:t>
            </w:r>
            <w:r w:rsidRPr="002F2105">
              <w:rPr>
                <w:rFonts w:eastAsia="DFKai-SB" w:hint="eastAsia"/>
                <w:color w:val="000000" w:themeColor="text1"/>
                <w:szCs w:val="26"/>
              </w:rPr>
              <w:t>如</w:t>
            </w:r>
            <w:r w:rsidR="00B26594" w:rsidRPr="002F2105">
              <w:rPr>
                <w:rFonts w:eastAsia="DFKai-SB" w:hint="eastAsia"/>
                <w:color w:val="000000" w:themeColor="text1"/>
                <w:szCs w:val="26"/>
              </w:rPr>
              <w:t>後續年度</w:t>
            </w:r>
            <w:r w:rsidRPr="002F2105">
              <w:rPr>
                <w:rFonts w:eastAsia="DFKai-SB" w:hint="eastAsia"/>
                <w:color w:val="000000" w:themeColor="text1"/>
                <w:szCs w:val="26"/>
              </w:rPr>
              <w:t>計劃書目標與原</w:t>
            </w:r>
            <w:r w:rsidR="00B26594" w:rsidRPr="002F2105">
              <w:rPr>
                <w:rFonts w:eastAsia="DFKai-SB" w:hint="eastAsia"/>
                <w:color w:val="000000" w:themeColor="text1"/>
                <w:szCs w:val="26"/>
              </w:rPr>
              <w:t>計畫</w:t>
            </w:r>
            <w:r w:rsidRPr="002F2105">
              <w:rPr>
                <w:rFonts w:eastAsia="DFKai-SB" w:hint="eastAsia"/>
                <w:color w:val="000000" w:themeColor="text1"/>
                <w:szCs w:val="26"/>
              </w:rPr>
              <w:t>規劃有差異或變更</w:t>
            </w:r>
            <w:r w:rsidRPr="002F2105">
              <w:rPr>
                <w:rFonts w:eastAsia="DFKai-SB"/>
                <w:color w:val="000000" w:themeColor="text1"/>
                <w:szCs w:val="26"/>
              </w:rPr>
              <w:t>，請</w:t>
            </w:r>
            <w:r w:rsidRPr="002F2105">
              <w:rPr>
                <w:rFonts w:eastAsia="DFKai-SB" w:hint="eastAsia"/>
                <w:color w:val="000000" w:themeColor="text1"/>
                <w:szCs w:val="26"/>
              </w:rPr>
              <w:t>具體說明並</w:t>
            </w:r>
            <w:r w:rsidRPr="002F2105">
              <w:rPr>
                <w:rFonts w:eastAsia="DFKai-SB"/>
                <w:color w:val="000000" w:themeColor="text1"/>
                <w:szCs w:val="26"/>
              </w:rPr>
              <w:t>敘明對應內容的頁碼</w:t>
            </w:r>
            <w:r w:rsidRPr="002F2105">
              <w:rPr>
                <w:rFonts w:eastAsia="DFKai-SB"/>
                <w:color w:val="000000" w:themeColor="text1"/>
                <w:sz w:val="28"/>
                <w:szCs w:val="28"/>
              </w:rPr>
              <w:t>)</w:t>
            </w:r>
          </w:p>
        </w:tc>
      </w:tr>
      <w:tr w:rsidR="002F2105" w:rsidRPr="002F2105" w14:paraId="6959C3D9" w14:textId="77777777" w:rsidTr="007C0BBF">
        <w:trPr>
          <w:trHeight w:val="1701"/>
        </w:trPr>
        <w:tc>
          <w:tcPr>
            <w:tcW w:w="3544" w:type="dxa"/>
            <w:shd w:val="clear" w:color="auto" w:fill="auto"/>
          </w:tcPr>
          <w:p w14:paraId="3C3EF3B0" w14:textId="77777777" w:rsidR="0029765C" w:rsidRPr="002F2105" w:rsidRDefault="0029765C" w:rsidP="000C7E4A">
            <w:pPr>
              <w:snapToGrid w:val="0"/>
              <w:rPr>
                <w:rFonts w:eastAsia="DFKai-SB"/>
                <w:color w:val="000000" w:themeColor="text1"/>
                <w:szCs w:val="28"/>
              </w:rPr>
            </w:pPr>
            <w:r w:rsidRPr="002F2105">
              <w:rPr>
                <w:rFonts w:eastAsia="DFKai-SB"/>
                <w:color w:val="000000" w:themeColor="text1"/>
                <w:szCs w:val="28"/>
              </w:rPr>
              <w:t>一、</w:t>
            </w:r>
          </w:p>
        </w:tc>
        <w:tc>
          <w:tcPr>
            <w:tcW w:w="3544" w:type="dxa"/>
          </w:tcPr>
          <w:p w14:paraId="56177A1B" w14:textId="77777777" w:rsidR="0029765C" w:rsidRPr="002F2105" w:rsidRDefault="0029765C" w:rsidP="000C7E4A">
            <w:pPr>
              <w:snapToGrid w:val="0"/>
              <w:rPr>
                <w:rFonts w:eastAsia="DFKai-SB"/>
                <w:color w:val="000000" w:themeColor="text1"/>
                <w:szCs w:val="28"/>
              </w:rPr>
            </w:pPr>
          </w:p>
        </w:tc>
        <w:tc>
          <w:tcPr>
            <w:tcW w:w="3544" w:type="dxa"/>
            <w:shd w:val="clear" w:color="auto" w:fill="auto"/>
          </w:tcPr>
          <w:p w14:paraId="5DB44F79" w14:textId="77777777" w:rsidR="0029765C" w:rsidRPr="002F2105" w:rsidRDefault="0029765C" w:rsidP="000C7E4A">
            <w:pPr>
              <w:snapToGrid w:val="0"/>
              <w:rPr>
                <w:rFonts w:eastAsia="DFKai-SB"/>
                <w:color w:val="000000" w:themeColor="text1"/>
                <w:szCs w:val="28"/>
              </w:rPr>
            </w:pPr>
          </w:p>
        </w:tc>
      </w:tr>
      <w:tr w:rsidR="002F2105" w:rsidRPr="002F2105" w14:paraId="5DEC7DEE" w14:textId="77777777" w:rsidTr="007C0BBF">
        <w:trPr>
          <w:trHeight w:val="1701"/>
        </w:trPr>
        <w:tc>
          <w:tcPr>
            <w:tcW w:w="3544" w:type="dxa"/>
            <w:shd w:val="clear" w:color="auto" w:fill="auto"/>
          </w:tcPr>
          <w:p w14:paraId="33BB5571" w14:textId="77777777" w:rsidR="0029765C" w:rsidRPr="002F2105" w:rsidRDefault="0029765C" w:rsidP="000C7E4A">
            <w:pPr>
              <w:snapToGrid w:val="0"/>
              <w:rPr>
                <w:rFonts w:eastAsia="DFKai-SB"/>
                <w:color w:val="000000" w:themeColor="text1"/>
                <w:szCs w:val="28"/>
              </w:rPr>
            </w:pPr>
            <w:r w:rsidRPr="002F2105">
              <w:rPr>
                <w:rFonts w:eastAsia="DFKai-SB"/>
                <w:color w:val="000000" w:themeColor="text1"/>
                <w:szCs w:val="28"/>
              </w:rPr>
              <w:t>二、</w:t>
            </w:r>
          </w:p>
        </w:tc>
        <w:tc>
          <w:tcPr>
            <w:tcW w:w="3544" w:type="dxa"/>
          </w:tcPr>
          <w:p w14:paraId="34C9A253" w14:textId="77777777" w:rsidR="0029765C" w:rsidRPr="002F2105" w:rsidRDefault="0029765C" w:rsidP="000C7E4A">
            <w:pPr>
              <w:snapToGrid w:val="0"/>
              <w:rPr>
                <w:rFonts w:eastAsia="DFKai-SB"/>
                <w:color w:val="000000" w:themeColor="text1"/>
                <w:szCs w:val="28"/>
              </w:rPr>
            </w:pPr>
          </w:p>
        </w:tc>
        <w:tc>
          <w:tcPr>
            <w:tcW w:w="3544" w:type="dxa"/>
            <w:shd w:val="clear" w:color="auto" w:fill="auto"/>
          </w:tcPr>
          <w:p w14:paraId="36650E90" w14:textId="77777777" w:rsidR="0029765C" w:rsidRPr="002F2105" w:rsidRDefault="0029765C" w:rsidP="000C7E4A">
            <w:pPr>
              <w:snapToGrid w:val="0"/>
              <w:rPr>
                <w:rFonts w:eastAsia="DFKai-SB"/>
                <w:color w:val="000000" w:themeColor="text1"/>
                <w:szCs w:val="28"/>
              </w:rPr>
            </w:pPr>
          </w:p>
        </w:tc>
      </w:tr>
      <w:tr w:rsidR="002F2105" w:rsidRPr="002F2105" w14:paraId="11D20FEA" w14:textId="77777777" w:rsidTr="007C0BBF">
        <w:trPr>
          <w:trHeight w:val="1701"/>
        </w:trPr>
        <w:tc>
          <w:tcPr>
            <w:tcW w:w="3544" w:type="dxa"/>
            <w:shd w:val="clear" w:color="auto" w:fill="auto"/>
          </w:tcPr>
          <w:p w14:paraId="54A80893" w14:textId="77777777" w:rsidR="0029765C" w:rsidRPr="002F2105" w:rsidRDefault="0029765C" w:rsidP="000C7E4A">
            <w:pPr>
              <w:snapToGrid w:val="0"/>
              <w:rPr>
                <w:rFonts w:eastAsia="DFKai-SB"/>
                <w:color w:val="000000" w:themeColor="text1"/>
                <w:szCs w:val="28"/>
              </w:rPr>
            </w:pPr>
            <w:r w:rsidRPr="002F2105">
              <w:rPr>
                <w:rFonts w:eastAsia="DFKai-SB"/>
                <w:color w:val="000000" w:themeColor="text1"/>
                <w:szCs w:val="28"/>
              </w:rPr>
              <w:t>三、</w:t>
            </w:r>
          </w:p>
        </w:tc>
        <w:tc>
          <w:tcPr>
            <w:tcW w:w="3544" w:type="dxa"/>
          </w:tcPr>
          <w:p w14:paraId="4D5DC592" w14:textId="77777777" w:rsidR="0029765C" w:rsidRPr="002F2105" w:rsidRDefault="0029765C" w:rsidP="000C7E4A">
            <w:pPr>
              <w:snapToGrid w:val="0"/>
              <w:rPr>
                <w:rFonts w:eastAsia="DFKai-SB"/>
                <w:color w:val="000000" w:themeColor="text1"/>
                <w:szCs w:val="28"/>
              </w:rPr>
            </w:pPr>
          </w:p>
        </w:tc>
        <w:tc>
          <w:tcPr>
            <w:tcW w:w="3544" w:type="dxa"/>
            <w:shd w:val="clear" w:color="auto" w:fill="auto"/>
          </w:tcPr>
          <w:p w14:paraId="21714789" w14:textId="77777777" w:rsidR="0029765C" w:rsidRPr="002F2105" w:rsidRDefault="0029765C" w:rsidP="000C7E4A">
            <w:pPr>
              <w:snapToGrid w:val="0"/>
              <w:rPr>
                <w:rFonts w:eastAsia="DFKai-SB"/>
                <w:color w:val="000000" w:themeColor="text1"/>
                <w:szCs w:val="28"/>
              </w:rPr>
            </w:pPr>
          </w:p>
        </w:tc>
      </w:tr>
      <w:tr w:rsidR="0029765C" w:rsidRPr="002F2105" w14:paraId="53BB47BB" w14:textId="77777777" w:rsidTr="007C0BBF">
        <w:trPr>
          <w:trHeight w:val="1701"/>
        </w:trPr>
        <w:tc>
          <w:tcPr>
            <w:tcW w:w="3544" w:type="dxa"/>
            <w:shd w:val="clear" w:color="auto" w:fill="auto"/>
          </w:tcPr>
          <w:p w14:paraId="42B93FE0" w14:textId="77777777" w:rsidR="0029765C" w:rsidRPr="002F2105" w:rsidRDefault="0029765C" w:rsidP="000C7E4A">
            <w:pPr>
              <w:snapToGrid w:val="0"/>
              <w:rPr>
                <w:rFonts w:eastAsia="DFKai-SB"/>
                <w:color w:val="000000" w:themeColor="text1"/>
                <w:szCs w:val="28"/>
              </w:rPr>
            </w:pPr>
            <w:r w:rsidRPr="002F2105">
              <w:rPr>
                <w:rFonts w:eastAsia="DFKai-SB"/>
                <w:color w:val="000000" w:themeColor="text1"/>
                <w:szCs w:val="28"/>
              </w:rPr>
              <w:t>…..</w:t>
            </w:r>
          </w:p>
        </w:tc>
        <w:tc>
          <w:tcPr>
            <w:tcW w:w="3544" w:type="dxa"/>
          </w:tcPr>
          <w:p w14:paraId="57D4533C" w14:textId="77777777" w:rsidR="0029765C" w:rsidRPr="002F2105" w:rsidRDefault="0029765C" w:rsidP="000C7E4A">
            <w:pPr>
              <w:snapToGrid w:val="0"/>
              <w:rPr>
                <w:rFonts w:eastAsia="DFKai-SB"/>
                <w:color w:val="000000" w:themeColor="text1"/>
                <w:szCs w:val="28"/>
              </w:rPr>
            </w:pPr>
          </w:p>
        </w:tc>
        <w:tc>
          <w:tcPr>
            <w:tcW w:w="3544" w:type="dxa"/>
            <w:shd w:val="clear" w:color="auto" w:fill="auto"/>
          </w:tcPr>
          <w:p w14:paraId="0789FCFE" w14:textId="77777777" w:rsidR="0029765C" w:rsidRPr="002F2105" w:rsidRDefault="0029765C" w:rsidP="000C7E4A">
            <w:pPr>
              <w:snapToGrid w:val="0"/>
              <w:rPr>
                <w:rFonts w:eastAsia="DFKai-SB"/>
                <w:color w:val="000000" w:themeColor="text1"/>
                <w:szCs w:val="28"/>
              </w:rPr>
            </w:pPr>
          </w:p>
        </w:tc>
      </w:tr>
    </w:tbl>
    <w:p w14:paraId="52BBB842" w14:textId="77777777" w:rsidR="0029765C" w:rsidRPr="002F2105" w:rsidRDefault="0029765C" w:rsidP="0029765C">
      <w:pPr>
        <w:pStyle w:val="ListParagraph"/>
        <w:spacing w:line="400" w:lineRule="exact"/>
        <w:ind w:leftChars="0" w:left="0"/>
        <w:rPr>
          <w:rFonts w:eastAsia="DFKai-SB"/>
          <w:color w:val="000000" w:themeColor="text1"/>
        </w:rPr>
      </w:pPr>
    </w:p>
    <w:p w14:paraId="0698A854" w14:textId="77777777" w:rsidR="0029765C" w:rsidRPr="002F2105" w:rsidRDefault="0029765C" w:rsidP="0029765C">
      <w:pPr>
        <w:pStyle w:val="ListParagraph"/>
        <w:spacing w:line="400" w:lineRule="exact"/>
        <w:ind w:leftChars="0" w:left="0"/>
        <w:rPr>
          <w:rFonts w:eastAsia="DFKai-SB"/>
          <w:color w:val="000000" w:themeColor="text1"/>
        </w:rPr>
      </w:pPr>
    </w:p>
    <w:p w14:paraId="297E44A8" w14:textId="77777777" w:rsidR="0029765C" w:rsidRPr="002F2105" w:rsidRDefault="0029765C" w:rsidP="007C0BBF">
      <w:pPr>
        <w:pStyle w:val="ListParagraph"/>
        <w:spacing w:line="400" w:lineRule="exact"/>
        <w:ind w:leftChars="0" w:left="0"/>
        <w:rPr>
          <w:rFonts w:eastAsia="DFKai-SB"/>
          <w:color w:val="000000" w:themeColor="text1"/>
        </w:rPr>
      </w:pPr>
    </w:p>
    <w:p w14:paraId="6C1CA5F7" w14:textId="77777777" w:rsidR="00604F99" w:rsidRPr="002F2105" w:rsidRDefault="0029765C" w:rsidP="009D7779">
      <w:pPr>
        <w:pStyle w:val="ListParagraph"/>
        <w:numPr>
          <w:ilvl w:val="1"/>
          <w:numId w:val="22"/>
        </w:numPr>
        <w:spacing w:line="400" w:lineRule="exact"/>
        <w:ind w:leftChars="0" w:left="851"/>
        <w:rPr>
          <w:rFonts w:eastAsia="DFKai-SB"/>
          <w:color w:val="000000" w:themeColor="text1"/>
        </w:rPr>
      </w:pPr>
      <w:r w:rsidRPr="002F2105">
        <w:rPr>
          <w:rFonts w:eastAsia="DFKai-SB"/>
          <w:b/>
          <w:color w:val="000000" w:themeColor="text1"/>
        </w:rPr>
        <w:br w:type="page"/>
      </w:r>
      <w:bookmarkStart w:id="1" w:name="_Hlk140168472"/>
      <w:r w:rsidR="00743979" w:rsidRPr="002F2105">
        <w:rPr>
          <w:rFonts w:eastAsia="DFKai-SB" w:hint="eastAsia"/>
          <w:b/>
          <w:color w:val="000000" w:themeColor="text1"/>
        </w:rPr>
        <w:lastRenderedPageBreak/>
        <w:t>原</w:t>
      </w:r>
      <w:r w:rsidR="00B26594" w:rsidRPr="002F2105">
        <w:rPr>
          <w:rFonts w:eastAsia="DFKai-SB" w:hint="eastAsia"/>
          <w:b/>
          <w:color w:val="000000" w:themeColor="text1"/>
        </w:rPr>
        <w:t>計畫</w:t>
      </w:r>
      <w:r w:rsidRPr="002F2105">
        <w:rPr>
          <w:rFonts w:eastAsia="DFKai-SB" w:hint="eastAsia"/>
          <w:b/>
          <w:color w:val="000000" w:themeColor="text1"/>
        </w:rPr>
        <w:t>執行</w:t>
      </w:r>
      <w:r w:rsidR="00242256" w:rsidRPr="002F2105">
        <w:rPr>
          <w:rFonts w:eastAsia="DFKai-SB" w:hint="eastAsia"/>
          <w:b/>
          <w:color w:val="000000" w:themeColor="text1"/>
        </w:rPr>
        <w:t>成果及</w:t>
      </w:r>
      <w:r w:rsidR="00B26594" w:rsidRPr="002F2105">
        <w:rPr>
          <w:rFonts w:eastAsia="DFKai-SB" w:hint="eastAsia"/>
          <w:b/>
          <w:color w:val="000000" w:themeColor="text1"/>
        </w:rPr>
        <w:t>後續年度計畫</w:t>
      </w:r>
      <w:r w:rsidR="00242256" w:rsidRPr="002F2105">
        <w:rPr>
          <w:rFonts w:eastAsia="DFKai-SB" w:hint="eastAsia"/>
          <w:b/>
          <w:color w:val="000000" w:themeColor="text1"/>
        </w:rPr>
        <w:t>執行規劃</w:t>
      </w:r>
      <w:r w:rsidR="00723EC4" w:rsidRPr="002F2105">
        <w:rPr>
          <w:rFonts w:eastAsia="DFKai-SB" w:hint="eastAsia"/>
          <w:color w:val="000000" w:themeColor="text1"/>
        </w:rPr>
        <w:t>：請</w:t>
      </w:r>
      <w:r w:rsidR="00604F99" w:rsidRPr="002F2105">
        <w:rPr>
          <w:rFonts w:eastAsia="DFKai-SB" w:hint="eastAsia"/>
          <w:color w:val="000000" w:themeColor="text1"/>
        </w:rPr>
        <w:t>針對本計畫五大里程碑</w:t>
      </w:r>
      <w:r w:rsidR="00723EC4" w:rsidRPr="002F2105">
        <w:rPr>
          <w:rFonts w:eastAsia="DFKai-SB" w:hint="eastAsia"/>
          <w:color w:val="000000" w:themeColor="text1"/>
        </w:rPr>
        <w:t>詳述本研究</w:t>
      </w:r>
      <w:r w:rsidR="001A1DEA" w:rsidRPr="002F2105">
        <w:rPr>
          <w:rFonts w:eastAsia="DFKai-SB" w:hint="eastAsia"/>
          <w:color w:val="000000" w:themeColor="text1"/>
        </w:rPr>
        <w:t>第一、二年度</w:t>
      </w:r>
      <w:r w:rsidR="00B26594" w:rsidRPr="002F2105">
        <w:rPr>
          <w:rFonts w:eastAsia="DFKai-SB" w:hint="eastAsia"/>
          <w:color w:val="000000" w:themeColor="text1"/>
        </w:rPr>
        <w:t>計畫</w:t>
      </w:r>
      <w:r w:rsidR="00604F99" w:rsidRPr="002F2105">
        <w:rPr>
          <w:rFonts w:eastAsia="DFKai-SB" w:hint="eastAsia"/>
          <w:color w:val="000000" w:themeColor="text1"/>
        </w:rPr>
        <w:t>里程碑達成情形與</w:t>
      </w:r>
      <w:r w:rsidR="00282516" w:rsidRPr="002F2105">
        <w:rPr>
          <w:rFonts w:eastAsia="DFKai-SB" w:hint="eastAsia"/>
          <w:color w:val="000000" w:themeColor="text1"/>
        </w:rPr>
        <w:t>後續年度</w:t>
      </w:r>
      <w:r w:rsidR="00604F99" w:rsidRPr="002F2105">
        <w:rPr>
          <w:rFonts w:eastAsia="DFKai-SB" w:hint="eastAsia"/>
          <w:color w:val="000000" w:themeColor="text1"/>
        </w:rPr>
        <w:t>計畫之執行規劃</w:t>
      </w:r>
      <w:r w:rsidRPr="002F2105">
        <w:rPr>
          <w:rFonts w:eastAsia="DFKai-SB" w:hint="eastAsia"/>
          <w:color w:val="000000" w:themeColor="text1"/>
        </w:rPr>
        <w:t>，</w:t>
      </w:r>
      <w:r w:rsidR="00604F99" w:rsidRPr="002F2105">
        <w:rPr>
          <w:rFonts w:eastAsia="DFKai-SB" w:hint="eastAsia"/>
          <w:color w:val="000000" w:themeColor="text1"/>
        </w:rPr>
        <w:t>其內容應</w:t>
      </w:r>
      <w:r w:rsidR="00EA5F5F" w:rsidRPr="002F2105">
        <w:rPr>
          <w:rFonts w:eastAsia="DFKai-SB" w:hint="eastAsia"/>
          <w:color w:val="000000" w:themeColor="text1"/>
        </w:rPr>
        <w:t>分別</w:t>
      </w:r>
      <w:r w:rsidR="00723EC4" w:rsidRPr="002F2105">
        <w:rPr>
          <w:rFonts w:eastAsia="DFKai-SB" w:hint="eastAsia"/>
          <w:color w:val="000000" w:themeColor="text1"/>
        </w:rPr>
        <w:t>包含</w:t>
      </w:r>
      <w:r w:rsidRPr="002F2105">
        <w:rPr>
          <w:rFonts w:eastAsia="DFKai-SB" w:hint="eastAsia"/>
          <w:color w:val="000000" w:themeColor="text1"/>
        </w:rPr>
        <w:t>：</w:t>
      </w:r>
    </w:p>
    <w:p w14:paraId="2217D2C5" w14:textId="77777777" w:rsidR="003541AE" w:rsidRPr="002F2105" w:rsidRDefault="00723EC4" w:rsidP="009D7779">
      <w:pPr>
        <w:pStyle w:val="ListParagraph"/>
        <w:numPr>
          <w:ilvl w:val="0"/>
          <w:numId w:val="27"/>
        </w:numPr>
        <w:spacing w:line="400" w:lineRule="exact"/>
        <w:ind w:leftChars="0" w:left="1701" w:hanging="424"/>
        <w:rPr>
          <w:rFonts w:eastAsia="DFKai-SB"/>
          <w:color w:val="000000" w:themeColor="text1"/>
        </w:rPr>
      </w:pPr>
      <w:r w:rsidRPr="002F2105">
        <w:rPr>
          <w:rFonts w:eastAsia="DFKai-SB" w:hint="eastAsia"/>
          <w:b/>
          <w:color w:val="000000" w:themeColor="text1"/>
        </w:rPr>
        <w:t>里程碑達成情形</w:t>
      </w:r>
      <w:r w:rsidR="00604F99" w:rsidRPr="002F2105">
        <w:rPr>
          <w:rFonts w:eastAsia="DFKai-SB" w:hint="eastAsia"/>
          <w:color w:val="000000" w:themeColor="text1"/>
        </w:rPr>
        <w:t>：請對照</w:t>
      </w:r>
      <w:r w:rsidR="00604F99" w:rsidRPr="002F2105">
        <w:rPr>
          <w:rFonts w:eastAsia="DFKai-SB"/>
          <w:color w:val="000000" w:themeColor="text1"/>
        </w:rPr>
        <w:t>本計畫里程碑</w:t>
      </w:r>
      <w:r w:rsidR="00604F99" w:rsidRPr="002F2105">
        <w:rPr>
          <w:rFonts w:eastAsia="DFKai-SB"/>
          <w:color w:val="000000" w:themeColor="text1"/>
        </w:rPr>
        <w:t>(milestone)</w:t>
      </w:r>
      <w:r w:rsidR="00604F99" w:rsidRPr="002F2105">
        <w:rPr>
          <w:rFonts w:eastAsia="DFKai-SB"/>
          <w:color w:val="000000" w:themeColor="text1"/>
        </w:rPr>
        <w:t>檢核表，說明總體計畫於</w:t>
      </w:r>
      <w:r w:rsidR="00CC4DFD" w:rsidRPr="002F2105">
        <w:rPr>
          <w:rFonts w:eastAsia="DFKai-SB"/>
          <w:color w:val="000000" w:themeColor="text1"/>
        </w:rPr>
        <w:t>五大里程碑</w:t>
      </w:r>
      <w:r w:rsidR="00604F99" w:rsidRPr="002F2105">
        <w:rPr>
          <w:rFonts w:eastAsia="DFKai-SB"/>
          <w:color w:val="000000" w:themeColor="text1"/>
        </w:rPr>
        <w:t>之達成情形、</w:t>
      </w:r>
      <w:r w:rsidR="0007540C" w:rsidRPr="002F2105">
        <w:rPr>
          <w:rFonts w:eastAsia="DFKai-SB" w:hint="eastAsia"/>
          <w:color w:val="000000" w:themeColor="text1"/>
        </w:rPr>
        <w:t>重要</w:t>
      </w:r>
      <w:r w:rsidR="00604F99" w:rsidRPr="002F2105">
        <w:rPr>
          <w:rFonts w:eastAsia="DFKai-SB"/>
          <w:color w:val="000000" w:themeColor="text1"/>
        </w:rPr>
        <w:t>研究成就及成果、突破點</w:t>
      </w:r>
      <w:r w:rsidR="00604F99" w:rsidRPr="002F2105">
        <w:rPr>
          <w:rFonts w:eastAsia="DFKai-SB"/>
          <w:color w:val="000000" w:themeColor="text1"/>
        </w:rPr>
        <w:t>(</w:t>
      </w:r>
      <w:r w:rsidR="00604F99" w:rsidRPr="002F2105">
        <w:rPr>
          <w:rFonts w:eastAsia="DFKai-SB"/>
          <w:color w:val="000000" w:themeColor="text1"/>
        </w:rPr>
        <w:t>如超越的對象、創新作法</w:t>
      </w:r>
      <w:r w:rsidR="00604F99" w:rsidRPr="002F2105">
        <w:rPr>
          <w:rFonts w:eastAsia="DFKai-SB"/>
          <w:color w:val="000000" w:themeColor="text1"/>
        </w:rPr>
        <w:t>…)</w:t>
      </w:r>
      <w:r w:rsidR="00604F99" w:rsidRPr="002F2105">
        <w:rPr>
          <w:rFonts w:eastAsia="DFKai-SB"/>
          <w:color w:val="000000" w:themeColor="text1"/>
        </w:rPr>
        <w:t>與執行方法；成果請著重</w:t>
      </w:r>
      <w:r w:rsidR="00DB49B1" w:rsidRPr="002F2105">
        <w:rPr>
          <w:rFonts w:eastAsia="DFKai-SB" w:hint="eastAsia"/>
          <w:color w:val="000000" w:themeColor="text1"/>
        </w:rPr>
        <w:t>與目標之關聯性，及實質達成之重大效益</w:t>
      </w:r>
      <w:r w:rsidR="00604F99" w:rsidRPr="002F2105">
        <w:rPr>
          <w:rFonts w:eastAsia="DFKai-SB"/>
          <w:color w:val="000000" w:themeColor="text1"/>
        </w:rPr>
        <w:t>。</w:t>
      </w:r>
    </w:p>
    <w:p w14:paraId="06FD818C" w14:textId="77777777" w:rsidR="00DE5717" w:rsidRPr="002F2105" w:rsidRDefault="00DE5717" w:rsidP="00DE5717">
      <w:pPr>
        <w:pStyle w:val="ListParagraph"/>
        <w:spacing w:line="400" w:lineRule="exact"/>
        <w:ind w:leftChars="0"/>
        <w:rPr>
          <w:rFonts w:eastAsia="DFKai-SB"/>
          <w:color w:val="000000" w:themeColor="text1"/>
        </w:rPr>
      </w:pPr>
    </w:p>
    <w:p w14:paraId="465F9141" w14:textId="77777777" w:rsidR="00DE5717" w:rsidRPr="002F2105" w:rsidRDefault="00DE5717" w:rsidP="00DE5717">
      <w:pPr>
        <w:pStyle w:val="ListParagraph"/>
        <w:spacing w:line="400" w:lineRule="exact"/>
        <w:ind w:leftChars="0" w:left="993"/>
        <w:rPr>
          <w:rFonts w:eastAsia="DFKai-SB"/>
          <w:color w:val="000000" w:themeColor="text1"/>
          <w:highlight w:val="green"/>
        </w:rPr>
      </w:pPr>
      <w:r w:rsidRPr="002F2105">
        <w:rPr>
          <w:rFonts w:eastAsia="DFKai-SB" w:hint="eastAsia"/>
          <w:color w:val="000000" w:themeColor="text1"/>
          <w:highlight w:val="green"/>
        </w:rPr>
        <w:t>以下為本計畫依據第一</w:t>
      </w:r>
      <w:r w:rsidRPr="002F2105">
        <w:rPr>
          <w:rFonts w:eastAsia="DFKai-SB"/>
          <w:color w:val="000000" w:themeColor="text1"/>
          <w:highlight w:val="green"/>
        </w:rPr>
        <w:t>&amp;</w:t>
      </w:r>
      <w:r w:rsidRPr="002F2105">
        <w:rPr>
          <w:rFonts w:eastAsia="DFKai-SB" w:hint="eastAsia"/>
          <w:color w:val="000000" w:themeColor="text1"/>
          <w:highlight w:val="green"/>
        </w:rPr>
        <w:t>二年之里程碑達成情形說明</w:t>
      </w:r>
      <w:r w:rsidR="00C47289" w:rsidRPr="002F2105">
        <w:rPr>
          <w:rFonts w:eastAsia="DFKai-SB"/>
          <w:color w:val="000000" w:themeColor="text1"/>
        </w:rPr>
        <w:t xml:space="preserve">: </w:t>
      </w:r>
      <w:r w:rsidRPr="002F2105">
        <w:rPr>
          <w:rFonts w:eastAsia="DFKai-SB"/>
          <w:b/>
          <w:bCs/>
          <w:color w:val="000000" w:themeColor="text1"/>
          <w:sz w:val="28"/>
          <w:szCs w:val="28"/>
          <w:shd w:val="clear" w:color="auto" w:fill="FFFF00"/>
        </w:rPr>
        <w:t>(</w:t>
      </w:r>
      <w:r w:rsidRPr="002F2105">
        <w:rPr>
          <w:rFonts w:eastAsia="DFKai-SB"/>
          <w:b/>
          <w:bCs/>
          <w:color w:val="000000" w:themeColor="text1"/>
          <w:sz w:val="28"/>
          <w:szCs w:val="28"/>
          <w:shd w:val="clear" w:color="auto" w:fill="FFFF00"/>
        </w:rPr>
        <w:t>請子計畫</w:t>
      </w:r>
      <w:r w:rsidRPr="002F2105">
        <w:rPr>
          <w:rFonts w:eastAsia="DFKai-SB"/>
          <w:b/>
          <w:bCs/>
          <w:color w:val="000000" w:themeColor="text1"/>
          <w:sz w:val="28"/>
          <w:szCs w:val="28"/>
          <w:shd w:val="clear" w:color="auto" w:fill="FFFF00"/>
        </w:rPr>
        <w:t>1-8</w:t>
      </w:r>
      <w:r w:rsidRPr="002F2105">
        <w:rPr>
          <w:rFonts w:eastAsia="DFKai-SB"/>
          <w:b/>
          <w:bCs/>
          <w:color w:val="000000" w:themeColor="text1"/>
          <w:sz w:val="28"/>
          <w:szCs w:val="28"/>
          <w:shd w:val="clear" w:color="auto" w:fill="FFFF00"/>
        </w:rPr>
        <w:t>提供</w:t>
      </w:r>
      <w:r w:rsidRPr="002F2105">
        <w:rPr>
          <w:rFonts w:eastAsia="DFKai-SB" w:hint="eastAsia"/>
          <w:b/>
          <w:bCs/>
          <w:color w:val="000000" w:themeColor="text1"/>
          <w:sz w:val="28"/>
          <w:szCs w:val="28"/>
          <w:shd w:val="clear" w:color="auto" w:fill="FFFF00"/>
        </w:rPr>
        <w:t>項目</w:t>
      </w:r>
      <w:r w:rsidRPr="002F2105">
        <w:rPr>
          <w:rFonts w:eastAsia="DFKai-SB"/>
          <w:b/>
          <w:bCs/>
          <w:color w:val="000000" w:themeColor="text1"/>
          <w:sz w:val="28"/>
          <w:szCs w:val="28"/>
          <w:shd w:val="clear" w:color="auto" w:fill="FFFF00"/>
        </w:rPr>
        <w:t>1-3</w:t>
      </w:r>
      <w:r w:rsidR="00370619" w:rsidRPr="002F2105">
        <w:rPr>
          <w:rFonts w:eastAsia="DFKai-SB"/>
          <w:b/>
          <w:bCs/>
          <w:color w:val="000000" w:themeColor="text1"/>
          <w:sz w:val="28"/>
          <w:szCs w:val="28"/>
          <w:shd w:val="clear" w:color="auto" w:fill="FFFF00"/>
        </w:rPr>
        <w:t xml:space="preserve">; </w:t>
      </w:r>
      <w:r w:rsidRPr="002F2105">
        <w:rPr>
          <w:rFonts w:eastAsia="DFKai-SB"/>
          <w:b/>
          <w:bCs/>
          <w:color w:val="000000" w:themeColor="text1"/>
          <w:sz w:val="28"/>
          <w:szCs w:val="28"/>
          <w:shd w:val="clear" w:color="auto" w:fill="FFFF00"/>
        </w:rPr>
        <w:t>子計畫</w:t>
      </w:r>
      <w:r w:rsidRPr="002F2105">
        <w:rPr>
          <w:rFonts w:eastAsia="DFKai-SB"/>
          <w:b/>
          <w:bCs/>
          <w:color w:val="000000" w:themeColor="text1"/>
          <w:sz w:val="28"/>
          <w:szCs w:val="28"/>
          <w:shd w:val="clear" w:color="auto" w:fill="FFFF00"/>
        </w:rPr>
        <w:t>9</w:t>
      </w:r>
      <w:r w:rsidRPr="002F2105">
        <w:rPr>
          <w:rFonts w:eastAsia="DFKai-SB" w:hint="eastAsia"/>
          <w:b/>
          <w:bCs/>
          <w:color w:val="000000" w:themeColor="text1"/>
          <w:sz w:val="28"/>
          <w:szCs w:val="28"/>
          <w:shd w:val="clear" w:color="auto" w:fill="FFFF00"/>
        </w:rPr>
        <w:t>提供項目</w:t>
      </w:r>
      <w:r w:rsidRPr="002F2105">
        <w:rPr>
          <w:rFonts w:eastAsia="DFKai-SB"/>
          <w:b/>
          <w:bCs/>
          <w:color w:val="000000" w:themeColor="text1"/>
          <w:sz w:val="28"/>
          <w:szCs w:val="28"/>
          <w:shd w:val="clear" w:color="auto" w:fill="FFFF00"/>
        </w:rPr>
        <w:t>4</w:t>
      </w:r>
      <w:r w:rsidR="00370619" w:rsidRPr="002F2105">
        <w:rPr>
          <w:rFonts w:eastAsia="DFKai-SB"/>
          <w:b/>
          <w:bCs/>
          <w:color w:val="000000" w:themeColor="text1"/>
          <w:sz w:val="28"/>
          <w:szCs w:val="28"/>
          <w:shd w:val="clear" w:color="auto" w:fill="FFFF00"/>
        </w:rPr>
        <w:t xml:space="preserve">; </w:t>
      </w:r>
      <w:r w:rsidR="00370619" w:rsidRPr="002F2105">
        <w:rPr>
          <w:rFonts w:eastAsia="DFKai-SB" w:hint="eastAsia"/>
          <w:b/>
          <w:bCs/>
          <w:color w:val="000000" w:themeColor="text1"/>
          <w:sz w:val="28"/>
          <w:szCs w:val="28"/>
          <w:shd w:val="clear" w:color="auto" w:fill="FFFF00"/>
        </w:rPr>
        <w:t>總計畫提供項目</w:t>
      </w:r>
      <w:r w:rsidR="00370619" w:rsidRPr="002F2105">
        <w:rPr>
          <w:rFonts w:eastAsia="DFKai-SB"/>
          <w:b/>
          <w:bCs/>
          <w:color w:val="000000" w:themeColor="text1"/>
          <w:sz w:val="28"/>
          <w:szCs w:val="28"/>
          <w:shd w:val="clear" w:color="auto" w:fill="FFFF00"/>
        </w:rPr>
        <w:t>5</w:t>
      </w:r>
      <w:r w:rsidR="00370619" w:rsidRPr="002F2105">
        <w:rPr>
          <w:rFonts w:eastAsia="DFKai-SB" w:hint="eastAsia"/>
          <w:b/>
          <w:bCs/>
          <w:color w:val="000000" w:themeColor="text1"/>
          <w:sz w:val="28"/>
          <w:szCs w:val="28"/>
          <w:shd w:val="clear" w:color="auto" w:fill="FFFF00"/>
        </w:rPr>
        <w:t>並請各子計畫協助確認</w:t>
      </w:r>
      <w:r w:rsidRPr="002F2105">
        <w:rPr>
          <w:rFonts w:eastAsia="DFKai-SB"/>
          <w:b/>
          <w:bCs/>
          <w:color w:val="000000" w:themeColor="text1"/>
          <w:sz w:val="28"/>
          <w:szCs w:val="28"/>
          <w:shd w:val="clear" w:color="auto" w:fill="FFFF00"/>
        </w:rPr>
        <w:t>)</w:t>
      </w:r>
    </w:p>
    <w:p w14:paraId="5B5449B2" w14:textId="77777777" w:rsidR="00DE5717" w:rsidRPr="002F2105" w:rsidRDefault="00DE5717" w:rsidP="00DE5717">
      <w:pPr>
        <w:pStyle w:val="ListParagraph"/>
        <w:numPr>
          <w:ilvl w:val="0"/>
          <w:numId w:val="25"/>
        </w:numPr>
        <w:spacing w:line="400" w:lineRule="exact"/>
        <w:ind w:leftChars="0" w:left="1418" w:hanging="403"/>
        <w:rPr>
          <w:rFonts w:eastAsia="DFKai-SB"/>
          <w:color w:val="000000" w:themeColor="text1"/>
          <w:highlight w:val="green"/>
        </w:rPr>
      </w:pPr>
      <w:r w:rsidRPr="002F2105">
        <w:rPr>
          <w:rFonts w:eastAsia="DFKai-SB"/>
          <w:b/>
          <w:color w:val="000000" w:themeColor="text1"/>
          <w:highlight w:val="green"/>
          <w:u w:val="single"/>
        </w:rPr>
        <w:t>AI</w:t>
      </w:r>
      <w:r w:rsidRPr="002F2105">
        <w:rPr>
          <w:rFonts w:eastAsia="DFKai-SB"/>
          <w:b/>
          <w:color w:val="000000" w:themeColor="text1"/>
          <w:highlight w:val="green"/>
          <w:u w:val="single"/>
        </w:rPr>
        <w:t>技術突破</w:t>
      </w:r>
      <w:r w:rsidRPr="002F2105">
        <w:rPr>
          <w:rFonts w:eastAsia="DFKai-SB"/>
          <w:color w:val="000000" w:themeColor="text1"/>
          <w:highlight w:val="green"/>
        </w:rPr>
        <w:t>：</w:t>
      </w:r>
    </w:p>
    <w:p w14:paraId="6941AC9D" w14:textId="77777777" w:rsidR="003D12DF" w:rsidRPr="002F2105" w:rsidRDefault="003D12DF" w:rsidP="003D12DF">
      <w:pPr>
        <w:ind w:left="1418" w:firstLine="283"/>
        <w:rPr>
          <w:rFonts w:eastAsia="DFKai-SB"/>
          <w:color w:val="000000" w:themeColor="text1"/>
        </w:rPr>
      </w:pPr>
    </w:p>
    <w:p w14:paraId="1787E904" w14:textId="77777777" w:rsidR="003D12DF" w:rsidRPr="002F2105" w:rsidRDefault="003D12DF" w:rsidP="003D12DF">
      <w:pPr>
        <w:pStyle w:val="ListParagraph"/>
        <w:numPr>
          <w:ilvl w:val="0"/>
          <w:numId w:val="65"/>
        </w:numPr>
        <w:ind w:leftChars="0" w:firstLine="543"/>
        <w:rPr>
          <w:rFonts w:eastAsia="DFKai-SB"/>
          <w:color w:val="000000" w:themeColor="text1"/>
          <w:u w:val="single"/>
        </w:rPr>
      </w:pPr>
      <w:r w:rsidRPr="002F2105">
        <w:rPr>
          <w:rFonts w:eastAsia="DFKai-SB"/>
          <w:color w:val="000000" w:themeColor="text1"/>
        </w:rPr>
        <w:t>機器人輔助照護平台</w:t>
      </w:r>
      <w:r w:rsidRPr="002F2105">
        <w:rPr>
          <w:rFonts w:eastAsia="DFKai-SB"/>
          <w:color w:val="000000" w:themeColor="text1"/>
        </w:rPr>
        <w:t xml:space="preserve">(CHARM)  </w:t>
      </w:r>
    </w:p>
    <w:p w14:paraId="11415B0A" w14:textId="2D7B77A3" w:rsidR="003D12DF" w:rsidRPr="002F2105" w:rsidRDefault="00A77468" w:rsidP="003D12DF">
      <w:pPr>
        <w:pStyle w:val="ListParagraph"/>
        <w:ind w:leftChars="0" w:left="0" w:firstLineChars="200" w:firstLine="480"/>
        <w:jc w:val="both"/>
        <w:rPr>
          <w:rFonts w:eastAsia="DFKai-SB"/>
          <w:color w:val="000000" w:themeColor="text1"/>
        </w:rPr>
      </w:pPr>
      <w:r w:rsidRPr="002F2105">
        <w:rPr>
          <w:rFonts w:eastAsia="DFKai-SB"/>
          <w:color w:val="000000" w:themeColor="text1"/>
        </w:rPr>
        <w:t>本子計畫</w:t>
      </w:r>
      <w:r w:rsidR="003D12DF" w:rsidRPr="002F2105">
        <w:rPr>
          <w:rFonts w:eastAsia="DFKai-SB" w:hint="eastAsia"/>
          <w:color w:val="000000" w:themeColor="text1"/>
        </w:rPr>
        <w:t>於第一</w:t>
      </w:r>
      <w:r w:rsidR="003D12DF" w:rsidRPr="002F2105">
        <w:rPr>
          <w:rFonts w:eastAsia="DFKai-SB"/>
          <w:color w:val="000000" w:themeColor="text1"/>
        </w:rPr>
        <w:t>&amp;</w:t>
      </w:r>
      <w:r w:rsidR="003D12DF" w:rsidRPr="002F2105">
        <w:rPr>
          <w:rFonts w:eastAsia="DFKai-SB" w:hint="eastAsia"/>
          <w:color w:val="000000" w:themeColor="text1"/>
        </w:rPr>
        <w:t>二年期間著力於機器人輔助照護平台的建</w:t>
      </w:r>
      <w:r w:rsidR="003D12DF" w:rsidRPr="002F2105">
        <w:rPr>
          <w:rFonts w:eastAsia="DFKai-SB"/>
          <w:color w:val="000000" w:themeColor="text1"/>
        </w:rPr>
        <w:t>置</w:t>
      </w:r>
      <w:r w:rsidR="003D12DF" w:rsidRPr="002F2105">
        <w:rPr>
          <w:rFonts w:eastAsia="DFKai-SB" w:hint="eastAsia"/>
          <w:color w:val="000000" w:themeColor="text1"/>
        </w:rPr>
        <w:t>，以商用機器人</w:t>
      </w:r>
      <w:r w:rsidR="003D12DF" w:rsidRPr="002F2105">
        <w:rPr>
          <w:rFonts w:eastAsia="DFKai-SB"/>
          <w:color w:val="000000" w:themeColor="text1"/>
        </w:rPr>
        <w:t>(</w:t>
      </w:r>
      <w:proofErr w:type="spellStart"/>
      <w:r w:rsidR="003D12DF" w:rsidRPr="002F2105">
        <w:rPr>
          <w:rFonts w:eastAsia="DFKai-SB"/>
          <w:color w:val="000000" w:themeColor="text1"/>
        </w:rPr>
        <w:t>Zenbo</w:t>
      </w:r>
      <w:proofErr w:type="spellEnd"/>
      <w:r w:rsidR="003D12DF" w:rsidRPr="002F2105">
        <w:rPr>
          <w:rFonts w:eastAsia="DFKai-SB"/>
          <w:color w:val="000000" w:themeColor="text1"/>
        </w:rPr>
        <w:t xml:space="preserve"> Junior</w:t>
      </w:r>
      <w:r w:rsidR="003D12DF" w:rsidRPr="002F2105">
        <w:rPr>
          <w:rFonts w:eastAsia="DFKai-SB" w:hint="eastAsia"/>
          <w:color w:val="000000" w:themeColor="text1"/>
        </w:rPr>
        <w:t>、</w:t>
      </w:r>
      <w:r w:rsidR="003D12DF" w:rsidRPr="002F2105">
        <w:rPr>
          <w:rFonts w:eastAsia="DFKai-SB"/>
          <w:color w:val="000000" w:themeColor="text1"/>
        </w:rPr>
        <w:t>Kebbi</w:t>
      </w:r>
      <w:r w:rsidR="003D12DF" w:rsidRPr="002F2105">
        <w:rPr>
          <w:rFonts w:eastAsia="DFKai-SB" w:hint="eastAsia"/>
          <w:color w:val="000000" w:themeColor="text1"/>
        </w:rPr>
        <w:t>、</w:t>
      </w:r>
      <w:proofErr w:type="spellStart"/>
      <w:r w:rsidR="003D12DF" w:rsidRPr="002F2105">
        <w:rPr>
          <w:rFonts w:eastAsia="DFKai-SB"/>
          <w:color w:val="000000" w:themeColor="text1"/>
        </w:rPr>
        <w:t>Temi</w:t>
      </w:r>
      <w:proofErr w:type="spellEnd"/>
      <w:r w:rsidR="003D12DF" w:rsidRPr="002F2105">
        <w:rPr>
          <w:rFonts w:eastAsia="DFKai-SB"/>
          <w:color w:val="000000" w:themeColor="text1"/>
        </w:rPr>
        <w:t>)</w:t>
      </w:r>
      <w:r w:rsidR="003D12DF" w:rsidRPr="002F2105">
        <w:rPr>
          <w:rFonts w:eastAsia="DFKai-SB" w:hint="eastAsia"/>
          <w:color w:val="000000" w:themeColor="text1"/>
        </w:rPr>
        <w:t>為載體建立了一套具</w:t>
      </w:r>
      <w:r w:rsidR="003D12DF" w:rsidRPr="002F2105">
        <w:rPr>
          <w:rFonts w:eastAsia="DFKai-SB"/>
          <w:color w:val="000000" w:themeColor="text1"/>
        </w:rPr>
        <w:t>有</w:t>
      </w:r>
      <w:r w:rsidR="003D12DF" w:rsidRPr="002F2105">
        <w:rPr>
          <w:rFonts w:eastAsia="DFKai-SB" w:hint="eastAsia"/>
          <w:color w:val="000000" w:themeColor="text1"/>
        </w:rPr>
        <w:t>「多層級</w:t>
      </w:r>
      <w:r w:rsidR="003D12DF" w:rsidRPr="002F2105">
        <w:rPr>
          <w:rFonts w:eastAsia="DFKai-SB"/>
          <w:color w:val="000000" w:themeColor="text1"/>
        </w:rPr>
        <w:t>AI</w:t>
      </w:r>
      <w:r w:rsidR="003D12DF" w:rsidRPr="002F2105">
        <w:rPr>
          <w:rFonts w:eastAsia="DFKai-SB"/>
          <w:color w:val="000000" w:themeColor="text1"/>
        </w:rPr>
        <w:t>感知</w:t>
      </w:r>
      <w:r w:rsidR="003D12DF" w:rsidRPr="002F2105">
        <w:rPr>
          <w:rFonts w:eastAsia="DFKai-SB" w:hint="eastAsia"/>
          <w:color w:val="000000" w:themeColor="text1"/>
        </w:rPr>
        <w:t>模組」</w:t>
      </w:r>
      <w:r w:rsidR="003D12DF" w:rsidRPr="002F2105">
        <w:rPr>
          <w:rFonts w:eastAsia="DFKai-SB"/>
          <w:color w:val="000000" w:themeColor="text1"/>
        </w:rPr>
        <w:t>的</w:t>
      </w:r>
      <w:r w:rsidR="003D12DF" w:rsidRPr="002F2105">
        <w:rPr>
          <w:rFonts w:eastAsia="DFKai-SB" w:hint="eastAsia"/>
          <w:color w:val="000000" w:themeColor="text1"/>
        </w:rPr>
        <w:t>陪伴照護機器人管家</w:t>
      </w:r>
      <w:r w:rsidR="003D12DF" w:rsidRPr="002F2105">
        <w:rPr>
          <w:rFonts w:eastAsia="DFKai-SB"/>
          <w:color w:val="000000" w:themeColor="text1"/>
        </w:rPr>
        <w:t>(Companion Healthcare Aid Robot Manager, CHARM)</w:t>
      </w:r>
      <w:r w:rsidR="003D12DF" w:rsidRPr="002F2105">
        <w:rPr>
          <w:rFonts w:eastAsia="DFKai-SB" w:hint="eastAsia"/>
          <w:color w:val="000000" w:themeColor="text1"/>
        </w:rPr>
        <w:t>系統，</w:t>
      </w:r>
      <w:r w:rsidR="00237514" w:rsidRPr="002F2105">
        <w:rPr>
          <w:rFonts w:eastAsia="DFKai-SB" w:hint="eastAsia"/>
          <w:color w:val="000000" w:themeColor="text1"/>
        </w:rPr>
        <w:t>獲得第</w:t>
      </w:r>
      <w:r w:rsidR="00237514" w:rsidRPr="002F2105">
        <w:rPr>
          <w:rFonts w:eastAsia="DFKai-SB"/>
          <w:color w:val="000000" w:themeColor="text1"/>
        </w:rPr>
        <w:t>18</w:t>
      </w:r>
      <w:r w:rsidR="00237514" w:rsidRPr="002F2105">
        <w:rPr>
          <w:rFonts w:eastAsia="DFKai-SB"/>
          <w:color w:val="000000" w:themeColor="text1"/>
        </w:rPr>
        <w:t>屆「國家新創獎」之學研新創的肯定</w:t>
      </w:r>
      <w:r w:rsidR="00237514" w:rsidRPr="002F2105">
        <w:rPr>
          <w:rFonts w:eastAsia="DFKai-SB" w:hint="eastAsia"/>
          <w:color w:val="000000" w:themeColor="text1"/>
        </w:rPr>
        <w:t>，</w:t>
      </w:r>
      <w:r w:rsidR="003D12DF" w:rsidRPr="002F2105">
        <w:rPr>
          <w:rFonts w:eastAsia="DFKai-SB" w:hint="eastAsia"/>
          <w:color w:val="000000" w:themeColor="text1"/>
        </w:rPr>
        <w:t>其中整合了機器視覺與影像分析、語音辨識與自然語言理解等關鍵技術以對居家環境、人類行為及意圖進行自主感知，並結合穿戴式裝置取得使用者生理資料、實現異常提醒，後逐步加入不同面向的</w:t>
      </w:r>
      <w:r w:rsidR="003D12DF" w:rsidRPr="002F2105">
        <w:rPr>
          <w:rFonts w:eastAsia="DFKai-SB"/>
          <w:color w:val="000000" w:themeColor="text1"/>
        </w:rPr>
        <w:t>AI</w:t>
      </w:r>
      <w:r w:rsidR="003D12DF" w:rsidRPr="002F2105">
        <w:rPr>
          <w:rFonts w:eastAsia="DFKai-SB" w:hint="eastAsia"/>
          <w:color w:val="000000" w:themeColor="text1"/>
        </w:rPr>
        <w:t>聊天系統，包含針對認知及記憶功能的認知評估系統、記憶輔助系統，針對焦慮及憂鬱安撫的情緒支持系統、多模態情緒辨識系統，針對照護輔助的健康問答系統等，使得機器人能夠透過自然對話</w:t>
      </w:r>
      <w:r w:rsidR="003D12DF" w:rsidRPr="002F2105">
        <w:rPr>
          <w:rFonts w:eastAsia="DFKai-SB"/>
          <w:color w:val="000000" w:themeColor="text1"/>
        </w:rPr>
        <w:t>擷取日常生活事件的關鍵要素與</w:t>
      </w:r>
      <w:r w:rsidR="003D12DF" w:rsidRPr="002F2105">
        <w:rPr>
          <w:rFonts w:eastAsia="DFKai-SB" w:hint="eastAsia"/>
          <w:color w:val="000000" w:themeColor="text1"/>
        </w:rPr>
        <w:t>使用者</w:t>
      </w:r>
      <w:r w:rsidR="003D12DF" w:rsidRPr="002F2105">
        <w:rPr>
          <w:rFonts w:eastAsia="DFKai-SB"/>
          <w:color w:val="000000" w:themeColor="text1"/>
        </w:rPr>
        <w:t>在事件週期中的生、心理資料</w:t>
      </w:r>
      <w:r w:rsidR="003D12DF" w:rsidRPr="002F2105">
        <w:rPr>
          <w:rFonts w:eastAsia="DFKai-SB" w:hint="eastAsia"/>
          <w:color w:val="000000" w:themeColor="text1"/>
        </w:rPr>
        <w:t>，並在偵測到陪伴及照護需求時提供其資訊或引導其尋求及時的幫助。為讓使用者及其家人、照護者便利地運用上述各項功能，我們將團隊研發</w:t>
      </w:r>
      <w:r w:rsidR="003D12DF" w:rsidRPr="002F2105">
        <w:rPr>
          <w:rFonts w:eastAsia="DFKai-SB"/>
          <w:color w:val="000000" w:themeColor="text1"/>
        </w:rPr>
        <w:t>的</w:t>
      </w:r>
      <w:r w:rsidR="003D12DF" w:rsidRPr="002F2105">
        <w:rPr>
          <w:rFonts w:eastAsia="DFKai-SB"/>
          <w:color w:val="000000" w:themeColor="text1"/>
        </w:rPr>
        <w:t>AI</w:t>
      </w:r>
      <w:r w:rsidR="003D12DF" w:rsidRPr="002F2105">
        <w:rPr>
          <w:rFonts w:eastAsia="DFKai-SB"/>
          <w:color w:val="000000" w:themeColor="text1"/>
        </w:rPr>
        <w:t>模型導入</w:t>
      </w:r>
      <w:r w:rsidR="003D12DF" w:rsidRPr="002F2105">
        <w:rPr>
          <w:rFonts w:eastAsia="DFKai-SB" w:hint="eastAsia"/>
          <w:color w:val="000000" w:themeColor="text1"/>
        </w:rPr>
        <w:t>雲端伺服器，串連</w:t>
      </w:r>
      <w:r w:rsidR="003D12DF" w:rsidRPr="002F2105">
        <w:rPr>
          <w:rFonts w:eastAsia="DFKai-SB"/>
          <w:color w:val="000000" w:themeColor="text1"/>
        </w:rPr>
        <w:t>達成互動</w:t>
      </w:r>
      <w:r w:rsidR="003D12DF" w:rsidRPr="002F2105">
        <w:rPr>
          <w:rFonts w:eastAsia="DFKai-SB" w:hint="eastAsia"/>
          <w:color w:val="000000" w:themeColor="text1"/>
        </w:rPr>
        <w:t>所需的雲端</w:t>
      </w:r>
      <w:r w:rsidR="003D12DF" w:rsidRPr="002F2105">
        <w:rPr>
          <w:rFonts w:eastAsia="DFKai-SB"/>
          <w:color w:val="000000" w:themeColor="text1"/>
        </w:rPr>
        <w:t>-</w:t>
      </w:r>
      <w:r w:rsidR="003D12DF" w:rsidRPr="002F2105">
        <w:rPr>
          <w:rFonts w:eastAsia="DFKai-SB" w:hint="eastAsia"/>
          <w:color w:val="000000" w:themeColor="text1"/>
        </w:rPr>
        <w:t>機器人</w:t>
      </w:r>
      <w:r w:rsidR="003D12DF" w:rsidRPr="002F2105">
        <w:rPr>
          <w:rFonts w:eastAsia="DFKai-SB"/>
          <w:color w:val="000000" w:themeColor="text1"/>
        </w:rPr>
        <w:t>-</w:t>
      </w:r>
      <w:r w:rsidR="003D12DF" w:rsidRPr="002F2105">
        <w:rPr>
          <w:rFonts w:eastAsia="DFKai-SB" w:hint="eastAsia"/>
          <w:color w:val="000000" w:themeColor="text1"/>
        </w:rPr>
        <w:t>使用者</w:t>
      </w:r>
      <w:r w:rsidR="003D12DF" w:rsidRPr="002F2105">
        <w:rPr>
          <w:rFonts w:eastAsia="DFKai-SB"/>
          <w:color w:val="000000" w:themeColor="text1"/>
        </w:rPr>
        <w:t>系統，</w:t>
      </w:r>
      <w:r w:rsidR="003D12DF" w:rsidRPr="002F2105">
        <w:rPr>
          <w:rFonts w:eastAsia="DFKai-SB" w:hint="eastAsia"/>
          <w:color w:val="000000" w:themeColor="text1"/>
        </w:rPr>
        <w:t>在保障敏感資料終端化處理的情況下，積極利用雲端運算的高效率，實現流暢的互動。目前國內外尚未有成熟的商業化產品具備如此豐富的陪伴、照護面向，我們研發的</w:t>
      </w:r>
      <w:r w:rsidR="003D12DF" w:rsidRPr="002F2105">
        <w:rPr>
          <w:rFonts w:eastAsia="DFKai-SB"/>
          <w:color w:val="000000" w:themeColor="text1"/>
        </w:rPr>
        <w:t>CHARM</w:t>
      </w:r>
      <w:r w:rsidR="003D12DF" w:rsidRPr="002F2105">
        <w:rPr>
          <w:rFonts w:eastAsia="DFKai-SB" w:hint="eastAsia"/>
          <w:color w:val="000000" w:themeColor="text1"/>
        </w:rPr>
        <w:t>系統不僅能夠幫助本國的長者積極應對老化、延緩認知退化、緩解情緒壓力，也為應對全球性的高齡化社會提供了一個未來</w:t>
      </w:r>
      <w:r w:rsidR="003D12DF" w:rsidRPr="002F2105">
        <w:rPr>
          <w:rFonts w:eastAsia="DFKai-SB"/>
          <w:color w:val="000000" w:themeColor="text1"/>
        </w:rPr>
        <w:t>AI</w:t>
      </w:r>
      <w:r w:rsidR="003D12DF" w:rsidRPr="002F2105">
        <w:rPr>
          <w:rFonts w:eastAsia="DFKai-SB" w:hint="eastAsia"/>
          <w:color w:val="000000" w:themeColor="text1"/>
        </w:rPr>
        <w:t>照護的樣板。</w:t>
      </w:r>
      <w:r w:rsidR="00237514" w:rsidRPr="002F2105">
        <w:rPr>
          <w:rFonts w:eastAsia="DFKai-SB" w:hint="eastAsia"/>
          <w:color w:val="000000" w:themeColor="text1"/>
        </w:rPr>
        <w:t>該系統目前在台大醫院北護分院開始進行不同長者的長期試用分析，包括健康長者、輕微認知退化長者</w:t>
      </w:r>
      <w:r w:rsidR="00237514" w:rsidRPr="002F2105">
        <w:rPr>
          <w:rFonts w:eastAsia="DFKai-SB"/>
          <w:color w:val="000000" w:themeColor="text1"/>
        </w:rPr>
        <w:t>(MCI)</w:t>
      </w:r>
      <w:r w:rsidR="00237514" w:rsidRPr="002F2105">
        <w:rPr>
          <w:rFonts w:eastAsia="DFKai-SB"/>
          <w:color w:val="000000" w:themeColor="text1"/>
        </w:rPr>
        <w:t>、及失智症長者。</w:t>
      </w:r>
    </w:p>
    <w:p w14:paraId="134E4CD4" w14:textId="77777777" w:rsidR="003D12DF" w:rsidRPr="002F2105" w:rsidRDefault="003D12DF" w:rsidP="003D12DF">
      <w:pPr>
        <w:pStyle w:val="ListParagraph"/>
        <w:ind w:leftChars="0" w:left="0" w:firstLineChars="200" w:firstLine="480"/>
        <w:jc w:val="both"/>
        <w:rPr>
          <w:rFonts w:eastAsia="DFKai-SB"/>
          <w:color w:val="000000" w:themeColor="text1"/>
        </w:rPr>
      </w:pPr>
    </w:p>
    <w:p w14:paraId="3DE60B5A" w14:textId="2875319B" w:rsidR="003D12DF" w:rsidRPr="002F2105" w:rsidRDefault="003D12DF" w:rsidP="003D12DF">
      <w:pPr>
        <w:pStyle w:val="ListParagraph"/>
        <w:numPr>
          <w:ilvl w:val="0"/>
          <w:numId w:val="64"/>
        </w:numPr>
        <w:ind w:leftChars="0" w:firstLine="543"/>
        <w:rPr>
          <w:rFonts w:eastAsia="DFKai-SB"/>
          <w:color w:val="000000" w:themeColor="text1"/>
        </w:rPr>
      </w:pPr>
      <w:r w:rsidRPr="002F2105">
        <w:rPr>
          <w:rFonts w:eastAsia="DFKai-SB"/>
          <w:color w:val="000000" w:themeColor="text1"/>
        </w:rPr>
        <w:t>記憶認知評估系統</w:t>
      </w:r>
      <w:r w:rsidRPr="002F2105">
        <w:rPr>
          <w:rFonts w:eastAsia="DFKai-SB"/>
          <w:color w:val="000000" w:themeColor="text1"/>
        </w:rPr>
        <w:t>(</w:t>
      </w:r>
      <w:r w:rsidRPr="002F2105">
        <w:rPr>
          <w:rFonts w:eastAsia="DFKai-SB"/>
          <w:color w:val="000000" w:themeColor="text1"/>
        </w:rPr>
        <w:t>單時間點模型、縱向研究</w:t>
      </w:r>
      <w:r w:rsidRPr="002F2105">
        <w:rPr>
          <w:rFonts w:eastAsia="DFKai-SB"/>
          <w:color w:val="000000" w:themeColor="text1"/>
        </w:rPr>
        <w:t>)</w:t>
      </w:r>
    </w:p>
    <w:p w14:paraId="530100A5" w14:textId="218DAB05" w:rsidR="00494A7A" w:rsidRPr="002F2105" w:rsidRDefault="00494A7A" w:rsidP="00325620">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本子計畫開發</w:t>
      </w:r>
      <w:r w:rsidR="001504C6" w:rsidRPr="002F2105">
        <w:rPr>
          <w:rFonts w:eastAsia="DFKai-SB" w:hint="eastAsia"/>
          <w:color w:val="000000" w:themeColor="text1"/>
        </w:rPr>
        <w:t>了</w:t>
      </w:r>
      <w:r w:rsidRPr="002F2105">
        <w:rPr>
          <w:rFonts w:eastAsia="DFKai-SB" w:hint="eastAsia"/>
          <w:color w:val="000000" w:themeColor="text1"/>
        </w:rPr>
        <w:t>一個以語言方式分析之長者「自動化認知狀態評估系統」</w:t>
      </w:r>
      <w:r w:rsidRPr="002F2105">
        <w:rPr>
          <w:rFonts w:eastAsia="DFKai-SB"/>
          <w:color w:val="000000" w:themeColor="text1"/>
        </w:rPr>
        <w:t>[1]</w:t>
      </w:r>
      <w:r w:rsidRPr="002F2105">
        <w:rPr>
          <w:rFonts w:eastAsia="DFKai-SB" w:hint="eastAsia"/>
          <w:color w:val="000000" w:themeColor="text1"/>
        </w:rPr>
        <w:t>，首先請長者依照給定圖案或制式的邏輯故事表達一段語言後，透過錄音、經</w:t>
      </w:r>
      <w:r w:rsidRPr="002F2105">
        <w:rPr>
          <w:rFonts w:eastAsia="DFKai-SB"/>
          <w:color w:val="000000" w:themeColor="text1"/>
        </w:rPr>
        <w:t>ASR</w:t>
      </w:r>
      <w:r w:rsidRPr="002F2105">
        <w:rPr>
          <w:rFonts w:eastAsia="DFKai-SB" w:hint="eastAsia"/>
          <w:color w:val="000000" w:themeColor="text1"/>
        </w:rPr>
        <w:t>自動轉譯、送進我們評估系統中之單時間點模型</w:t>
      </w:r>
      <w:r w:rsidRPr="002F2105">
        <w:rPr>
          <w:rFonts w:eastAsia="DFKai-SB"/>
          <w:color w:val="000000" w:themeColor="text1"/>
        </w:rPr>
        <w:t>(cross-sectional module)</w:t>
      </w:r>
      <w:r w:rsidRPr="002F2105">
        <w:rPr>
          <w:rFonts w:eastAsia="DFKai-SB" w:hint="eastAsia"/>
          <w:color w:val="000000" w:themeColor="text1"/>
        </w:rPr>
        <w:t>分析預測，即可得知長者是否患有阿茲海默症</w:t>
      </w:r>
      <w:r w:rsidRPr="002F2105">
        <w:rPr>
          <w:rFonts w:eastAsia="DFKai-SB"/>
          <w:color w:val="000000" w:themeColor="text1"/>
        </w:rPr>
        <w:t>(AD)</w:t>
      </w:r>
      <w:r w:rsidRPr="002F2105">
        <w:rPr>
          <w:rFonts w:eastAsia="DFKai-SB" w:hint="eastAsia"/>
          <w:color w:val="000000" w:themeColor="text1"/>
        </w:rPr>
        <w:t>、輕微認知退化</w:t>
      </w:r>
      <w:r w:rsidRPr="002F2105">
        <w:rPr>
          <w:rFonts w:eastAsia="DFKai-SB"/>
          <w:color w:val="000000" w:themeColor="text1"/>
        </w:rPr>
        <w:t>(MCI)</w:t>
      </w:r>
      <w:r w:rsidRPr="002F2105">
        <w:rPr>
          <w:rFonts w:eastAsia="DFKai-SB" w:hint="eastAsia"/>
          <w:color w:val="000000" w:themeColor="text1"/>
        </w:rPr>
        <w:t>，或健康族群，免除傳統須請長者進入醫療院所進行昂貴或侵入式測式的程序，方便長者未來可在居家環境簡易地自我進行認知健康管理，為達此目標，本子計畫考慮未來長時間累積大量測試資料後應可用於再訓練</w:t>
      </w:r>
      <w:r w:rsidRPr="002F2105">
        <w:rPr>
          <w:rFonts w:eastAsia="DFKai-SB"/>
          <w:color w:val="000000" w:themeColor="text1"/>
        </w:rPr>
        <w:t>AI</w:t>
      </w:r>
      <w:r w:rsidRPr="002F2105">
        <w:rPr>
          <w:rFonts w:eastAsia="DFKai-SB" w:hint="eastAsia"/>
          <w:color w:val="000000" w:themeColor="text1"/>
        </w:rPr>
        <w:t>預測模型，但此等資料可能僅有少數具有標註，故本子化開發出僅用少數有標註的資料及半監督式學習</w:t>
      </w:r>
      <w:r w:rsidRPr="002F2105">
        <w:rPr>
          <w:rFonts w:eastAsia="DFKai-SB"/>
          <w:color w:val="000000" w:themeColor="text1"/>
        </w:rPr>
        <w:t>(semi-supervised learning)</w:t>
      </w:r>
      <w:r w:rsidRPr="002F2105">
        <w:rPr>
          <w:rFonts w:eastAsia="DFKai-SB" w:hint="eastAsia"/>
          <w:color w:val="000000" w:themeColor="text1"/>
        </w:rPr>
        <w:t>方法即可達到高效能分類的技術</w:t>
      </w:r>
      <w:r w:rsidRPr="002F2105">
        <w:rPr>
          <w:rFonts w:eastAsia="DFKai-SB"/>
          <w:color w:val="000000" w:themeColor="text1"/>
        </w:rPr>
        <w:t>[2]</w:t>
      </w:r>
      <w:r w:rsidRPr="002F2105">
        <w:rPr>
          <w:rFonts w:eastAsia="DFKai-SB" w:hint="eastAsia"/>
          <w:color w:val="000000" w:themeColor="text1"/>
        </w:rPr>
        <w:t>，並發表在</w:t>
      </w:r>
      <w:r w:rsidRPr="002F2105">
        <w:rPr>
          <w:rFonts w:eastAsia="DFKai-SB"/>
          <w:color w:val="000000" w:themeColor="text1"/>
        </w:rPr>
        <w:t>2022 AAAI</w:t>
      </w:r>
      <w:r w:rsidRPr="002F2105">
        <w:rPr>
          <w:rFonts w:eastAsia="DFKai-SB" w:hint="eastAsia"/>
          <w:color w:val="000000" w:themeColor="text1"/>
        </w:rPr>
        <w:t>國際會議中</w:t>
      </w:r>
      <w:r w:rsidRPr="002F2105">
        <w:rPr>
          <w:rFonts w:eastAsia="DFKai-SB"/>
          <w:color w:val="000000" w:themeColor="text1"/>
        </w:rPr>
        <w:t>(</w:t>
      </w:r>
      <w:r w:rsidRPr="002F2105">
        <w:rPr>
          <w:rFonts w:eastAsia="DFKai-SB" w:hint="eastAsia"/>
          <w:color w:val="000000" w:themeColor="text1"/>
        </w:rPr>
        <w:t>論文接受率僅</w:t>
      </w:r>
      <w:r w:rsidRPr="002F2105">
        <w:rPr>
          <w:rFonts w:eastAsia="DFKai-SB"/>
          <w:color w:val="000000" w:themeColor="text1"/>
        </w:rPr>
        <w:t>15%)</w:t>
      </w:r>
      <w:r w:rsidRPr="002F2105">
        <w:rPr>
          <w:rFonts w:eastAsia="DFKai-SB" w:hint="eastAsia"/>
          <w:color w:val="000000" w:themeColor="text1"/>
        </w:rPr>
        <w:t>。</w:t>
      </w:r>
    </w:p>
    <w:p w14:paraId="69A852FC" w14:textId="5A5255E2" w:rsidR="00494A7A" w:rsidRPr="002F2105" w:rsidRDefault="00494A7A" w:rsidP="00494A7A">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考量認知退化是一個漫長的過程，僅利用單時間點</w:t>
      </w:r>
      <w:r w:rsidRPr="002F2105">
        <w:rPr>
          <w:rFonts w:eastAsia="DFKai-SB"/>
          <w:color w:val="000000" w:themeColor="text1"/>
        </w:rPr>
        <w:t>AI</w:t>
      </w:r>
      <w:r w:rsidRPr="002F2105">
        <w:rPr>
          <w:rFonts w:eastAsia="DFKai-SB" w:hint="eastAsia"/>
          <w:color w:val="000000" w:themeColor="text1"/>
        </w:rPr>
        <w:t>預測模型及制式的圖案或故事來進行長者的認知能力監控或健康管理，長期而言未必是最有有效的方法，若能建立縱向式分析</w:t>
      </w:r>
      <w:r w:rsidRPr="002F2105">
        <w:rPr>
          <w:rFonts w:eastAsia="DFKai-SB"/>
          <w:color w:val="000000" w:themeColor="text1"/>
        </w:rPr>
        <w:t>(longitudinal analysis)</w:t>
      </w:r>
      <w:r w:rsidRPr="002F2105">
        <w:rPr>
          <w:rFonts w:eastAsia="DFKai-SB" w:hint="eastAsia"/>
          <w:color w:val="000000" w:themeColor="text1"/>
        </w:rPr>
        <w:t>以及讓長者利用更自然的對話語言來進行預測應更能達成優化個人預測能力之可能，</w:t>
      </w:r>
      <w:r w:rsidRPr="002F2105">
        <w:rPr>
          <w:rFonts w:eastAsia="DFKai-SB"/>
          <w:color w:val="000000" w:themeColor="text1"/>
        </w:rPr>
        <w:t>因此本</w:t>
      </w:r>
      <w:r w:rsidRPr="002F2105">
        <w:rPr>
          <w:rFonts w:eastAsia="DFKai-SB"/>
          <w:color w:val="000000" w:themeColor="text1"/>
        </w:rPr>
        <w:lastRenderedPageBreak/>
        <w:t>子計畫透過一對一訪談的方式</w:t>
      </w:r>
      <w:r w:rsidRPr="002F2105">
        <w:rPr>
          <w:rFonts w:eastAsia="DFKai-SB" w:hint="eastAsia"/>
          <w:color w:val="000000" w:themeColor="text1"/>
        </w:rPr>
        <w:t>，收集受試者開放式的自我故事敘述</w:t>
      </w:r>
      <w:r w:rsidRPr="002F2105">
        <w:rPr>
          <w:rFonts w:eastAsia="DFKai-SB"/>
          <w:color w:val="000000" w:themeColor="text1"/>
        </w:rPr>
        <w:t>(autobiographic story-telling)</w:t>
      </w:r>
      <w:r w:rsidRPr="002F2105">
        <w:rPr>
          <w:rFonts w:eastAsia="DFKai-SB"/>
          <w:color w:val="000000" w:themeColor="text1"/>
        </w:rPr>
        <w:t>資料，資料分為兩種，一種是自我故事敘述的回憶</w:t>
      </w:r>
      <w:r w:rsidRPr="002F2105">
        <w:rPr>
          <w:rFonts w:eastAsia="DFKai-SB"/>
          <w:color w:val="000000" w:themeColor="text1"/>
        </w:rPr>
        <w:t>(recall)</w:t>
      </w:r>
      <w:r w:rsidRPr="002F2105">
        <w:rPr>
          <w:rFonts w:eastAsia="DFKai-SB"/>
          <w:color w:val="000000" w:themeColor="text1"/>
        </w:rPr>
        <w:t>資料、另一種是追問</w:t>
      </w:r>
      <w:r w:rsidRPr="002F2105">
        <w:rPr>
          <w:rFonts w:eastAsia="DFKai-SB"/>
          <w:color w:val="000000" w:themeColor="text1"/>
        </w:rPr>
        <w:t>(probing)</w:t>
      </w:r>
      <w:r w:rsidRPr="002F2105">
        <w:rPr>
          <w:rFonts w:eastAsia="DFKai-SB"/>
          <w:color w:val="000000" w:themeColor="text1"/>
        </w:rPr>
        <w:t>資料；我們擬長期追蹤受試者三年的認知變化，目前已進入第二年，計畫結束時期能觀察到受試者的認知狀態評估準確度的逐步提升。第一年我們以文本資料作為主要輸入，由於</w:t>
      </w:r>
      <w:r w:rsidRPr="002F2105">
        <w:rPr>
          <w:rFonts w:eastAsia="DFKai-SB" w:hint="eastAsia"/>
          <w:color w:val="000000" w:themeColor="text1"/>
        </w:rPr>
        <w:t>回憶</w:t>
      </w:r>
      <w:r w:rsidRPr="002F2105">
        <w:rPr>
          <w:rFonts w:eastAsia="DFKai-SB"/>
          <w:color w:val="000000" w:themeColor="text1"/>
        </w:rPr>
        <w:t>(recall)</w:t>
      </w:r>
      <w:r w:rsidRPr="002F2105">
        <w:rPr>
          <w:rFonts w:eastAsia="DFKai-SB"/>
          <w:color w:val="000000" w:themeColor="text1"/>
        </w:rPr>
        <w:t>資料屬於非結構式的資料型態，捕捉資訊有一定的困難度，因此我們以</w:t>
      </w:r>
      <w:r w:rsidRPr="002F2105">
        <w:rPr>
          <w:rFonts w:eastAsia="DFKai-SB" w:hint="eastAsia"/>
          <w:color w:val="000000" w:themeColor="text1"/>
        </w:rPr>
        <w:t>主題插入</w:t>
      </w:r>
      <w:r w:rsidRPr="002F2105">
        <w:rPr>
          <w:rFonts w:eastAsia="DFKai-SB"/>
          <w:color w:val="000000" w:themeColor="text1"/>
        </w:rPr>
        <w:t>(topic insertion)</w:t>
      </w:r>
      <w:r w:rsidRPr="002F2105">
        <w:rPr>
          <w:rFonts w:eastAsia="DFKai-SB"/>
          <w:color w:val="000000" w:themeColor="text1"/>
        </w:rPr>
        <w:t>的方式進行前處理，在文本資料中加入故事主題，以幫助模型更好地學習。因應有限的資料量，我們使用</w:t>
      </w:r>
      <w:r w:rsidRPr="002F2105">
        <w:rPr>
          <w:rFonts w:eastAsia="DFKai-SB" w:hint="eastAsia"/>
          <w:color w:val="000000" w:themeColor="text1"/>
        </w:rPr>
        <w:t>反向翻譯</w:t>
      </w:r>
      <w:r w:rsidRPr="002F2105">
        <w:rPr>
          <w:rFonts w:eastAsia="DFKai-SB"/>
          <w:color w:val="000000" w:themeColor="text1"/>
        </w:rPr>
        <w:t>(back-translation)</w:t>
      </w:r>
      <w:r w:rsidRPr="002F2105">
        <w:rPr>
          <w:rFonts w:eastAsia="DFKai-SB"/>
          <w:color w:val="000000" w:themeColor="text1"/>
        </w:rPr>
        <w:t>進行資料擴增，並搭配對比學習</w:t>
      </w:r>
      <w:r w:rsidRPr="002F2105">
        <w:rPr>
          <w:rFonts w:eastAsia="DFKai-SB"/>
          <w:color w:val="000000" w:themeColor="text1"/>
        </w:rPr>
        <w:t>(contrastive learning)</w:t>
      </w:r>
      <w:r w:rsidRPr="002F2105">
        <w:rPr>
          <w:rFonts w:eastAsia="DFKai-SB"/>
          <w:color w:val="000000" w:themeColor="text1"/>
        </w:rPr>
        <w:t>進行模型訓練，除增加資料多樣性之外，亦可增強表徵學習的鑑別度。</w:t>
      </w:r>
      <w:r w:rsidRPr="002F2105">
        <w:rPr>
          <w:rFonts w:eastAsia="DFKai-SB" w:hint="eastAsia"/>
          <w:color w:val="000000" w:themeColor="text1"/>
        </w:rPr>
        <w:t>在第一年的自傳式記憶資料集上，模型準確率平均可達到</w:t>
      </w:r>
      <w:r w:rsidRPr="002F2105">
        <w:rPr>
          <w:rFonts w:eastAsia="DFKai-SB"/>
          <w:color w:val="000000" w:themeColor="text1"/>
        </w:rPr>
        <w:t>71%</w:t>
      </w:r>
      <w:r w:rsidR="0011612F" w:rsidRPr="002F2105">
        <w:rPr>
          <w:rFonts w:eastAsia="DFKai-SB" w:hint="eastAsia"/>
          <w:color w:val="000000" w:themeColor="text1"/>
        </w:rPr>
        <w:t>。</w:t>
      </w:r>
      <w:r w:rsidRPr="002F2105">
        <w:rPr>
          <w:rFonts w:eastAsia="DFKai-SB"/>
          <w:color w:val="000000" w:themeColor="text1"/>
        </w:rPr>
        <w:t>而第二年則採用多模態的建模方式，同時使用文本與語音資料。在語音資料方面採用了</w:t>
      </w:r>
      <w:r w:rsidRPr="002F2105">
        <w:rPr>
          <w:rFonts w:eastAsia="DFKai-SB"/>
          <w:color w:val="000000" w:themeColor="text1"/>
        </w:rPr>
        <w:t>recall</w:t>
      </w:r>
      <w:r w:rsidRPr="002F2105">
        <w:rPr>
          <w:rFonts w:eastAsia="DFKai-SB"/>
          <w:color w:val="000000" w:themeColor="text1"/>
        </w:rPr>
        <w:t>的音檔，使用</w:t>
      </w:r>
      <w:proofErr w:type="spellStart"/>
      <w:r w:rsidRPr="002F2105">
        <w:rPr>
          <w:rFonts w:eastAsia="DFKai-SB"/>
          <w:color w:val="000000" w:themeColor="text1"/>
        </w:rPr>
        <w:t>OpenSMILE</w:t>
      </w:r>
      <w:proofErr w:type="spellEnd"/>
      <w:r w:rsidRPr="002F2105">
        <w:rPr>
          <w:rFonts w:eastAsia="DFKai-SB"/>
          <w:color w:val="000000" w:themeColor="text1"/>
        </w:rPr>
        <w:t>[</w:t>
      </w:r>
      <w:r w:rsidR="009A1B1D" w:rsidRPr="002F2105">
        <w:rPr>
          <w:rFonts w:eastAsia="DFKai-SB"/>
          <w:color w:val="000000" w:themeColor="text1"/>
        </w:rPr>
        <w:t>3</w:t>
      </w:r>
      <w:r w:rsidRPr="002F2105">
        <w:rPr>
          <w:rFonts w:eastAsia="DFKai-SB"/>
          <w:color w:val="000000" w:themeColor="text1"/>
        </w:rPr>
        <w:t>]</w:t>
      </w:r>
      <w:r w:rsidRPr="002F2105">
        <w:rPr>
          <w:rFonts w:eastAsia="DFKai-SB"/>
          <w:color w:val="000000" w:themeColor="text1"/>
        </w:rPr>
        <w:t>取得對應的</w:t>
      </w:r>
      <w:proofErr w:type="spellStart"/>
      <w:r w:rsidRPr="002F2105">
        <w:rPr>
          <w:rFonts w:eastAsia="DFKai-SB"/>
          <w:color w:val="000000" w:themeColor="text1"/>
        </w:rPr>
        <w:t>eGeMAPS</w:t>
      </w:r>
      <w:proofErr w:type="spellEnd"/>
      <w:r w:rsidRPr="002F2105">
        <w:rPr>
          <w:rFonts w:eastAsia="DFKai-SB"/>
          <w:color w:val="000000" w:themeColor="text1"/>
        </w:rPr>
        <w:t>[</w:t>
      </w:r>
      <w:r w:rsidR="009A1B1D" w:rsidRPr="002F2105">
        <w:rPr>
          <w:rFonts w:eastAsia="DFKai-SB"/>
          <w:color w:val="000000" w:themeColor="text1"/>
        </w:rPr>
        <w:t>4</w:t>
      </w:r>
      <w:r w:rsidRPr="002F2105">
        <w:rPr>
          <w:rFonts w:eastAsia="DFKai-SB"/>
          <w:color w:val="000000" w:themeColor="text1"/>
        </w:rPr>
        <w:t>]</w:t>
      </w:r>
      <w:r w:rsidRPr="002F2105">
        <w:rPr>
          <w:rFonts w:eastAsia="DFKai-SB"/>
          <w:color w:val="000000" w:themeColor="text1"/>
        </w:rPr>
        <w:t>語音特徵集，再以</w:t>
      </w:r>
      <w:proofErr w:type="spellStart"/>
      <w:r w:rsidRPr="002F2105">
        <w:rPr>
          <w:rFonts w:eastAsia="DFKai-SB"/>
          <w:color w:val="000000" w:themeColor="text1"/>
        </w:rPr>
        <w:t>TabNet</w:t>
      </w:r>
      <w:proofErr w:type="spellEnd"/>
      <w:r w:rsidRPr="002F2105">
        <w:rPr>
          <w:rFonts w:eastAsia="DFKai-SB"/>
          <w:color w:val="000000" w:themeColor="text1"/>
        </w:rPr>
        <w:t xml:space="preserve"> [</w:t>
      </w:r>
      <w:r w:rsidR="009A1B1D" w:rsidRPr="002F2105">
        <w:rPr>
          <w:rFonts w:eastAsia="DFKai-SB"/>
          <w:color w:val="000000" w:themeColor="text1"/>
        </w:rPr>
        <w:t>5</w:t>
      </w:r>
      <w:r w:rsidRPr="002F2105">
        <w:rPr>
          <w:rFonts w:eastAsia="DFKai-SB"/>
          <w:color w:val="000000" w:themeColor="text1"/>
        </w:rPr>
        <w:t>]</w:t>
      </w:r>
      <w:r w:rsidRPr="002F2105">
        <w:rPr>
          <w:rFonts w:eastAsia="DFKai-SB"/>
          <w:color w:val="000000" w:themeColor="text1"/>
        </w:rPr>
        <w:t>及</w:t>
      </w:r>
      <w:r w:rsidRPr="002F2105">
        <w:rPr>
          <w:rFonts w:eastAsia="DFKai-SB"/>
          <w:color w:val="000000" w:themeColor="text1"/>
        </w:rPr>
        <w:t>Transformer Encoder[</w:t>
      </w:r>
      <w:r w:rsidR="009A1B1D" w:rsidRPr="002F2105">
        <w:rPr>
          <w:rFonts w:eastAsia="DFKai-SB"/>
          <w:color w:val="000000" w:themeColor="text1"/>
        </w:rPr>
        <w:t>6</w:t>
      </w:r>
      <w:r w:rsidRPr="002F2105">
        <w:rPr>
          <w:rFonts w:eastAsia="DFKai-SB"/>
          <w:color w:val="000000" w:themeColor="text1"/>
        </w:rPr>
        <w:t>]</w:t>
      </w:r>
      <w:r w:rsidRPr="002F2105">
        <w:rPr>
          <w:rFonts w:eastAsia="DFKai-SB"/>
          <w:color w:val="000000" w:themeColor="text1"/>
        </w:rPr>
        <w:t>對語音特徵進行編碼；而在文本資料的</w:t>
      </w:r>
      <w:r w:rsidRPr="002F2105">
        <w:rPr>
          <w:rFonts w:eastAsia="DFKai-SB"/>
          <w:color w:val="000000" w:themeColor="text1"/>
        </w:rPr>
        <w:t>recall</w:t>
      </w:r>
      <w:r w:rsidRPr="002F2105">
        <w:rPr>
          <w:rFonts w:eastAsia="DFKai-SB"/>
          <w:color w:val="000000" w:themeColor="text1"/>
        </w:rPr>
        <w:t>上，仿照第一年的成果使用主題插入式</w:t>
      </w:r>
      <w:r w:rsidRPr="002F2105">
        <w:rPr>
          <w:rFonts w:eastAsia="DFKai-SB"/>
          <w:color w:val="000000" w:themeColor="text1"/>
        </w:rPr>
        <w:t>(topic insertion)</w:t>
      </w:r>
      <w:r w:rsidRPr="002F2105">
        <w:rPr>
          <w:rFonts w:eastAsia="DFKai-SB"/>
          <w:color w:val="000000" w:themeColor="text1"/>
        </w:rPr>
        <w:t>前處理；至於追問</w:t>
      </w:r>
      <w:r w:rsidRPr="002F2105">
        <w:rPr>
          <w:rFonts w:eastAsia="DFKai-SB"/>
          <w:color w:val="000000" w:themeColor="text1"/>
        </w:rPr>
        <w:t>(probing)</w:t>
      </w:r>
      <w:r w:rsidRPr="002F2105">
        <w:rPr>
          <w:rFonts w:eastAsia="DFKai-SB"/>
          <w:color w:val="000000" w:themeColor="text1"/>
        </w:rPr>
        <w:t>資料則加入括號區分受試者與訪問者的句子，保留對話的範式之下，再搭配後續加入兩個不同的嵌入層</w:t>
      </w:r>
      <w:r w:rsidRPr="002F2105">
        <w:rPr>
          <w:rFonts w:eastAsia="DFKai-SB"/>
          <w:color w:val="000000" w:themeColor="text1"/>
        </w:rPr>
        <w:t>(embedding layer)</w:t>
      </w:r>
      <w:r w:rsidRPr="002F2105">
        <w:rPr>
          <w:rFonts w:eastAsia="DFKai-SB"/>
          <w:color w:val="000000" w:themeColor="text1"/>
        </w:rPr>
        <w:t>，可提供文本模型語者資訊以及問答對</w:t>
      </w:r>
      <w:r w:rsidRPr="002F2105">
        <w:rPr>
          <w:rFonts w:eastAsia="DFKai-SB"/>
          <w:color w:val="000000" w:themeColor="text1"/>
        </w:rPr>
        <w:t>(Q&amp;A pair)</w:t>
      </w:r>
      <w:r w:rsidRPr="002F2105">
        <w:rPr>
          <w:rFonts w:eastAsia="DFKai-SB"/>
          <w:color w:val="000000" w:themeColor="text1"/>
        </w:rPr>
        <w:t>的資訊，以幫助模型的學習。</w:t>
      </w:r>
      <w:r w:rsidRPr="002F2105">
        <w:rPr>
          <w:rFonts w:eastAsia="DFKai-SB" w:hint="eastAsia"/>
          <w:color w:val="000000" w:themeColor="text1"/>
        </w:rPr>
        <w:t>多模態模型準確率平均可達到</w:t>
      </w:r>
      <w:r w:rsidRPr="002F2105">
        <w:rPr>
          <w:rFonts w:eastAsia="DFKai-SB"/>
          <w:color w:val="000000" w:themeColor="text1"/>
        </w:rPr>
        <w:t>78%</w:t>
      </w:r>
      <w:r w:rsidRPr="002F2105">
        <w:rPr>
          <w:rFonts w:eastAsia="DFKai-SB" w:hint="eastAsia"/>
          <w:color w:val="000000" w:themeColor="text1"/>
        </w:rPr>
        <w:t>，與第一年產出之模型相比，提升了</w:t>
      </w:r>
      <w:r w:rsidRPr="002F2105">
        <w:rPr>
          <w:rFonts w:eastAsia="DFKai-SB"/>
          <w:color w:val="000000" w:themeColor="text1"/>
        </w:rPr>
        <w:t>7%</w:t>
      </w:r>
      <w:r w:rsidRPr="002F2105">
        <w:rPr>
          <w:rFonts w:eastAsia="DFKai-SB" w:hint="eastAsia"/>
          <w:color w:val="000000" w:themeColor="text1"/>
        </w:rPr>
        <w:t>的準確率。</w:t>
      </w:r>
      <w:r w:rsidRPr="002F2105">
        <w:rPr>
          <w:rFonts w:eastAsia="DFKai-SB"/>
          <w:color w:val="000000" w:themeColor="text1"/>
        </w:rPr>
        <w:t>基於部分已回訪進行第二次測驗的受試者資料，我們建構了初期的縱向式評估模組</w:t>
      </w:r>
      <w:r w:rsidRPr="002F2105">
        <w:rPr>
          <w:rFonts w:eastAsia="DFKai-SB"/>
          <w:color w:val="000000" w:themeColor="text1"/>
        </w:rPr>
        <w:t>(longitudinal assessment module)</w:t>
      </w:r>
      <w:r w:rsidRPr="002F2105">
        <w:rPr>
          <w:rFonts w:eastAsia="DFKai-SB"/>
          <w:color w:val="000000" w:themeColor="text1"/>
        </w:rPr>
        <w:t>，以同一受試者兩期的語音資料作為輸入，並以單時間點模組</w:t>
      </w:r>
      <w:r w:rsidRPr="002F2105">
        <w:rPr>
          <w:rFonts w:eastAsia="DFKai-SB"/>
          <w:color w:val="000000" w:themeColor="text1"/>
        </w:rPr>
        <w:t>(cross-sectional module)</w:t>
      </w:r>
      <w:r w:rsidRPr="002F2105">
        <w:rPr>
          <w:rFonts w:eastAsia="DFKai-SB"/>
          <w:color w:val="000000" w:themeColor="text1"/>
        </w:rPr>
        <w:t>的語音模型為基礎，再額外加入方向編碼器</w:t>
      </w:r>
      <w:r w:rsidRPr="002F2105">
        <w:rPr>
          <w:rFonts w:eastAsia="DFKai-SB"/>
          <w:color w:val="000000" w:themeColor="text1"/>
        </w:rPr>
        <w:t>(direction encoder)</w:t>
      </w:r>
      <w:r w:rsidRPr="002F2105">
        <w:rPr>
          <w:rFonts w:eastAsia="DFKai-SB"/>
          <w:color w:val="000000" w:themeColor="text1"/>
        </w:rPr>
        <w:t>，用以產生包含受試者認知狀態轉變資訊的方向表徵</w:t>
      </w:r>
      <w:r w:rsidRPr="002F2105">
        <w:rPr>
          <w:rFonts w:eastAsia="DFKai-SB"/>
          <w:color w:val="000000" w:themeColor="text1"/>
        </w:rPr>
        <w:t>(direction representation)</w:t>
      </w:r>
      <w:r w:rsidRPr="002F2105">
        <w:rPr>
          <w:rFonts w:eastAsia="DFKai-SB"/>
          <w:color w:val="000000" w:themeColor="text1"/>
        </w:rPr>
        <w:t>。為了強化方向表徵的代表性，我們引入了對比學習以使方向編碼器可產生具族群鑑別度的表徵。</w:t>
      </w:r>
      <w:r w:rsidR="0011612F" w:rsidRPr="002F2105">
        <w:rPr>
          <w:rFonts w:eastAsia="DFKai-SB" w:hint="eastAsia"/>
          <w:color w:val="000000" w:themeColor="text1"/>
        </w:rPr>
        <w:t>實驗結果顯示，</w:t>
      </w:r>
      <w:r w:rsidR="0011612F" w:rsidRPr="002F2105">
        <w:rPr>
          <w:rFonts w:eastAsia="DFKai-SB"/>
          <w:color w:val="000000" w:themeColor="text1"/>
        </w:rPr>
        <w:t>longitudinal assessment module</w:t>
      </w:r>
      <w:r w:rsidR="0011612F" w:rsidRPr="002F2105">
        <w:rPr>
          <w:rFonts w:eastAsia="DFKai-SB" w:hint="eastAsia"/>
          <w:color w:val="000000" w:themeColor="text1"/>
        </w:rPr>
        <w:t>在具有兩次訪談資料的子數據集上實現了</w:t>
      </w:r>
      <w:r w:rsidR="0011612F" w:rsidRPr="002F2105">
        <w:rPr>
          <w:rFonts w:eastAsia="DFKai-SB"/>
          <w:color w:val="000000" w:themeColor="text1"/>
        </w:rPr>
        <w:t xml:space="preserve"> 3</w:t>
      </w:r>
      <w:r w:rsidR="0011612F" w:rsidRPr="002F2105">
        <w:rPr>
          <w:rFonts w:eastAsia="DFKai-SB" w:hint="eastAsia"/>
          <w:color w:val="000000" w:themeColor="text1"/>
        </w:rPr>
        <w:t>％的準確率改善。</w:t>
      </w:r>
      <w:r w:rsidRPr="002F2105">
        <w:rPr>
          <w:rFonts w:eastAsia="DFKai-SB"/>
          <w:color w:val="000000" w:themeColor="text1"/>
        </w:rPr>
        <w:t>在目前認知障礙評估的領域中，鮮少有涉及使用非結構化語音以及縱向分析的技術，因此本子畫的研究在此相關研究領域中具有領先的地位。</w:t>
      </w:r>
    </w:p>
    <w:p w14:paraId="0D5752D0" w14:textId="77777777" w:rsidR="003D12DF" w:rsidRPr="002F2105" w:rsidRDefault="003D12DF" w:rsidP="00325620">
      <w:pPr>
        <w:pStyle w:val="ListParagraph"/>
        <w:ind w:leftChars="0" w:left="0"/>
        <w:jc w:val="both"/>
        <w:rPr>
          <w:rFonts w:eastAsia="DFKai-SB"/>
          <w:color w:val="000000" w:themeColor="text1"/>
        </w:rPr>
      </w:pPr>
    </w:p>
    <w:p w14:paraId="6A10A97C" w14:textId="23B59845"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記憶輔助</w:t>
      </w:r>
      <w:r w:rsidRPr="002F2105">
        <w:rPr>
          <w:rFonts w:eastAsia="DFKai-SB" w:hint="eastAsia"/>
          <w:color w:val="000000" w:themeColor="text1"/>
        </w:rPr>
        <w:t>機器人</w:t>
      </w:r>
      <w:r w:rsidRPr="002F2105">
        <w:rPr>
          <w:rFonts w:eastAsia="DFKai-SB"/>
          <w:color w:val="000000" w:themeColor="text1"/>
        </w:rPr>
        <w:t>系統</w:t>
      </w:r>
      <w:r w:rsidRPr="002F2105">
        <w:rPr>
          <w:rFonts w:eastAsia="DFKai-SB"/>
          <w:color w:val="000000" w:themeColor="text1"/>
        </w:rPr>
        <w:t xml:space="preserve">  </w:t>
      </w:r>
    </w:p>
    <w:p w14:paraId="4FD22312" w14:textId="0DE1D64B" w:rsidR="003D12DF" w:rsidRPr="002F2105" w:rsidRDefault="00A77468" w:rsidP="003D12DF">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本子計畫開發</w:t>
      </w:r>
      <w:r w:rsidR="001504C6" w:rsidRPr="002F2105">
        <w:rPr>
          <w:rFonts w:eastAsia="DFKai-SB" w:hint="eastAsia"/>
          <w:color w:val="000000" w:themeColor="text1"/>
        </w:rPr>
        <w:t>了一個「基於大腦啟發的情景記憶模型」</w:t>
      </w:r>
      <w:r w:rsidR="00D635C0" w:rsidRPr="002F2105">
        <w:rPr>
          <w:rFonts w:eastAsia="DFKai-SB"/>
          <w:color w:val="000000" w:themeColor="text1"/>
        </w:rPr>
        <w:t>[7]</w:t>
      </w:r>
      <w:r w:rsidR="001504C6" w:rsidRPr="002F2105">
        <w:rPr>
          <w:rFonts w:eastAsia="DFKai-SB" w:hint="eastAsia"/>
          <w:color w:val="000000" w:themeColor="text1"/>
        </w:rPr>
        <w:t>，能夠透過機器人自主觀察、</w:t>
      </w:r>
      <w:r w:rsidR="00B4372E" w:rsidRPr="002F2105">
        <w:rPr>
          <w:rFonts w:eastAsia="DFKai-SB" w:hint="eastAsia"/>
          <w:color w:val="000000" w:themeColor="text1"/>
        </w:rPr>
        <w:t>辨識</w:t>
      </w:r>
      <w:r w:rsidR="006854B5" w:rsidRPr="002F2105">
        <w:rPr>
          <w:rFonts w:eastAsia="DFKai-SB" w:hint="eastAsia"/>
          <w:color w:val="000000" w:themeColor="text1"/>
        </w:rPr>
        <w:t>、</w:t>
      </w:r>
      <w:r w:rsidR="001504C6" w:rsidRPr="002F2105">
        <w:rPr>
          <w:rFonts w:eastAsia="DFKai-SB" w:hint="eastAsia"/>
          <w:color w:val="000000" w:themeColor="text1"/>
        </w:rPr>
        <w:t>記錄長者日常事件的不同層面，包括</w:t>
      </w:r>
      <w:r w:rsidR="00D635C0" w:rsidRPr="002F2105">
        <w:rPr>
          <w:rFonts w:eastAsia="DFKai-SB" w:hint="eastAsia"/>
          <w:color w:val="000000" w:themeColor="text1"/>
        </w:rPr>
        <w:t>「</w:t>
      </w:r>
      <w:r w:rsidR="001504C6" w:rsidRPr="002F2105">
        <w:rPr>
          <w:rFonts w:eastAsia="DFKai-SB" w:hint="eastAsia"/>
          <w:color w:val="000000" w:themeColor="text1"/>
        </w:rPr>
        <w:t>人、</w:t>
      </w:r>
      <w:r w:rsidR="00D635C0" w:rsidRPr="002F2105">
        <w:rPr>
          <w:rFonts w:eastAsia="DFKai-SB" w:hint="eastAsia"/>
          <w:color w:val="000000" w:themeColor="text1"/>
        </w:rPr>
        <w:t>事</w:t>
      </w:r>
      <w:r w:rsidR="001504C6" w:rsidRPr="002F2105">
        <w:rPr>
          <w:rFonts w:eastAsia="DFKai-SB" w:hint="eastAsia"/>
          <w:color w:val="000000" w:themeColor="text1"/>
        </w:rPr>
        <w:t>、時、地</w:t>
      </w:r>
      <w:r w:rsidR="00D635C0" w:rsidRPr="002F2105">
        <w:rPr>
          <w:rFonts w:eastAsia="DFKai-SB" w:hint="eastAsia"/>
          <w:color w:val="000000" w:themeColor="text1"/>
        </w:rPr>
        <w:t>、</w:t>
      </w:r>
      <w:r w:rsidR="001504C6" w:rsidRPr="002F2105">
        <w:rPr>
          <w:rFonts w:eastAsia="DFKai-SB" w:hint="eastAsia"/>
          <w:color w:val="000000" w:themeColor="text1"/>
        </w:rPr>
        <w:t>物</w:t>
      </w:r>
      <w:r w:rsidR="00D635C0" w:rsidRPr="002F2105">
        <w:rPr>
          <w:rFonts w:eastAsia="DFKai-SB" w:hint="eastAsia"/>
          <w:color w:val="000000" w:themeColor="text1"/>
        </w:rPr>
        <w:t>」，</w:t>
      </w:r>
      <w:r w:rsidR="006854B5" w:rsidRPr="002F2105">
        <w:rPr>
          <w:rFonts w:eastAsia="DFKai-SB" w:hint="eastAsia"/>
          <w:color w:val="000000" w:themeColor="text1"/>
        </w:rPr>
        <w:t>將</w:t>
      </w:r>
      <w:r w:rsidR="001504C6" w:rsidRPr="002F2105">
        <w:rPr>
          <w:rFonts w:eastAsia="DFKai-SB" w:hint="eastAsia"/>
          <w:color w:val="000000" w:themeColor="text1"/>
        </w:rPr>
        <w:t>這些記憶</w:t>
      </w:r>
      <w:r w:rsidR="00D635C0" w:rsidRPr="002F2105">
        <w:rPr>
          <w:rFonts w:eastAsia="DFKai-SB" w:hint="eastAsia"/>
          <w:color w:val="000000" w:themeColor="text1"/>
        </w:rPr>
        <w:t>通過與</w:t>
      </w:r>
      <w:r w:rsidR="001504C6" w:rsidRPr="002F2105">
        <w:rPr>
          <w:rFonts w:eastAsia="DFKai-SB" w:hint="eastAsia"/>
          <w:color w:val="000000" w:themeColor="text1"/>
        </w:rPr>
        <w:t>人類記憶流程</w:t>
      </w:r>
      <w:r w:rsidR="00D635C0" w:rsidRPr="002F2105">
        <w:rPr>
          <w:rFonts w:eastAsia="DFKai-SB" w:hint="eastAsia"/>
          <w:color w:val="000000" w:themeColor="text1"/>
        </w:rPr>
        <w:t>相似的機制</w:t>
      </w:r>
      <w:r w:rsidR="00D87C53" w:rsidRPr="002F2105">
        <w:rPr>
          <w:rFonts w:eastAsia="DFKai-SB" w:hint="eastAsia"/>
          <w:color w:val="000000" w:themeColor="text1"/>
        </w:rPr>
        <w:t>進行整理、更新，在長者需要</w:t>
      </w:r>
      <w:r w:rsidR="001504C6" w:rsidRPr="002F2105">
        <w:rPr>
          <w:rFonts w:eastAsia="DFKai-SB" w:hint="eastAsia"/>
          <w:color w:val="000000" w:themeColor="text1"/>
        </w:rPr>
        <w:t>記憶輔助</w:t>
      </w:r>
      <w:r w:rsidR="00B4372E" w:rsidRPr="002F2105">
        <w:rPr>
          <w:rFonts w:eastAsia="DFKai-SB" w:hint="eastAsia"/>
          <w:color w:val="000000" w:themeColor="text1"/>
        </w:rPr>
        <w:t>時檢索記憶、生成提示</w:t>
      </w:r>
      <w:r w:rsidR="00D87C53" w:rsidRPr="002F2105">
        <w:rPr>
          <w:rFonts w:eastAsia="DFKai-SB" w:hint="eastAsia"/>
          <w:color w:val="000000" w:themeColor="text1"/>
        </w:rPr>
        <w:t>、</w:t>
      </w:r>
      <w:r w:rsidR="001504C6" w:rsidRPr="002F2105">
        <w:rPr>
          <w:rFonts w:eastAsia="DFKai-SB" w:hint="eastAsia"/>
          <w:color w:val="000000" w:themeColor="text1"/>
        </w:rPr>
        <w:t>幫助使用者回想目標事件</w:t>
      </w:r>
      <w:r w:rsidR="00D87C53" w:rsidRPr="002F2105">
        <w:rPr>
          <w:rFonts w:eastAsia="DFKai-SB" w:hint="eastAsia"/>
          <w:color w:val="000000" w:themeColor="text1"/>
        </w:rPr>
        <w:t>，</w:t>
      </w:r>
      <w:r w:rsidR="006854B5" w:rsidRPr="002F2105">
        <w:rPr>
          <w:rFonts w:eastAsia="DFKai-SB" w:hint="eastAsia"/>
          <w:color w:val="000000" w:themeColor="text1"/>
        </w:rPr>
        <w:t>並</w:t>
      </w:r>
      <w:r w:rsidR="001504C6" w:rsidRPr="002F2105">
        <w:rPr>
          <w:rFonts w:eastAsia="DFKai-SB" w:hint="eastAsia"/>
          <w:color w:val="000000" w:themeColor="text1"/>
        </w:rPr>
        <w:t>通過強化學習</w:t>
      </w:r>
      <w:r w:rsidR="006854B5" w:rsidRPr="002F2105">
        <w:rPr>
          <w:rFonts w:eastAsia="DFKai-SB" w:hint="eastAsia"/>
          <w:color w:val="000000" w:themeColor="text1"/>
        </w:rPr>
        <w:t>找到</w:t>
      </w:r>
      <w:r w:rsidR="001504C6" w:rsidRPr="002F2105">
        <w:rPr>
          <w:rFonts w:eastAsia="DFKai-SB" w:hint="eastAsia"/>
          <w:color w:val="000000" w:themeColor="text1"/>
        </w:rPr>
        <w:t>最有效的提示類型與事件類型的映射。</w:t>
      </w:r>
      <w:r w:rsidR="00D87C53" w:rsidRPr="002F2105">
        <w:rPr>
          <w:rFonts w:eastAsia="DFKai-SB" w:hint="eastAsia"/>
          <w:color w:val="000000" w:themeColor="text1"/>
        </w:rPr>
        <w:t>這項</w:t>
      </w:r>
      <w:r w:rsidR="001504C6" w:rsidRPr="002F2105">
        <w:rPr>
          <w:rFonts w:eastAsia="DFKai-SB" w:hint="eastAsia"/>
          <w:color w:val="000000" w:themeColor="text1"/>
        </w:rPr>
        <w:t>技術能夠靈活穩定地處理情景事件，並以積極的方式幫助</w:t>
      </w:r>
      <w:r w:rsidR="00D87C53" w:rsidRPr="002F2105">
        <w:rPr>
          <w:rFonts w:eastAsia="DFKai-SB" w:hint="eastAsia"/>
          <w:color w:val="000000" w:themeColor="text1"/>
        </w:rPr>
        <w:t>長者</w:t>
      </w:r>
      <w:r w:rsidR="001504C6" w:rsidRPr="002F2105">
        <w:rPr>
          <w:rFonts w:eastAsia="DFKai-SB" w:hint="eastAsia"/>
          <w:color w:val="000000" w:themeColor="text1"/>
        </w:rPr>
        <w:t>提高回憶能力</w:t>
      </w:r>
      <w:r w:rsidR="00D87C53" w:rsidRPr="002F2105">
        <w:rPr>
          <w:rFonts w:eastAsia="DFKai-SB" w:hint="eastAsia"/>
          <w:color w:val="000000" w:themeColor="text1"/>
        </w:rPr>
        <w:t>，為居家環境下的</w:t>
      </w:r>
      <w:r w:rsidR="00B4372E" w:rsidRPr="002F2105">
        <w:rPr>
          <w:rFonts w:eastAsia="DFKai-SB" w:hint="eastAsia"/>
          <w:color w:val="000000" w:themeColor="text1"/>
        </w:rPr>
        <w:t>長者照護、尤其是認知退化的長者，</w:t>
      </w:r>
      <w:r w:rsidR="00D87C53" w:rsidRPr="002F2105">
        <w:rPr>
          <w:rFonts w:eastAsia="DFKai-SB" w:hint="eastAsia"/>
          <w:color w:val="000000" w:themeColor="text1"/>
        </w:rPr>
        <w:t>提供了一種</w:t>
      </w:r>
      <w:r w:rsidR="00B4372E" w:rsidRPr="002F2105">
        <w:rPr>
          <w:rFonts w:eastAsia="DFKai-SB" w:hint="eastAsia"/>
          <w:color w:val="000000" w:themeColor="text1"/>
        </w:rPr>
        <w:t>新的</w:t>
      </w:r>
      <w:r w:rsidR="00B4372E" w:rsidRPr="002F2105">
        <w:rPr>
          <w:rFonts w:eastAsia="DFKai-SB"/>
          <w:color w:val="000000" w:themeColor="text1"/>
        </w:rPr>
        <w:t>AI</w:t>
      </w:r>
      <w:r w:rsidR="00B4372E" w:rsidRPr="002F2105">
        <w:rPr>
          <w:rFonts w:eastAsia="DFKai-SB" w:hint="eastAsia"/>
          <w:color w:val="000000" w:themeColor="text1"/>
        </w:rPr>
        <w:t>輔助應用情境</w:t>
      </w:r>
      <w:r w:rsidR="00D87C53" w:rsidRPr="002F2105">
        <w:rPr>
          <w:rFonts w:eastAsia="DFKai-SB" w:hint="eastAsia"/>
          <w:color w:val="000000" w:themeColor="text1"/>
        </w:rPr>
        <w:t>，</w:t>
      </w:r>
      <w:r w:rsidR="001504C6" w:rsidRPr="002F2105">
        <w:rPr>
          <w:rFonts w:eastAsia="DFKai-SB" w:hint="eastAsia"/>
          <w:color w:val="000000" w:themeColor="text1"/>
        </w:rPr>
        <w:t>此項成果</w:t>
      </w:r>
      <w:r w:rsidR="00D635C0" w:rsidRPr="002F2105">
        <w:rPr>
          <w:rFonts w:eastAsia="DFKai-SB" w:hint="eastAsia"/>
          <w:color w:val="000000" w:themeColor="text1"/>
        </w:rPr>
        <w:t>發表在</w:t>
      </w:r>
      <w:r w:rsidR="00D635C0" w:rsidRPr="002F2105">
        <w:rPr>
          <w:rFonts w:eastAsia="DFKai-SB"/>
          <w:color w:val="000000" w:themeColor="text1"/>
        </w:rPr>
        <w:t>IEEE Transactions on Cognitive and Developmental Systems</w:t>
      </w:r>
      <w:r w:rsidR="00B4372E" w:rsidRPr="002F2105">
        <w:rPr>
          <w:rFonts w:eastAsia="DFKai-SB" w:hint="eastAsia"/>
          <w:color w:val="000000" w:themeColor="text1"/>
        </w:rPr>
        <w:t>。我們亦在實驗中發覺多數長者對於記憶輔助功能有強烈的需求，</w:t>
      </w:r>
      <w:r w:rsidR="008B2A82" w:rsidRPr="002F2105">
        <w:rPr>
          <w:rFonts w:eastAsia="DFKai-SB" w:hint="eastAsia"/>
          <w:color w:val="000000" w:themeColor="text1"/>
        </w:rPr>
        <w:t>而更簡潔直覺的介面能夠覆蓋更廣泛的使用情境，即利用自然語言自主記錄事件和進行詢問，這樣既不會受到</w:t>
      </w:r>
      <w:r w:rsidR="00B4372E" w:rsidRPr="002F2105">
        <w:rPr>
          <w:rFonts w:eastAsia="DFKai-SB" w:hint="eastAsia"/>
          <w:color w:val="000000" w:themeColor="text1"/>
        </w:rPr>
        <w:t>複雜室內環境</w:t>
      </w:r>
      <w:r w:rsidR="008B2A82" w:rsidRPr="002F2105">
        <w:rPr>
          <w:rFonts w:eastAsia="DFKai-SB" w:hint="eastAsia"/>
          <w:color w:val="000000" w:themeColor="text1"/>
        </w:rPr>
        <w:t>的</w:t>
      </w:r>
      <w:r w:rsidR="00B4372E" w:rsidRPr="002F2105">
        <w:rPr>
          <w:rFonts w:eastAsia="DFKai-SB" w:hint="eastAsia"/>
          <w:color w:val="000000" w:themeColor="text1"/>
        </w:rPr>
        <w:t>限制，</w:t>
      </w:r>
      <w:r w:rsidR="008B2A82" w:rsidRPr="002F2105">
        <w:rPr>
          <w:rFonts w:eastAsia="DFKai-SB" w:hint="eastAsia"/>
          <w:color w:val="000000" w:themeColor="text1"/>
        </w:rPr>
        <w:t>也能便利地安裝到手機、平板電腦等行動設備。</w:t>
      </w:r>
      <w:r w:rsidR="001029A0" w:rsidRPr="002F2105">
        <w:rPr>
          <w:rFonts w:eastAsia="DFKai-SB" w:hint="eastAsia"/>
          <w:color w:val="000000" w:themeColor="text1"/>
        </w:rPr>
        <w:t>本子計畫在新系統中整合了語音輸入、輸出模塊，提供長者更友善之使用者介面，能夠從</w:t>
      </w:r>
      <w:r w:rsidR="001029A0" w:rsidRPr="002F2105">
        <w:rPr>
          <w:rFonts w:eastAsia="DFKai-SB"/>
          <w:color w:val="000000" w:themeColor="text1"/>
        </w:rPr>
        <w:t>ASR</w:t>
      </w:r>
      <w:r w:rsidR="001029A0" w:rsidRPr="002F2105">
        <w:rPr>
          <w:rFonts w:eastAsia="DFKai-SB" w:hint="eastAsia"/>
          <w:color w:val="000000" w:themeColor="text1"/>
        </w:rPr>
        <w:t>轉譯之文字中擷取「人、事、時、地、物」，並在收到問詢時檢索記憶提供答案。</w:t>
      </w:r>
      <w:r w:rsidR="008B2A82" w:rsidRPr="002F2105">
        <w:rPr>
          <w:rFonts w:eastAsia="DFKai-SB" w:hint="eastAsia"/>
          <w:color w:val="000000" w:themeColor="text1"/>
        </w:rPr>
        <w:t>然而，</w:t>
      </w:r>
      <w:r w:rsidR="003D12DF" w:rsidRPr="002F2105">
        <w:rPr>
          <w:rFonts w:eastAsia="DFKai-SB"/>
          <w:color w:val="000000" w:themeColor="text1"/>
        </w:rPr>
        <w:t>過往基於文字的記憶輔助系統</w:t>
      </w:r>
      <w:r w:rsidR="003D12DF" w:rsidRPr="002F2105">
        <w:rPr>
          <w:rFonts w:eastAsia="DFKai-SB"/>
          <w:color w:val="000000" w:themeColor="text1"/>
        </w:rPr>
        <w:t>[</w:t>
      </w:r>
      <w:r w:rsidR="00D635C0" w:rsidRPr="002F2105">
        <w:rPr>
          <w:rFonts w:eastAsia="DFKai-SB"/>
          <w:color w:val="000000" w:themeColor="text1"/>
        </w:rPr>
        <w:t>8</w:t>
      </w:r>
      <w:r w:rsidR="003D12DF" w:rsidRPr="002F2105">
        <w:rPr>
          <w:rFonts w:eastAsia="DFKai-SB"/>
          <w:color w:val="000000" w:themeColor="text1"/>
        </w:rPr>
        <w:t xml:space="preserve">, </w:t>
      </w:r>
      <w:r w:rsidR="00D635C0" w:rsidRPr="002F2105">
        <w:rPr>
          <w:rFonts w:eastAsia="DFKai-SB"/>
          <w:color w:val="000000" w:themeColor="text1"/>
        </w:rPr>
        <w:t>9</w:t>
      </w:r>
      <w:r w:rsidR="003D12DF" w:rsidRPr="002F2105">
        <w:rPr>
          <w:rFonts w:eastAsia="DFKai-SB"/>
          <w:color w:val="000000" w:themeColor="text1"/>
        </w:rPr>
        <w:t>]</w:t>
      </w:r>
      <w:r w:rsidR="003D12DF" w:rsidRPr="002F2105">
        <w:rPr>
          <w:rFonts w:eastAsia="DFKai-SB"/>
          <w:color w:val="000000" w:themeColor="text1"/>
        </w:rPr>
        <w:t>，仰賴人工標註對話資料集中的日常事件來訓練事件抽取模型，導致模型受限於標註的事件類別和訓練資料涵蓋的領域</w:t>
      </w:r>
      <w:r w:rsidR="003D12DF" w:rsidRPr="002F2105">
        <w:rPr>
          <w:rFonts w:eastAsia="DFKai-SB"/>
          <w:color w:val="000000" w:themeColor="text1"/>
        </w:rPr>
        <w:t>(domain)</w:t>
      </w:r>
      <w:r w:rsidR="003D12DF" w:rsidRPr="002F2105">
        <w:rPr>
          <w:rFonts w:eastAsia="DFKai-SB"/>
          <w:color w:val="000000" w:themeColor="text1"/>
        </w:rPr>
        <w:t>。</w:t>
      </w:r>
      <w:r w:rsidR="008B2A82" w:rsidRPr="002F2105">
        <w:rPr>
          <w:rFonts w:eastAsia="DFKai-SB" w:hint="eastAsia"/>
          <w:color w:val="000000" w:themeColor="text1"/>
        </w:rPr>
        <w:t>本</w:t>
      </w:r>
      <w:r w:rsidR="003D12DF" w:rsidRPr="002F2105">
        <w:rPr>
          <w:rFonts w:eastAsia="DFKai-SB" w:hint="eastAsia"/>
          <w:color w:val="000000" w:themeColor="text1"/>
        </w:rPr>
        <w:t>子</w:t>
      </w:r>
      <w:r w:rsidR="003D12DF" w:rsidRPr="002F2105">
        <w:rPr>
          <w:rFonts w:eastAsia="DFKai-SB"/>
          <w:color w:val="000000" w:themeColor="text1"/>
        </w:rPr>
        <w:t>計畫所提出之</w:t>
      </w:r>
      <w:r w:rsidR="00A94C0B" w:rsidRPr="002F2105">
        <w:rPr>
          <w:rFonts w:eastAsia="DFKai-SB" w:hint="eastAsia"/>
          <w:color w:val="000000" w:themeColor="text1"/>
        </w:rPr>
        <w:t>「</w:t>
      </w:r>
      <w:r w:rsidR="00A94C0B" w:rsidRPr="002F2105">
        <w:rPr>
          <w:rFonts w:eastAsia="DFKai-SB"/>
          <w:color w:val="000000" w:themeColor="text1"/>
        </w:rPr>
        <w:t>查詢驅動記憶輔助機器人系統</w:t>
      </w:r>
      <w:r w:rsidR="00A94C0B" w:rsidRPr="002F2105">
        <w:rPr>
          <w:rFonts w:eastAsia="DFKai-SB" w:hint="eastAsia"/>
          <w:color w:val="000000" w:themeColor="text1"/>
        </w:rPr>
        <w:t>」</w:t>
      </w:r>
      <w:r w:rsidR="003D12DF" w:rsidRPr="002F2105">
        <w:rPr>
          <w:rFonts w:eastAsia="DFKai-SB"/>
          <w:color w:val="000000" w:themeColor="text1"/>
        </w:rPr>
        <w:t>，結合了稀疏檢索和基於</w:t>
      </w:r>
      <w:proofErr w:type="spellStart"/>
      <w:r w:rsidR="003D12DF" w:rsidRPr="002F2105">
        <w:rPr>
          <w:rFonts w:eastAsia="DFKai-SB"/>
          <w:color w:val="000000" w:themeColor="text1"/>
        </w:rPr>
        <w:t>MacBERT</w:t>
      </w:r>
      <w:proofErr w:type="spellEnd"/>
      <w:r w:rsidR="003D12DF" w:rsidRPr="002F2105">
        <w:rPr>
          <w:rFonts w:eastAsia="DFKai-SB"/>
          <w:color w:val="000000" w:themeColor="text1"/>
        </w:rPr>
        <w:t>的稠密向量檢索模型，</w:t>
      </w:r>
      <w:r w:rsidR="008B2A82" w:rsidRPr="002F2105">
        <w:rPr>
          <w:rFonts w:eastAsia="DFKai-SB" w:hint="eastAsia"/>
          <w:color w:val="000000" w:themeColor="text1"/>
        </w:rPr>
        <w:t>因</w:t>
      </w:r>
      <w:r w:rsidR="003D12DF" w:rsidRPr="002F2105">
        <w:rPr>
          <w:rFonts w:eastAsia="DFKai-SB"/>
          <w:color w:val="000000" w:themeColor="text1"/>
        </w:rPr>
        <w:t>而能以命名實體匹配和語義匹配等多面向進行記憶檢索</w:t>
      </w:r>
      <w:r w:rsidR="008B2A82" w:rsidRPr="002F2105">
        <w:rPr>
          <w:rFonts w:eastAsia="DFKai-SB" w:hint="eastAsia"/>
          <w:color w:val="000000" w:themeColor="text1"/>
        </w:rPr>
        <w:t>，</w:t>
      </w:r>
      <w:r w:rsidR="003D12DF" w:rsidRPr="002F2105">
        <w:rPr>
          <w:rFonts w:eastAsia="DFKai-SB"/>
          <w:color w:val="000000" w:themeColor="text1"/>
        </w:rPr>
        <w:t>並於下游整合基於</w:t>
      </w:r>
      <w:proofErr w:type="spellStart"/>
      <w:r w:rsidR="003D12DF" w:rsidRPr="002F2105">
        <w:rPr>
          <w:rFonts w:eastAsia="DFKai-SB"/>
          <w:color w:val="000000" w:themeColor="text1"/>
        </w:rPr>
        <w:t>MacBERT</w:t>
      </w:r>
      <w:proofErr w:type="spellEnd"/>
      <w:r w:rsidR="003D12DF" w:rsidRPr="002F2105">
        <w:rPr>
          <w:rFonts w:eastAsia="DFKai-SB"/>
          <w:color w:val="000000" w:themeColor="text1"/>
        </w:rPr>
        <w:t>的答案預測與答案排序模型，其訓練於機器閱讀理解資料集</w:t>
      </w:r>
      <w:r w:rsidR="003D12DF" w:rsidRPr="002F2105">
        <w:rPr>
          <w:rFonts w:eastAsia="DFKai-SB"/>
          <w:color w:val="000000" w:themeColor="text1"/>
        </w:rPr>
        <w:t>DRCD[</w:t>
      </w:r>
      <w:r w:rsidR="00D635C0" w:rsidRPr="002F2105">
        <w:rPr>
          <w:rFonts w:eastAsia="DFKai-SB"/>
          <w:color w:val="000000" w:themeColor="text1"/>
        </w:rPr>
        <w:t>10</w:t>
      </w:r>
      <w:r w:rsidR="003D12DF" w:rsidRPr="002F2105">
        <w:rPr>
          <w:rFonts w:eastAsia="DFKai-SB"/>
          <w:color w:val="000000" w:themeColor="text1"/>
        </w:rPr>
        <w:t>]</w:t>
      </w:r>
      <w:r w:rsidR="003D12DF" w:rsidRPr="002F2105">
        <w:rPr>
          <w:rFonts w:eastAsia="DFKai-SB"/>
          <w:color w:val="000000" w:themeColor="text1"/>
        </w:rPr>
        <w:t>上，而使系統具備開放領域問答的能力。與學界目前現有最優的研究</w:t>
      </w:r>
      <w:r w:rsidR="003D12DF" w:rsidRPr="002F2105">
        <w:rPr>
          <w:rFonts w:eastAsia="DFKai-SB"/>
          <w:color w:val="000000" w:themeColor="text1"/>
        </w:rPr>
        <w:t>[</w:t>
      </w:r>
      <w:r w:rsidR="00D635C0" w:rsidRPr="002F2105">
        <w:rPr>
          <w:rFonts w:eastAsia="DFKai-SB"/>
          <w:color w:val="000000" w:themeColor="text1"/>
        </w:rPr>
        <w:t>11</w:t>
      </w:r>
      <w:r w:rsidR="003D12DF" w:rsidRPr="002F2105">
        <w:rPr>
          <w:rFonts w:eastAsia="DFKai-SB"/>
          <w:color w:val="000000" w:themeColor="text1"/>
        </w:rPr>
        <w:t xml:space="preserve">, </w:t>
      </w:r>
      <w:r w:rsidR="00D635C0" w:rsidRPr="002F2105">
        <w:rPr>
          <w:rFonts w:eastAsia="DFKai-SB"/>
          <w:color w:val="000000" w:themeColor="text1"/>
        </w:rPr>
        <w:t>12</w:t>
      </w:r>
      <w:r w:rsidR="003D12DF" w:rsidRPr="002F2105">
        <w:rPr>
          <w:rFonts w:eastAsia="DFKai-SB"/>
          <w:color w:val="000000" w:themeColor="text1"/>
        </w:rPr>
        <w:t>]</w:t>
      </w:r>
      <w:r w:rsidR="003D12DF" w:rsidRPr="002F2105">
        <w:rPr>
          <w:rFonts w:eastAsia="DFKai-SB"/>
          <w:color w:val="000000" w:themeColor="text1"/>
        </w:rPr>
        <w:t>比較，</w:t>
      </w:r>
      <w:r w:rsidR="008B2A82" w:rsidRPr="002F2105">
        <w:rPr>
          <w:rFonts w:eastAsia="DFKai-SB" w:hint="eastAsia"/>
          <w:color w:val="000000" w:themeColor="text1"/>
        </w:rPr>
        <w:t>此</w:t>
      </w:r>
      <w:r w:rsidR="003D12DF" w:rsidRPr="002F2105">
        <w:rPr>
          <w:rFonts w:eastAsia="DFKai-SB"/>
          <w:color w:val="000000" w:themeColor="text1"/>
        </w:rPr>
        <w:t>系統</w:t>
      </w:r>
      <w:r w:rsidR="008B2A82" w:rsidRPr="002F2105">
        <w:rPr>
          <w:rFonts w:eastAsia="DFKai-SB" w:hint="eastAsia"/>
          <w:color w:val="000000" w:themeColor="text1"/>
        </w:rPr>
        <w:t>效能</w:t>
      </w:r>
      <w:r w:rsidR="003D12DF" w:rsidRPr="002F2105">
        <w:rPr>
          <w:rFonts w:eastAsia="DFKai-SB"/>
          <w:color w:val="000000" w:themeColor="text1"/>
        </w:rPr>
        <w:t>在</w:t>
      </w:r>
      <w:r w:rsidR="003D12DF" w:rsidRPr="002F2105">
        <w:rPr>
          <w:rFonts w:eastAsia="DFKai-SB"/>
          <w:color w:val="000000" w:themeColor="text1"/>
        </w:rPr>
        <w:t>EM(exact match)</w:t>
      </w:r>
      <w:r w:rsidR="003D12DF" w:rsidRPr="002F2105">
        <w:rPr>
          <w:rFonts w:eastAsia="DFKai-SB"/>
          <w:color w:val="000000" w:themeColor="text1"/>
        </w:rPr>
        <w:t>和</w:t>
      </w:r>
      <w:r w:rsidR="003D12DF" w:rsidRPr="002F2105">
        <w:rPr>
          <w:rFonts w:eastAsia="DFKai-SB"/>
          <w:color w:val="000000" w:themeColor="text1"/>
        </w:rPr>
        <w:t>F1</w:t>
      </w:r>
      <w:r w:rsidR="003D12DF" w:rsidRPr="002F2105">
        <w:rPr>
          <w:rFonts w:eastAsia="DFKai-SB"/>
          <w:color w:val="000000" w:themeColor="text1"/>
        </w:rPr>
        <w:t>都有所提升</w:t>
      </w:r>
      <w:r w:rsidR="003D12DF" w:rsidRPr="002F2105">
        <w:rPr>
          <w:rFonts w:eastAsia="DFKai-SB"/>
          <w:color w:val="000000" w:themeColor="text1"/>
        </w:rPr>
        <w:t>(</w:t>
      </w:r>
      <w:r w:rsidR="003D12DF" w:rsidRPr="002F2105">
        <w:rPr>
          <w:rFonts w:eastAsia="DFKai-SB"/>
          <w:color w:val="000000" w:themeColor="text1"/>
        </w:rPr>
        <w:t>如下表所示</w:t>
      </w:r>
      <w:r w:rsidR="003D12DF" w:rsidRPr="002F2105">
        <w:rPr>
          <w:rFonts w:eastAsia="DFKai-SB"/>
          <w:color w:val="000000" w:themeColor="text1"/>
        </w:rPr>
        <w:t>)</w:t>
      </w:r>
      <w:r w:rsidR="003D12DF" w:rsidRPr="002F2105">
        <w:rPr>
          <w:rFonts w:eastAsia="DFKai-SB"/>
          <w:color w:val="000000" w:themeColor="text1"/>
        </w:rPr>
        <w:t>，足以顯示</w:t>
      </w:r>
      <w:r w:rsidR="008B2A82" w:rsidRPr="002F2105">
        <w:rPr>
          <w:rFonts w:eastAsia="DFKai-SB" w:hint="eastAsia"/>
          <w:color w:val="000000" w:themeColor="text1"/>
        </w:rPr>
        <w:t>其</w:t>
      </w:r>
      <w:r w:rsidR="003D12DF" w:rsidRPr="002F2105">
        <w:rPr>
          <w:rFonts w:eastAsia="DFKai-SB"/>
          <w:color w:val="000000" w:themeColor="text1"/>
        </w:rPr>
        <w:t>理解問題、檢索相關文章</w:t>
      </w:r>
      <w:r w:rsidR="001029A0" w:rsidRPr="002F2105">
        <w:rPr>
          <w:rFonts w:eastAsia="DFKai-SB" w:hint="eastAsia"/>
          <w:color w:val="000000" w:themeColor="text1"/>
        </w:rPr>
        <w:t>、</w:t>
      </w:r>
      <w:r w:rsidR="003D12DF" w:rsidRPr="002F2105">
        <w:rPr>
          <w:rFonts w:eastAsia="DFKai-SB"/>
          <w:color w:val="000000" w:themeColor="text1"/>
        </w:rPr>
        <w:t>並預測出適合的答案</w:t>
      </w:r>
      <w:r w:rsidR="001029A0" w:rsidRPr="002F2105">
        <w:rPr>
          <w:rFonts w:eastAsia="DFKai-SB" w:hint="eastAsia"/>
          <w:color w:val="000000" w:themeColor="text1"/>
        </w:rPr>
        <w:t>之能力</w:t>
      </w:r>
      <w:r w:rsidR="003D12DF" w:rsidRPr="002F2105">
        <w:rPr>
          <w:rFonts w:eastAsia="DFKai-SB"/>
          <w:color w:val="000000" w:themeColor="text1"/>
        </w:rPr>
        <w:t>。</w:t>
      </w:r>
      <w:r w:rsidR="001029A0" w:rsidRPr="002F2105">
        <w:rPr>
          <w:rFonts w:eastAsia="DFKai-SB" w:hint="eastAsia"/>
          <w:color w:val="000000" w:themeColor="text1"/>
        </w:rPr>
        <w:t>此系統</w:t>
      </w:r>
      <w:r w:rsidR="00110EDB" w:rsidRPr="002F2105">
        <w:rPr>
          <w:rFonts w:eastAsia="DFKai-SB" w:hint="eastAsia"/>
          <w:color w:val="000000" w:themeColor="text1"/>
        </w:rPr>
        <w:t>亦邀請多位健康長者、具認</w:t>
      </w:r>
      <w:r w:rsidR="00110EDB" w:rsidRPr="002F2105">
        <w:rPr>
          <w:rFonts w:eastAsia="DFKai-SB" w:hint="eastAsia"/>
          <w:color w:val="000000" w:themeColor="text1"/>
        </w:rPr>
        <w:lastRenderedPageBreak/>
        <w:t>知退化情形之長者參與互動實驗，取得了良好的反饋。</w:t>
      </w:r>
    </w:p>
    <w:p w14:paraId="4B983A03" w14:textId="77777777" w:rsidR="003D12DF" w:rsidRPr="002F2105" w:rsidRDefault="003D12DF" w:rsidP="00325620">
      <w:pPr>
        <w:pStyle w:val="ListParagraph"/>
        <w:ind w:leftChars="0" w:left="0"/>
        <w:jc w:val="center"/>
        <w:rPr>
          <w:rFonts w:eastAsia="DFKai-SB"/>
          <w:color w:val="000000" w:themeColor="text1"/>
        </w:rPr>
      </w:pPr>
      <w:r w:rsidRPr="002F2105">
        <w:rPr>
          <w:rFonts w:eastAsia="DFKai-SB"/>
          <w:color w:val="000000" w:themeColor="text1"/>
        </w:rPr>
        <w:t>表一、記憶輔助系統實驗結果</w:t>
      </w:r>
    </w:p>
    <w:tbl>
      <w:tblPr>
        <w:tblW w:w="693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1963"/>
        <w:gridCol w:w="1964"/>
      </w:tblGrid>
      <w:tr w:rsidR="002F2105" w:rsidRPr="002F2105" w14:paraId="3D7A2B26" w14:textId="77777777" w:rsidTr="00325620">
        <w:trPr>
          <w:trHeight w:hRule="exact" w:val="340"/>
          <w:jc w:val="center"/>
        </w:trPr>
        <w:tc>
          <w:tcPr>
            <w:tcW w:w="3009" w:type="dxa"/>
            <w:vMerge w:val="restart"/>
            <w:shd w:val="clear" w:color="auto" w:fill="auto"/>
            <w:tcMar>
              <w:top w:w="100" w:type="dxa"/>
              <w:left w:w="100" w:type="dxa"/>
              <w:bottom w:w="100" w:type="dxa"/>
              <w:right w:w="100" w:type="dxa"/>
            </w:tcMar>
            <w:vAlign w:val="center"/>
          </w:tcPr>
          <w:p w14:paraId="29F66214"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Methods</w:t>
            </w:r>
          </w:p>
        </w:tc>
        <w:tc>
          <w:tcPr>
            <w:tcW w:w="3927" w:type="dxa"/>
            <w:gridSpan w:val="2"/>
            <w:shd w:val="clear" w:color="auto" w:fill="auto"/>
            <w:tcMar>
              <w:top w:w="100" w:type="dxa"/>
              <w:left w:w="100" w:type="dxa"/>
              <w:bottom w:w="100" w:type="dxa"/>
              <w:right w:w="100" w:type="dxa"/>
            </w:tcMar>
            <w:vAlign w:val="center"/>
          </w:tcPr>
          <w:p w14:paraId="6C1D5CB3"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DRCD</w:t>
            </w:r>
          </w:p>
        </w:tc>
      </w:tr>
      <w:tr w:rsidR="002F2105" w:rsidRPr="002F2105" w14:paraId="205D842E" w14:textId="77777777" w:rsidTr="00325620">
        <w:trPr>
          <w:trHeight w:hRule="exact" w:val="340"/>
          <w:jc w:val="center"/>
        </w:trPr>
        <w:tc>
          <w:tcPr>
            <w:tcW w:w="3009" w:type="dxa"/>
            <w:vMerge/>
            <w:shd w:val="clear" w:color="auto" w:fill="auto"/>
            <w:tcMar>
              <w:top w:w="100" w:type="dxa"/>
              <w:left w:w="100" w:type="dxa"/>
              <w:bottom w:w="100" w:type="dxa"/>
              <w:right w:w="100" w:type="dxa"/>
            </w:tcMar>
            <w:vAlign w:val="center"/>
          </w:tcPr>
          <w:p w14:paraId="12D62ED8" w14:textId="77777777" w:rsidR="003D12DF" w:rsidRPr="002F2105" w:rsidRDefault="003D12DF" w:rsidP="00325620">
            <w:pPr>
              <w:pBdr>
                <w:top w:val="nil"/>
                <w:left w:val="nil"/>
                <w:bottom w:val="nil"/>
                <w:right w:val="nil"/>
                <w:between w:val="nil"/>
              </w:pBdr>
              <w:jc w:val="center"/>
              <w:rPr>
                <w:rFonts w:eastAsia="DFKai-SB"/>
                <w:color w:val="000000" w:themeColor="text1"/>
              </w:rPr>
            </w:pPr>
          </w:p>
        </w:tc>
        <w:tc>
          <w:tcPr>
            <w:tcW w:w="1963" w:type="dxa"/>
            <w:shd w:val="clear" w:color="auto" w:fill="auto"/>
            <w:tcMar>
              <w:top w:w="100" w:type="dxa"/>
              <w:left w:w="100" w:type="dxa"/>
              <w:bottom w:w="100" w:type="dxa"/>
              <w:right w:w="100" w:type="dxa"/>
            </w:tcMar>
            <w:vAlign w:val="center"/>
          </w:tcPr>
          <w:p w14:paraId="3DCFC65F"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F1</w:t>
            </w:r>
          </w:p>
        </w:tc>
        <w:tc>
          <w:tcPr>
            <w:tcW w:w="1964" w:type="dxa"/>
            <w:shd w:val="clear" w:color="auto" w:fill="auto"/>
            <w:tcMar>
              <w:top w:w="100" w:type="dxa"/>
              <w:left w:w="100" w:type="dxa"/>
              <w:bottom w:w="100" w:type="dxa"/>
              <w:right w:w="100" w:type="dxa"/>
            </w:tcMar>
            <w:vAlign w:val="center"/>
          </w:tcPr>
          <w:p w14:paraId="66FA034D"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EM</w:t>
            </w:r>
          </w:p>
        </w:tc>
      </w:tr>
      <w:tr w:rsidR="002F2105" w:rsidRPr="002F2105" w14:paraId="27986BA3" w14:textId="77777777" w:rsidTr="00325620">
        <w:trPr>
          <w:trHeight w:hRule="exact" w:val="340"/>
          <w:jc w:val="center"/>
        </w:trPr>
        <w:tc>
          <w:tcPr>
            <w:tcW w:w="3009" w:type="dxa"/>
            <w:shd w:val="clear" w:color="auto" w:fill="auto"/>
            <w:tcMar>
              <w:top w:w="100" w:type="dxa"/>
              <w:left w:w="100" w:type="dxa"/>
              <w:bottom w:w="100" w:type="dxa"/>
              <w:right w:w="100" w:type="dxa"/>
            </w:tcMar>
            <w:vAlign w:val="center"/>
          </w:tcPr>
          <w:p w14:paraId="3EA49F12" w14:textId="2BE6B491" w:rsidR="003D12DF" w:rsidRPr="002F2105" w:rsidRDefault="003D12DF" w:rsidP="00325620">
            <w:pPr>
              <w:jc w:val="center"/>
              <w:rPr>
                <w:rFonts w:eastAsia="DFKai-SB"/>
                <w:color w:val="000000" w:themeColor="text1"/>
              </w:rPr>
            </w:pPr>
            <w:proofErr w:type="spellStart"/>
            <w:r w:rsidRPr="002F2105">
              <w:rPr>
                <w:rFonts w:eastAsia="DFKai-SB"/>
                <w:color w:val="000000" w:themeColor="text1"/>
              </w:rPr>
              <w:t>BERTserini</w:t>
            </w:r>
            <w:proofErr w:type="spellEnd"/>
            <w:r w:rsidRPr="002F2105">
              <w:rPr>
                <w:rFonts w:eastAsia="DFKai-SB"/>
                <w:color w:val="000000" w:themeColor="text1"/>
              </w:rPr>
              <w:t xml:space="preserve"> [</w:t>
            </w:r>
            <w:r w:rsidR="00D635C0" w:rsidRPr="002F2105">
              <w:rPr>
                <w:rFonts w:eastAsia="DFKai-SB"/>
                <w:color w:val="000000" w:themeColor="text1"/>
              </w:rPr>
              <w:t>11</w:t>
            </w:r>
            <w:r w:rsidRPr="002F2105">
              <w:rPr>
                <w:rFonts w:eastAsia="DFKai-SB"/>
                <w:color w:val="000000" w:themeColor="text1"/>
              </w:rPr>
              <w:t>]</w:t>
            </w:r>
          </w:p>
        </w:tc>
        <w:tc>
          <w:tcPr>
            <w:tcW w:w="1963" w:type="dxa"/>
            <w:shd w:val="clear" w:color="auto" w:fill="auto"/>
            <w:tcMar>
              <w:top w:w="100" w:type="dxa"/>
              <w:left w:w="100" w:type="dxa"/>
              <w:bottom w:w="100" w:type="dxa"/>
              <w:right w:w="100" w:type="dxa"/>
            </w:tcMar>
            <w:vAlign w:val="center"/>
          </w:tcPr>
          <w:p w14:paraId="4C773E85"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65.0</w:t>
            </w:r>
          </w:p>
        </w:tc>
        <w:tc>
          <w:tcPr>
            <w:tcW w:w="1964" w:type="dxa"/>
            <w:shd w:val="clear" w:color="auto" w:fill="auto"/>
            <w:tcMar>
              <w:top w:w="100" w:type="dxa"/>
              <w:left w:w="100" w:type="dxa"/>
              <w:bottom w:w="100" w:type="dxa"/>
              <w:right w:w="100" w:type="dxa"/>
            </w:tcMar>
            <w:vAlign w:val="center"/>
          </w:tcPr>
          <w:p w14:paraId="15A64B03"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50.7</w:t>
            </w:r>
          </w:p>
        </w:tc>
      </w:tr>
      <w:tr w:rsidR="002F2105" w:rsidRPr="002F2105" w14:paraId="7020B60A" w14:textId="77777777" w:rsidTr="00325620">
        <w:trPr>
          <w:trHeight w:hRule="exact" w:val="340"/>
          <w:jc w:val="center"/>
        </w:trPr>
        <w:tc>
          <w:tcPr>
            <w:tcW w:w="3009" w:type="dxa"/>
            <w:shd w:val="clear" w:color="auto" w:fill="auto"/>
            <w:tcMar>
              <w:top w:w="100" w:type="dxa"/>
              <w:left w:w="100" w:type="dxa"/>
              <w:bottom w:w="100" w:type="dxa"/>
              <w:right w:w="100" w:type="dxa"/>
            </w:tcMar>
            <w:vAlign w:val="center"/>
          </w:tcPr>
          <w:p w14:paraId="1D6612E0" w14:textId="4CA9F6CA" w:rsidR="003D12DF" w:rsidRPr="002F2105" w:rsidRDefault="003D12DF" w:rsidP="00325620">
            <w:pPr>
              <w:jc w:val="center"/>
              <w:rPr>
                <w:rFonts w:eastAsia="DFKai-SB"/>
                <w:color w:val="000000" w:themeColor="text1"/>
              </w:rPr>
            </w:pPr>
            <w:proofErr w:type="spellStart"/>
            <w:r w:rsidRPr="002F2105">
              <w:rPr>
                <w:rFonts w:eastAsia="DFKai-SB"/>
                <w:color w:val="000000" w:themeColor="text1"/>
              </w:rPr>
              <w:t>BERTserini+DS</w:t>
            </w:r>
            <w:proofErr w:type="spellEnd"/>
            <w:r w:rsidRPr="002F2105">
              <w:rPr>
                <w:rFonts w:eastAsia="DFKai-SB"/>
                <w:color w:val="000000" w:themeColor="text1"/>
              </w:rPr>
              <w:t xml:space="preserve"> [</w:t>
            </w:r>
            <w:r w:rsidR="00D635C0" w:rsidRPr="002F2105">
              <w:rPr>
                <w:rFonts w:eastAsia="DFKai-SB"/>
                <w:color w:val="000000" w:themeColor="text1"/>
              </w:rPr>
              <w:t>11</w:t>
            </w:r>
            <w:r w:rsidRPr="002F2105">
              <w:rPr>
                <w:rFonts w:eastAsia="DFKai-SB"/>
                <w:color w:val="000000" w:themeColor="text1"/>
              </w:rPr>
              <w:t>]</w:t>
            </w:r>
          </w:p>
        </w:tc>
        <w:tc>
          <w:tcPr>
            <w:tcW w:w="1963" w:type="dxa"/>
            <w:shd w:val="clear" w:color="auto" w:fill="auto"/>
            <w:tcMar>
              <w:top w:w="100" w:type="dxa"/>
              <w:left w:w="100" w:type="dxa"/>
              <w:bottom w:w="100" w:type="dxa"/>
              <w:right w:w="100" w:type="dxa"/>
            </w:tcMar>
            <w:vAlign w:val="center"/>
          </w:tcPr>
          <w:p w14:paraId="6FEED9DD"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67.7</w:t>
            </w:r>
          </w:p>
        </w:tc>
        <w:tc>
          <w:tcPr>
            <w:tcW w:w="1964" w:type="dxa"/>
            <w:shd w:val="clear" w:color="auto" w:fill="auto"/>
            <w:tcMar>
              <w:top w:w="100" w:type="dxa"/>
              <w:left w:w="100" w:type="dxa"/>
              <w:bottom w:w="100" w:type="dxa"/>
              <w:right w:w="100" w:type="dxa"/>
            </w:tcMar>
            <w:vAlign w:val="center"/>
          </w:tcPr>
          <w:p w14:paraId="3928DFDB"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55.4</w:t>
            </w:r>
          </w:p>
        </w:tc>
      </w:tr>
      <w:tr w:rsidR="002F2105" w:rsidRPr="002F2105" w14:paraId="0503899D" w14:textId="77777777" w:rsidTr="00325620">
        <w:trPr>
          <w:trHeight w:hRule="exact" w:val="340"/>
          <w:jc w:val="center"/>
        </w:trPr>
        <w:tc>
          <w:tcPr>
            <w:tcW w:w="3009" w:type="dxa"/>
            <w:shd w:val="clear" w:color="auto" w:fill="auto"/>
            <w:tcMar>
              <w:top w:w="100" w:type="dxa"/>
              <w:left w:w="100" w:type="dxa"/>
              <w:bottom w:w="100" w:type="dxa"/>
              <w:right w:w="100" w:type="dxa"/>
            </w:tcMar>
            <w:vAlign w:val="center"/>
          </w:tcPr>
          <w:p w14:paraId="31F48389" w14:textId="2F6D949A" w:rsidR="003D12DF" w:rsidRPr="002F2105" w:rsidRDefault="003D12DF" w:rsidP="00325620">
            <w:pPr>
              <w:jc w:val="center"/>
              <w:rPr>
                <w:rFonts w:eastAsia="DFKai-SB"/>
                <w:color w:val="000000" w:themeColor="text1"/>
              </w:rPr>
            </w:pPr>
            <w:r w:rsidRPr="002F2105">
              <w:rPr>
                <w:rFonts w:eastAsia="DFKai-SB"/>
                <w:color w:val="000000" w:themeColor="text1"/>
              </w:rPr>
              <w:t>SPARTA [</w:t>
            </w:r>
            <w:r w:rsidR="00D635C0" w:rsidRPr="002F2105">
              <w:rPr>
                <w:rFonts w:eastAsia="DFKai-SB"/>
                <w:color w:val="000000" w:themeColor="text1"/>
              </w:rPr>
              <w:t>12</w:t>
            </w:r>
            <w:r w:rsidRPr="002F2105">
              <w:rPr>
                <w:rFonts w:eastAsia="DFKai-SB"/>
                <w:color w:val="000000" w:themeColor="text1"/>
              </w:rPr>
              <w:t>]</w:t>
            </w:r>
          </w:p>
        </w:tc>
        <w:tc>
          <w:tcPr>
            <w:tcW w:w="1963" w:type="dxa"/>
            <w:shd w:val="clear" w:color="auto" w:fill="auto"/>
            <w:tcMar>
              <w:top w:w="100" w:type="dxa"/>
              <w:left w:w="100" w:type="dxa"/>
              <w:bottom w:w="100" w:type="dxa"/>
              <w:right w:w="100" w:type="dxa"/>
            </w:tcMar>
            <w:vAlign w:val="center"/>
          </w:tcPr>
          <w:p w14:paraId="0C66F9D0"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74.6</w:t>
            </w:r>
          </w:p>
        </w:tc>
        <w:tc>
          <w:tcPr>
            <w:tcW w:w="1964" w:type="dxa"/>
            <w:shd w:val="clear" w:color="auto" w:fill="auto"/>
            <w:tcMar>
              <w:top w:w="100" w:type="dxa"/>
              <w:left w:w="100" w:type="dxa"/>
              <w:bottom w:w="100" w:type="dxa"/>
              <w:right w:w="100" w:type="dxa"/>
            </w:tcMar>
            <w:vAlign w:val="center"/>
          </w:tcPr>
          <w:p w14:paraId="658A4846" w14:textId="77777777" w:rsidR="003D12DF" w:rsidRPr="002F2105" w:rsidRDefault="003D12DF" w:rsidP="00A103EE">
            <w:pPr>
              <w:pBdr>
                <w:top w:val="nil"/>
                <w:left w:val="nil"/>
                <w:bottom w:val="nil"/>
                <w:right w:val="nil"/>
                <w:between w:val="nil"/>
              </w:pBdr>
              <w:jc w:val="center"/>
              <w:rPr>
                <w:rFonts w:eastAsia="DFKai-SB"/>
                <w:color w:val="000000" w:themeColor="text1"/>
              </w:rPr>
            </w:pPr>
            <w:r w:rsidRPr="002F2105">
              <w:rPr>
                <w:rFonts w:eastAsia="DFKai-SB"/>
                <w:color w:val="000000" w:themeColor="text1"/>
              </w:rPr>
              <w:t>63.1</w:t>
            </w:r>
          </w:p>
        </w:tc>
      </w:tr>
      <w:tr w:rsidR="003D12DF" w:rsidRPr="002F2105" w14:paraId="363AF1D3" w14:textId="77777777" w:rsidTr="00325620">
        <w:trPr>
          <w:trHeight w:hRule="exact" w:val="340"/>
          <w:jc w:val="center"/>
        </w:trPr>
        <w:tc>
          <w:tcPr>
            <w:tcW w:w="3009" w:type="dxa"/>
            <w:shd w:val="clear" w:color="auto" w:fill="auto"/>
            <w:tcMar>
              <w:top w:w="100" w:type="dxa"/>
              <w:left w:w="100" w:type="dxa"/>
              <w:bottom w:w="100" w:type="dxa"/>
              <w:right w:w="100" w:type="dxa"/>
            </w:tcMar>
            <w:vAlign w:val="center"/>
          </w:tcPr>
          <w:p w14:paraId="73C2F9E3" w14:textId="77777777" w:rsidR="003D12DF" w:rsidRPr="002F2105" w:rsidRDefault="003D12DF" w:rsidP="00325620">
            <w:pPr>
              <w:jc w:val="center"/>
              <w:rPr>
                <w:rFonts w:eastAsia="DFKai-SB"/>
                <w:color w:val="000000" w:themeColor="text1"/>
              </w:rPr>
            </w:pPr>
            <w:r w:rsidRPr="002F2105">
              <w:rPr>
                <w:rFonts w:eastAsia="DFKai-SB"/>
                <w:color w:val="000000" w:themeColor="text1"/>
              </w:rPr>
              <w:t>Ours</w:t>
            </w:r>
          </w:p>
        </w:tc>
        <w:tc>
          <w:tcPr>
            <w:tcW w:w="1963" w:type="dxa"/>
            <w:shd w:val="clear" w:color="auto" w:fill="auto"/>
            <w:tcMar>
              <w:top w:w="100" w:type="dxa"/>
              <w:left w:w="100" w:type="dxa"/>
              <w:bottom w:w="100" w:type="dxa"/>
              <w:right w:w="100" w:type="dxa"/>
            </w:tcMar>
            <w:vAlign w:val="center"/>
          </w:tcPr>
          <w:p w14:paraId="19F97FF7" w14:textId="77777777" w:rsidR="003D12DF" w:rsidRPr="002F2105" w:rsidRDefault="003D12DF" w:rsidP="00A103EE">
            <w:pPr>
              <w:pBdr>
                <w:top w:val="nil"/>
                <w:left w:val="nil"/>
                <w:bottom w:val="nil"/>
                <w:right w:val="nil"/>
                <w:between w:val="nil"/>
              </w:pBdr>
              <w:jc w:val="center"/>
              <w:rPr>
                <w:rFonts w:eastAsia="DFKai-SB"/>
                <w:b/>
                <w:color w:val="000000" w:themeColor="text1"/>
              </w:rPr>
            </w:pPr>
            <w:r w:rsidRPr="002F2105">
              <w:rPr>
                <w:rFonts w:eastAsia="DFKai-SB"/>
                <w:b/>
                <w:color w:val="000000" w:themeColor="text1"/>
              </w:rPr>
              <w:t>79.4</w:t>
            </w:r>
          </w:p>
        </w:tc>
        <w:tc>
          <w:tcPr>
            <w:tcW w:w="1964" w:type="dxa"/>
            <w:shd w:val="clear" w:color="auto" w:fill="auto"/>
            <w:tcMar>
              <w:top w:w="100" w:type="dxa"/>
              <w:left w:w="100" w:type="dxa"/>
              <w:bottom w:w="100" w:type="dxa"/>
              <w:right w:w="100" w:type="dxa"/>
            </w:tcMar>
            <w:vAlign w:val="center"/>
          </w:tcPr>
          <w:p w14:paraId="13AEDC02" w14:textId="77777777" w:rsidR="003D12DF" w:rsidRPr="002F2105" w:rsidRDefault="003D12DF" w:rsidP="00A103EE">
            <w:pPr>
              <w:pBdr>
                <w:top w:val="nil"/>
                <w:left w:val="nil"/>
                <w:bottom w:val="nil"/>
                <w:right w:val="nil"/>
                <w:between w:val="nil"/>
              </w:pBdr>
              <w:jc w:val="center"/>
              <w:rPr>
                <w:rFonts w:eastAsia="DFKai-SB"/>
                <w:b/>
                <w:color w:val="000000" w:themeColor="text1"/>
              </w:rPr>
            </w:pPr>
            <w:r w:rsidRPr="002F2105">
              <w:rPr>
                <w:rFonts w:eastAsia="DFKai-SB"/>
                <w:b/>
                <w:color w:val="000000" w:themeColor="text1"/>
              </w:rPr>
              <w:t>68.3</w:t>
            </w:r>
          </w:p>
        </w:tc>
      </w:tr>
    </w:tbl>
    <w:p w14:paraId="0E5BEEDE" w14:textId="77777777" w:rsidR="003D12DF" w:rsidRPr="002F2105" w:rsidRDefault="003D12DF" w:rsidP="003D12DF">
      <w:pPr>
        <w:pStyle w:val="ListParagraph"/>
        <w:ind w:leftChars="0" w:left="2421"/>
        <w:rPr>
          <w:rFonts w:eastAsia="DFKai-SB"/>
          <w:color w:val="000000" w:themeColor="text1"/>
          <w:u w:val="single"/>
        </w:rPr>
      </w:pPr>
    </w:p>
    <w:p w14:paraId="77E76B80" w14:textId="3421F4FA" w:rsidR="003D12DF" w:rsidRPr="002F2105" w:rsidRDefault="003D12DF" w:rsidP="003D12DF">
      <w:pPr>
        <w:pStyle w:val="ListParagraph"/>
        <w:numPr>
          <w:ilvl w:val="0"/>
          <w:numId w:val="64"/>
        </w:numPr>
        <w:ind w:leftChars="0" w:firstLine="543"/>
        <w:rPr>
          <w:rFonts w:eastAsia="DFKai-SB"/>
          <w:color w:val="000000" w:themeColor="text1"/>
        </w:rPr>
      </w:pPr>
      <w:r w:rsidRPr="002F2105">
        <w:rPr>
          <w:rFonts w:eastAsia="DFKai-SB"/>
          <w:color w:val="000000" w:themeColor="text1"/>
        </w:rPr>
        <w:t>情感支持</w:t>
      </w:r>
      <w:r w:rsidRPr="002F2105">
        <w:rPr>
          <w:rFonts w:eastAsia="DFKai-SB" w:hint="eastAsia"/>
          <w:color w:val="000000" w:themeColor="text1"/>
        </w:rPr>
        <w:t>機器人</w:t>
      </w:r>
      <w:r w:rsidRPr="002F2105">
        <w:rPr>
          <w:rFonts w:eastAsia="DFKai-SB"/>
          <w:color w:val="000000" w:themeColor="text1"/>
        </w:rPr>
        <w:t>系統（</w:t>
      </w:r>
      <w:r w:rsidRPr="002F2105">
        <w:rPr>
          <w:rFonts w:eastAsia="DFKai-SB" w:hint="eastAsia"/>
          <w:color w:val="000000" w:themeColor="text1"/>
        </w:rPr>
        <w:t>關注</w:t>
      </w:r>
      <w:r w:rsidRPr="002F2105">
        <w:rPr>
          <w:rFonts w:eastAsia="DFKai-SB"/>
          <w:color w:val="000000" w:themeColor="text1"/>
        </w:rPr>
        <w:t>負面情緒與憂鬱）</w:t>
      </w:r>
    </w:p>
    <w:p w14:paraId="0D1729E7" w14:textId="0E0E8810" w:rsidR="003D12DF" w:rsidRPr="002F2105" w:rsidRDefault="003D12DF" w:rsidP="00F8013E">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隨著認知能力的退化，高齡者也存在十分普遍卻易被忽視的情緒問題，如老年閾下憂鬱，</w:t>
      </w:r>
      <w:r w:rsidR="00CD0626" w:rsidRPr="002F2105">
        <w:rPr>
          <w:rFonts w:eastAsia="DFKai-SB" w:hint="eastAsia"/>
          <w:color w:val="000000" w:themeColor="text1"/>
        </w:rPr>
        <w:t>朋友或家人提供的適當關懷可能在重要時刻幫助</w:t>
      </w:r>
      <w:r w:rsidR="00263D91" w:rsidRPr="002F2105">
        <w:rPr>
          <w:rFonts w:eastAsia="DFKai-SB" w:hint="eastAsia"/>
          <w:color w:val="000000" w:themeColor="text1"/>
        </w:rPr>
        <w:t>他</w:t>
      </w:r>
      <w:r w:rsidR="00CD0626" w:rsidRPr="002F2105">
        <w:rPr>
          <w:rFonts w:eastAsia="DFKai-SB" w:hint="eastAsia"/>
          <w:color w:val="000000" w:themeColor="text1"/>
        </w:rPr>
        <w:t>們擺脫負面情緒狀態</w:t>
      </w:r>
      <w:r w:rsidR="005335B0" w:rsidRPr="002F2105">
        <w:rPr>
          <w:rFonts w:eastAsia="DFKai-SB" w:hint="eastAsia"/>
          <w:color w:val="000000" w:themeColor="text1"/>
        </w:rPr>
        <w:t>。為使機器人能夠承擔陪伴者的角色，</w:t>
      </w:r>
      <w:r w:rsidR="00110EDB" w:rsidRPr="002F2105">
        <w:rPr>
          <w:rFonts w:eastAsia="DFKai-SB" w:hint="eastAsia"/>
          <w:color w:val="000000" w:themeColor="text1"/>
        </w:rPr>
        <w:t>本</w:t>
      </w:r>
      <w:r w:rsidRPr="002F2105">
        <w:rPr>
          <w:rFonts w:eastAsia="DFKai-SB" w:hint="eastAsia"/>
          <w:color w:val="000000" w:themeColor="text1"/>
        </w:rPr>
        <w:t>子計畫開發了不同偏向的「情感支持系統」以應對不同來源及表現的情緒困擾。</w:t>
      </w:r>
      <w:r w:rsidR="00263D91" w:rsidRPr="002F2105">
        <w:rPr>
          <w:rFonts w:eastAsia="DFKai-SB" w:hint="eastAsia"/>
          <w:color w:val="000000" w:themeColor="text1"/>
        </w:rPr>
        <w:t>首先</w:t>
      </w:r>
      <w:r w:rsidR="000C400A" w:rsidRPr="002F2105">
        <w:rPr>
          <w:rFonts w:eastAsia="DFKai-SB" w:hint="eastAsia"/>
          <w:color w:val="000000" w:themeColor="text1"/>
        </w:rPr>
        <w:t>開發了一個為在日常生活中面臨壓力情況的人們提供關懷的情感支持機器人系統</w:t>
      </w:r>
      <w:r w:rsidR="000C400A" w:rsidRPr="002F2105">
        <w:rPr>
          <w:rFonts w:eastAsia="DFKai-SB"/>
          <w:color w:val="000000" w:themeColor="text1"/>
        </w:rPr>
        <w:t>[13]</w:t>
      </w:r>
      <w:r w:rsidR="00CD0626" w:rsidRPr="002F2105">
        <w:rPr>
          <w:rFonts w:eastAsia="DFKai-SB" w:hint="eastAsia"/>
          <w:color w:val="000000" w:themeColor="text1"/>
        </w:rPr>
        <w:t>，</w:t>
      </w:r>
      <w:r w:rsidR="005335B0" w:rsidRPr="002F2105">
        <w:rPr>
          <w:rFonts w:eastAsia="DFKai-SB" w:hint="eastAsia"/>
          <w:color w:val="000000" w:themeColor="text1"/>
        </w:rPr>
        <w:t>能夠</w:t>
      </w:r>
      <w:r w:rsidR="000C400A" w:rsidRPr="002F2105">
        <w:rPr>
          <w:rFonts w:eastAsia="DFKai-SB" w:hint="eastAsia"/>
          <w:color w:val="000000" w:themeColor="text1"/>
        </w:rPr>
        <w:t>從</w:t>
      </w:r>
      <w:r w:rsidR="001F5584" w:rsidRPr="002F2105">
        <w:rPr>
          <w:rFonts w:eastAsia="DFKai-SB" w:hint="eastAsia"/>
          <w:color w:val="000000" w:themeColor="text1"/>
        </w:rPr>
        <w:t>使用者的話語</w:t>
      </w:r>
      <w:r w:rsidR="000C400A" w:rsidRPr="002F2105">
        <w:rPr>
          <w:rFonts w:eastAsia="DFKai-SB" w:hint="eastAsia"/>
          <w:color w:val="000000" w:themeColor="text1"/>
        </w:rPr>
        <w:t>中提取有意義的關鍵詞，以識別人們透過自我揭露表達關注的時刻</w:t>
      </w:r>
      <w:r w:rsidR="005335B0" w:rsidRPr="002F2105">
        <w:rPr>
          <w:rFonts w:eastAsia="DFKai-SB" w:hint="eastAsia"/>
          <w:color w:val="000000" w:themeColor="text1"/>
        </w:rPr>
        <w:t>，推斷其</w:t>
      </w:r>
      <w:r w:rsidR="000C400A" w:rsidRPr="002F2105">
        <w:rPr>
          <w:rFonts w:eastAsia="DFKai-SB" w:hint="eastAsia"/>
          <w:color w:val="000000" w:themeColor="text1"/>
        </w:rPr>
        <w:t>心中潛在的壓力因素</w:t>
      </w:r>
      <w:r w:rsidR="005335B0" w:rsidRPr="002F2105">
        <w:rPr>
          <w:rFonts w:eastAsia="DFKai-SB" w:hint="eastAsia"/>
          <w:color w:val="000000" w:themeColor="text1"/>
        </w:rPr>
        <w:t>，並透過神經網路學習</w:t>
      </w:r>
      <w:r w:rsidR="000C400A" w:rsidRPr="002F2105">
        <w:rPr>
          <w:rFonts w:eastAsia="DFKai-SB" w:hint="eastAsia"/>
          <w:color w:val="000000" w:themeColor="text1"/>
        </w:rPr>
        <w:t>對於特定個性</w:t>
      </w:r>
      <w:r w:rsidR="005335B0" w:rsidRPr="002F2105">
        <w:rPr>
          <w:rFonts w:eastAsia="DFKai-SB" w:hint="eastAsia"/>
          <w:color w:val="000000" w:themeColor="text1"/>
        </w:rPr>
        <w:t>與</w:t>
      </w:r>
      <w:r w:rsidR="000C400A" w:rsidRPr="002F2105">
        <w:rPr>
          <w:rFonts w:eastAsia="DFKai-SB" w:hint="eastAsia"/>
          <w:color w:val="000000" w:themeColor="text1"/>
        </w:rPr>
        <w:t>檢測到的壓力因素，應該提供哪種適當的支持策略，</w:t>
      </w:r>
      <w:r w:rsidR="005335B0" w:rsidRPr="002F2105">
        <w:rPr>
          <w:rFonts w:eastAsia="DFKai-SB" w:hint="eastAsia"/>
          <w:color w:val="000000" w:themeColor="text1"/>
        </w:rPr>
        <w:t>以</w:t>
      </w:r>
      <w:r w:rsidR="000C400A" w:rsidRPr="002F2105">
        <w:rPr>
          <w:rFonts w:eastAsia="DFKai-SB" w:hint="eastAsia"/>
          <w:color w:val="000000" w:themeColor="text1"/>
        </w:rPr>
        <w:t>幫助人們應對生活中的困難情況，該成果發表在</w:t>
      </w:r>
      <w:r w:rsidR="000C400A" w:rsidRPr="002F2105">
        <w:rPr>
          <w:rFonts w:eastAsia="DFKai-SB"/>
          <w:color w:val="000000" w:themeColor="text1"/>
        </w:rPr>
        <w:t>International Journal of Social Robotics</w:t>
      </w:r>
      <w:r w:rsidR="000C400A" w:rsidRPr="002F2105">
        <w:rPr>
          <w:rFonts w:eastAsia="DFKai-SB" w:hint="eastAsia"/>
          <w:color w:val="000000" w:themeColor="text1"/>
        </w:rPr>
        <w:t>。</w:t>
      </w:r>
      <w:r w:rsidR="004D5E42" w:rsidRPr="002F2105">
        <w:rPr>
          <w:rFonts w:eastAsia="DFKai-SB" w:hint="eastAsia"/>
          <w:color w:val="000000" w:themeColor="text1"/>
        </w:rPr>
        <w:t>為提高機器人回覆語句的自由度，充分利用大語言模型的優勢，</w:t>
      </w:r>
      <w:r w:rsidRPr="002F2105">
        <w:rPr>
          <w:rFonts w:eastAsia="DFKai-SB" w:hint="eastAsia"/>
          <w:color w:val="000000" w:themeColor="text1"/>
        </w:rPr>
        <w:t>在針對負面情緒的支持系統中，</w:t>
      </w:r>
      <w:r w:rsidR="00F8013E" w:rsidRPr="002F2105">
        <w:rPr>
          <w:rFonts w:eastAsia="DFKai-SB" w:hint="eastAsia"/>
          <w:color w:val="000000" w:themeColor="text1"/>
        </w:rPr>
        <w:t>本子計畫</w:t>
      </w:r>
      <w:r w:rsidR="004D5E42" w:rsidRPr="002F2105">
        <w:rPr>
          <w:rFonts w:eastAsia="DFKai-SB" w:hint="eastAsia"/>
          <w:color w:val="000000" w:themeColor="text1"/>
        </w:rPr>
        <w:t>進一步</w:t>
      </w:r>
      <w:r w:rsidRPr="002F2105">
        <w:rPr>
          <w:rFonts w:eastAsia="DFKai-SB" w:hint="eastAsia"/>
          <w:color w:val="000000" w:themeColor="text1"/>
        </w:rPr>
        <w:t>提出</w:t>
      </w:r>
      <w:r w:rsidR="004D5E42" w:rsidRPr="002F2105">
        <w:rPr>
          <w:rFonts w:eastAsia="DFKai-SB" w:hint="eastAsia"/>
          <w:color w:val="000000" w:themeColor="text1"/>
        </w:rPr>
        <w:t>了一個</w:t>
      </w:r>
      <w:r w:rsidRPr="002F2105">
        <w:rPr>
          <w:rFonts w:eastAsia="DFKai-SB" w:hint="eastAsia"/>
          <w:color w:val="000000" w:themeColor="text1"/>
        </w:rPr>
        <w:t>同理心回覆產生模型</w:t>
      </w:r>
      <w:r w:rsidR="004D5E42" w:rsidRPr="002F2105">
        <w:rPr>
          <w:rFonts w:eastAsia="DFKai-SB" w:hint="eastAsia"/>
          <w:color w:val="000000" w:themeColor="text1"/>
        </w:rPr>
        <w:t>，</w:t>
      </w:r>
      <w:r w:rsidRPr="002F2105">
        <w:rPr>
          <w:rFonts w:eastAsia="DFKai-SB" w:hint="eastAsia"/>
          <w:color w:val="000000" w:themeColor="text1"/>
        </w:rPr>
        <w:t>結合了使用者話語和情緒類別偵測、情緒原因推理、外部知識等特徵來產生具有同理心的回覆</w:t>
      </w:r>
      <w:r w:rsidR="00F8013E" w:rsidRPr="002F2105">
        <w:rPr>
          <w:rFonts w:eastAsia="DFKai-SB" w:hint="eastAsia"/>
          <w:color w:val="000000" w:themeColor="text1"/>
        </w:rPr>
        <w:t>，並</w:t>
      </w:r>
      <w:r w:rsidRPr="002F2105">
        <w:rPr>
          <w:rFonts w:eastAsia="DFKai-SB" w:hint="eastAsia"/>
          <w:color w:val="000000" w:themeColor="text1"/>
        </w:rPr>
        <w:t>進</w:t>
      </w:r>
      <w:r w:rsidRPr="002F2105">
        <w:rPr>
          <w:rFonts w:eastAsia="DFKai-SB"/>
          <w:color w:val="000000" w:themeColor="text1"/>
        </w:rPr>
        <w:t>行了三種不同的實驗</w:t>
      </w:r>
      <w:r w:rsidRPr="002F2105">
        <w:rPr>
          <w:rFonts w:eastAsia="DFKai-SB" w:hint="eastAsia"/>
          <w:color w:val="000000" w:themeColor="text1"/>
        </w:rPr>
        <w:t>以評估該系統，</w:t>
      </w:r>
      <w:r w:rsidRPr="002F2105">
        <w:rPr>
          <w:rFonts w:eastAsia="DFKai-SB"/>
          <w:color w:val="000000" w:themeColor="text1"/>
        </w:rPr>
        <w:t>分別是自動化評估</w:t>
      </w:r>
      <w:r w:rsidRPr="002F2105">
        <w:rPr>
          <w:rFonts w:eastAsia="DFKai-SB"/>
          <w:color w:val="000000" w:themeColor="text1"/>
        </w:rPr>
        <w:t>(automatic evaluation)</w:t>
      </w:r>
      <w:r w:rsidRPr="002F2105">
        <w:rPr>
          <w:rFonts w:eastAsia="DFKai-SB"/>
          <w:color w:val="000000" w:themeColor="text1"/>
        </w:rPr>
        <w:t>、人體試驗</w:t>
      </w:r>
      <w:r w:rsidRPr="002F2105">
        <w:rPr>
          <w:rFonts w:eastAsia="DFKai-SB"/>
          <w:color w:val="000000" w:themeColor="text1"/>
        </w:rPr>
        <w:t>(human evaluation)</w:t>
      </w:r>
      <w:r w:rsidRPr="002F2105">
        <w:rPr>
          <w:rFonts w:eastAsia="DFKai-SB"/>
          <w:color w:val="000000" w:themeColor="text1"/>
        </w:rPr>
        <w:t>以及人機互動實驗</w:t>
      </w:r>
      <w:r w:rsidRPr="002F2105">
        <w:rPr>
          <w:rFonts w:eastAsia="DFKai-SB"/>
          <w:color w:val="000000" w:themeColor="text1"/>
        </w:rPr>
        <w:t>(human system interaction)</w:t>
      </w:r>
      <w:r w:rsidRPr="002F2105">
        <w:rPr>
          <w:rFonts w:eastAsia="DFKai-SB"/>
          <w:color w:val="000000" w:themeColor="text1"/>
        </w:rPr>
        <w:t>，</w:t>
      </w:r>
      <w:r w:rsidRPr="002F2105">
        <w:rPr>
          <w:rFonts w:eastAsia="DFKai-SB" w:hint="eastAsia"/>
          <w:color w:val="000000" w:themeColor="text1"/>
        </w:rPr>
        <w:t>與</w:t>
      </w:r>
      <w:r w:rsidRPr="002F2105">
        <w:rPr>
          <w:rFonts w:eastAsia="DFKai-SB"/>
          <w:color w:val="000000" w:themeColor="text1"/>
        </w:rPr>
        <w:t>MIME[1</w:t>
      </w:r>
      <w:r w:rsidR="00263D91" w:rsidRPr="002F2105">
        <w:rPr>
          <w:rFonts w:eastAsia="DFKai-SB"/>
          <w:color w:val="000000" w:themeColor="text1"/>
        </w:rPr>
        <w:t>4</w:t>
      </w:r>
      <w:r w:rsidRPr="002F2105">
        <w:rPr>
          <w:rFonts w:eastAsia="DFKai-SB"/>
          <w:color w:val="000000" w:themeColor="text1"/>
        </w:rPr>
        <w:t>]</w:t>
      </w:r>
      <w:r w:rsidRPr="002F2105">
        <w:rPr>
          <w:rFonts w:eastAsia="DFKai-SB" w:hint="eastAsia"/>
          <w:color w:val="000000" w:themeColor="text1"/>
        </w:rPr>
        <w:t>、</w:t>
      </w:r>
      <w:r w:rsidRPr="002F2105">
        <w:rPr>
          <w:rFonts w:eastAsia="DFKai-SB"/>
          <w:color w:val="000000" w:themeColor="text1"/>
        </w:rPr>
        <w:t>KEMP[1</w:t>
      </w:r>
      <w:r w:rsidR="00263D91" w:rsidRPr="002F2105">
        <w:rPr>
          <w:rFonts w:eastAsia="DFKai-SB"/>
          <w:color w:val="000000" w:themeColor="text1"/>
        </w:rPr>
        <w:t>5</w:t>
      </w:r>
      <w:r w:rsidRPr="002F2105">
        <w:rPr>
          <w:rFonts w:eastAsia="DFKai-SB"/>
          <w:color w:val="000000" w:themeColor="text1"/>
        </w:rPr>
        <w:t>]</w:t>
      </w:r>
      <w:r w:rsidRPr="002F2105">
        <w:rPr>
          <w:rFonts w:eastAsia="DFKai-SB" w:hint="eastAsia"/>
          <w:color w:val="000000" w:themeColor="text1"/>
        </w:rPr>
        <w:t>這兩</w:t>
      </w:r>
      <w:r w:rsidRPr="002F2105">
        <w:rPr>
          <w:rFonts w:eastAsia="DFKai-SB"/>
          <w:color w:val="000000" w:themeColor="text1"/>
        </w:rPr>
        <w:t>種不同的情緒支持方法</w:t>
      </w:r>
      <w:r w:rsidRPr="002F2105">
        <w:rPr>
          <w:rFonts w:eastAsia="DFKai-SB" w:hint="eastAsia"/>
          <w:color w:val="000000" w:themeColor="text1"/>
        </w:rPr>
        <w:t>進行比較</w:t>
      </w:r>
      <w:r w:rsidRPr="002F2105">
        <w:rPr>
          <w:rFonts w:eastAsia="DFKai-SB"/>
          <w:color w:val="000000" w:themeColor="text1"/>
        </w:rPr>
        <w:t>。首先，在自動化評估中</w:t>
      </w:r>
      <w:r w:rsidRPr="002F2105">
        <w:rPr>
          <w:rFonts w:eastAsia="DFKai-SB" w:hint="eastAsia"/>
          <w:color w:val="000000" w:themeColor="text1"/>
        </w:rPr>
        <w:t>針對</w:t>
      </w:r>
      <w:r w:rsidRPr="002F2105">
        <w:rPr>
          <w:rFonts w:eastAsia="DFKai-SB"/>
          <w:color w:val="000000" w:themeColor="text1"/>
        </w:rPr>
        <w:t>BLEU</w:t>
      </w:r>
      <w:r w:rsidRPr="002F2105">
        <w:rPr>
          <w:rFonts w:eastAsia="DFKai-SB" w:hint="eastAsia"/>
          <w:color w:val="000000" w:themeColor="text1"/>
        </w:rPr>
        <w:t>、</w:t>
      </w:r>
      <w:r w:rsidRPr="002F2105">
        <w:rPr>
          <w:rFonts w:eastAsia="DFKai-SB"/>
          <w:color w:val="000000" w:themeColor="text1"/>
        </w:rPr>
        <w:t>Distinct</w:t>
      </w:r>
      <w:r w:rsidRPr="002F2105">
        <w:rPr>
          <w:rFonts w:eastAsia="DFKai-SB"/>
          <w:color w:val="000000" w:themeColor="text1"/>
        </w:rPr>
        <w:t>兩種指標進行比較，結果顯示</w:t>
      </w:r>
      <w:r w:rsidR="00F8013E" w:rsidRPr="002F2105">
        <w:rPr>
          <w:rFonts w:eastAsia="DFKai-SB" w:hint="eastAsia"/>
          <w:color w:val="000000" w:themeColor="text1"/>
        </w:rPr>
        <w:t>此系統</w:t>
      </w:r>
      <w:r w:rsidRPr="002F2105">
        <w:rPr>
          <w:rFonts w:eastAsia="DFKai-SB"/>
          <w:color w:val="000000" w:themeColor="text1"/>
        </w:rPr>
        <w:t>最少可提升</w:t>
      </w:r>
      <w:r w:rsidRPr="002F2105">
        <w:rPr>
          <w:rFonts w:eastAsia="DFKai-SB"/>
          <w:color w:val="000000" w:themeColor="text1"/>
        </w:rPr>
        <w:t>0.0041</w:t>
      </w:r>
      <w:r w:rsidRPr="002F2105">
        <w:rPr>
          <w:rFonts w:eastAsia="DFKai-SB"/>
          <w:color w:val="000000" w:themeColor="text1"/>
        </w:rPr>
        <w:t>的</w:t>
      </w:r>
      <w:r w:rsidRPr="002F2105">
        <w:rPr>
          <w:rFonts w:eastAsia="DFKai-SB"/>
          <w:color w:val="000000" w:themeColor="text1"/>
        </w:rPr>
        <w:t>BLEU</w:t>
      </w:r>
      <w:r w:rsidRPr="002F2105">
        <w:rPr>
          <w:rFonts w:eastAsia="DFKai-SB"/>
          <w:color w:val="000000" w:themeColor="text1"/>
        </w:rPr>
        <w:t>分數，以及</w:t>
      </w:r>
      <w:r w:rsidRPr="002F2105">
        <w:rPr>
          <w:rFonts w:eastAsia="DFKai-SB"/>
          <w:color w:val="000000" w:themeColor="text1"/>
        </w:rPr>
        <w:t>0.0397</w:t>
      </w:r>
      <w:r w:rsidRPr="002F2105">
        <w:rPr>
          <w:rFonts w:eastAsia="DFKai-SB"/>
          <w:color w:val="000000" w:themeColor="text1"/>
        </w:rPr>
        <w:t>的</w:t>
      </w:r>
      <w:r w:rsidRPr="002F2105">
        <w:rPr>
          <w:rFonts w:eastAsia="DFKai-SB"/>
          <w:color w:val="000000" w:themeColor="text1"/>
        </w:rPr>
        <w:t>Distinct</w:t>
      </w:r>
      <w:r w:rsidRPr="002F2105">
        <w:rPr>
          <w:rFonts w:eastAsia="DFKai-SB"/>
          <w:color w:val="000000" w:themeColor="text1"/>
        </w:rPr>
        <w:t>分數。</w:t>
      </w:r>
      <w:r w:rsidRPr="002F2105">
        <w:rPr>
          <w:rFonts w:eastAsia="DFKai-SB" w:hint="eastAsia"/>
          <w:color w:val="000000" w:themeColor="text1"/>
        </w:rPr>
        <w:t>而</w:t>
      </w:r>
      <w:r w:rsidRPr="002F2105">
        <w:rPr>
          <w:rFonts w:eastAsia="DFKai-SB"/>
          <w:color w:val="000000" w:themeColor="text1"/>
        </w:rPr>
        <w:t>在人體試驗的實驗</w:t>
      </w:r>
      <w:r w:rsidRPr="002F2105">
        <w:rPr>
          <w:rFonts w:eastAsia="DFKai-SB" w:hint="eastAsia"/>
          <w:color w:val="000000" w:themeColor="text1"/>
        </w:rPr>
        <w:t>中</w:t>
      </w:r>
      <w:r w:rsidRPr="002F2105">
        <w:rPr>
          <w:rFonts w:eastAsia="DFKai-SB"/>
          <w:color w:val="000000" w:themeColor="text1"/>
        </w:rPr>
        <w:t>，</w:t>
      </w:r>
      <w:r w:rsidRPr="002F2105">
        <w:rPr>
          <w:rFonts w:eastAsia="DFKai-SB" w:hint="eastAsia"/>
          <w:color w:val="000000" w:themeColor="text1"/>
        </w:rPr>
        <w:t>招募了</w:t>
      </w:r>
      <w:r w:rsidRPr="002F2105">
        <w:rPr>
          <w:rFonts w:eastAsia="DFKai-SB"/>
          <w:color w:val="000000" w:themeColor="text1"/>
        </w:rPr>
        <w:t>五位受試者</w:t>
      </w:r>
      <w:r w:rsidRPr="002F2105">
        <w:rPr>
          <w:rFonts w:eastAsia="DFKai-SB" w:hint="eastAsia"/>
          <w:color w:val="000000" w:themeColor="text1"/>
        </w:rPr>
        <w:t>獨立閱讀</w:t>
      </w:r>
      <w:r w:rsidRPr="002F2105">
        <w:rPr>
          <w:rFonts w:eastAsia="DFKai-SB"/>
          <w:color w:val="000000" w:themeColor="text1"/>
        </w:rPr>
        <w:t>100</w:t>
      </w:r>
      <w:r w:rsidRPr="002F2105">
        <w:rPr>
          <w:rFonts w:eastAsia="DFKai-SB"/>
          <w:color w:val="000000" w:themeColor="text1"/>
        </w:rPr>
        <w:t>個對話紀錄</w:t>
      </w:r>
      <w:r w:rsidRPr="002F2105">
        <w:rPr>
          <w:rFonts w:eastAsia="DFKai-SB" w:hint="eastAsia"/>
          <w:color w:val="000000" w:themeColor="text1"/>
        </w:rPr>
        <w:t>，針</w:t>
      </w:r>
      <w:r w:rsidRPr="002F2105">
        <w:rPr>
          <w:rFonts w:eastAsia="DFKai-SB"/>
          <w:color w:val="000000" w:themeColor="text1"/>
        </w:rPr>
        <w:t>對同理心</w:t>
      </w:r>
      <w:r w:rsidRPr="002F2105">
        <w:rPr>
          <w:rFonts w:eastAsia="DFKai-SB"/>
          <w:color w:val="000000" w:themeColor="text1"/>
        </w:rPr>
        <w:t>(empathy)</w:t>
      </w:r>
      <w:r w:rsidRPr="002F2105">
        <w:rPr>
          <w:rFonts w:eastAsia="DFKai-SB"/>
          <w:color w:val="000000" w:themeColor="text1"/>
        </w:rPr>
        <w:t>、相關性</w:t>
      </w:r>
      <w:r w:rsidRPr="002F2105">
        <w:rPr>
          <w:rFonts w:eastAsia="DFKai-SB"/>
          <w:color w:val="000000" w:themeColor="text1"/>
        </w:rPr>
        <w:t>(relevance)</w:t>
      </w:r>
      <w:r w:rsidRPr="002F2105">
        <w:rPr>
          <w:rFonts w:eastAsia="DFKai-SB" w:hint="eastAsia"/>
          <w:color w:val="000000" w:themeColor="text1"/>
        </w:rPr>
        <w:t>、與</w:t>
      </w:r>
      <w:r w:rsidRPr="002F2105">
        <w:rPr>
          <w:rFonts w:eastAsia="DFKai-SB"/>
          <w:color w:val="000000" w:themeColor="text1"/>
        </w:rPr>
        <w:t>流暢度</w:t>
      </w:r>
      <w:r w:rsidRPr="002F2105">
        <w:rPr>
          <w:rFonts w:eastAsia="DFKai-SB"/>
          <w:color w:val="000000" w:themeColor="text1"/>
        </w:rPr>
        <w:t>(fluency)</w:t>
      </w:r>
      <w:r w:rsidRPr="002F2105">
        <w:rPr>
          <w:rFonts w:eastAsia="DFKai-SB"/>
          <w:color w:val="000000" w:themeColor="text1"/>
        </w:rPr>
        <w:t>進行</w:t>
      </w:r>
      <w:r w:rsidRPr="002F2105">
        <w:rPr>
          <w:rFonts w:eastAsia="DFKai-SB"/>
          <w:color w:val="000000" w:themeColor="text1"/>
        </w:rPr>
        <w:t>A/B</w:t>
      </w:r>
      <w:r w:rsidRPr="002F2105">
        <w:rPr>
          <w:rFonts w:eastAsia="DFKai-SB"/>
          <w:color w:val="000000" w:themeColor="text1"/>
        </w:rPr>
        <w:t>測試以及</w:t>
      </w:r>
      <w:r w:rsidRPr="002F2105">
        <w:rPr>
          <w:rFonts w:eastAsia="DFKai-SB" w:hint="eastAsia"/>
          <w:color w:val="000000" w:themeColor="text1"/>
        </w:rPr>
        <w:t>問卷評分</w:t>
      </w:r>
      <w:r w:rsidRPr="002F2105">
        <w:rPr>
          <w:rFonts w:eastAsia="DFKai-SB"/>
          <w:color w:val="000000" w:themeColor="text1"/>
        </w:rPr>
        <w:t>(1</w:t>
      </w:r>
      <w:r w:rsidRPr="002F2105">
        <w:rPr>
          <w:rFonts w:eastAsia="DFKai-SB"/>
          <w:color w:val="000000" w:themeColor="text1"/>
        </w:rPr>
        <w:t>至</w:t>
      </w:r>
      <w:r w:rsidRPr="002F2105">
        <w:rPr>
          <w:rFonts w:eastAsia="DFKai-SB"/>
          <w:color w:val="000000" w:themeColor="text1"/>
        </w:rPr>
        <w:t>5</w:t>
      </w:r>
      <w:r w:rsidRPr="002F2105">
        <w:rPr>
          <w:rFonts w:eastAsia="DFKai-SB"/>
          <w:color w:val="000000" w:themeColor="text1"/>
        </w:rPr>
        <w:t>分</w:t>
      </w:r>
      <w:r w:rsidRPr="002F2105">
        <w:rPr>
          <w:rFonts w:eastAsia="DFKai-SB"/>
          <w:color w:val="000000" w:themeColor="text1"/>
        </w:rPr>
        <w:t>)</w:t>
      </w:r>
      <w:r w:rsidRPr="002F2105">
        <w:rPr>
          <w:rFonts w:eastAsia="DFKai-SB"/>
          <w:color w:val="000000" w:themeColor="text1"/>
        </w:rPr>
        <w:t>，</w:t>
      </w:r>
      <w:r w:rsidRPr="002F2105">
        <w:rPr>
          <w:rFonts w:eastAsia="DFKai-SB" w:hint="eastAsia"/>
          <w:color w:val="000000" w:themeColor="text1"/>
        </w:rPr>
        <w:t>結果顯示</w:t>
      </w:r>
      <w:r w:rsidR="00F8013E" w:rsidRPr="002F2105">
        <w:rPr>
          <w:rFonts w:eastAsia="DFKai-SB" w:hint="eastAsia"/>
          <w:color w:val="000000" w:themeColor="text1"/>
        </w:rPr>
        <w:t>受試者均認為</w:t>
      </w:r>
      <w:r w:rsidR="00747755" w:rsidRPr="002F2105">
        <w:rPr>
          <w:rFonts w:eastAsia="DFKai-SB" w:hint="eastAsia"/>
          <w:color w:val="000000" w:themeColor="text1"/>
        </w:rPr>
        <w:t>此系統在</w:t>
      </w:r>
      <w:r w:rsidR="00F8013E" w:rsidRPr="002F2105">
        <w:rPr>
          <w:rFonts w:eastAsia="DFKai-SB" w:hint="eastAsia"/>
          <w:color w:val="000000" w:themeColor="text1"/>
        </w:rPr>
        <w:t>多數情況下提供了更恰當的回覆</w:t>
      </w:r>
      <w:r w:rsidR="00747755" w:rsidRPr="002F2105">
        <w:rPr>
          <w:rFonts w:eastAsia="DFKai-SB" w:hint="eastAsia"/>
          <w:color w:val="000000" w:themeColor="text1"/>
        </w:rPr>
        <w:t>，且</w:t>
      </w:r>
      <w:r w:rsidRPr="002F2105">
        <w:rPr>
          <w:rFonts w:eastAsia="DFKai-SB" w:hint="eastAsia"/>
          <w:color w:val="000000" w:themeColor="text1"/>
        </w:rPr>
        <w:t>在</w:t>
      </w:r>
      <w:r w:rsidR="00747755" w:rsidRPr="002F2105">
        <w:rPr>
          <w:rFonts w:eastAsia="DFKai-SB" w:hint="eastAsia"/>
          <w:color w:val="000000" w:themeColor="text1"/>
        </w:rPr>
        <w:t>三個</w:t>
      </w:r>
      <w:r w:rsidRPr="002F2105">
        <w:rPr>
          <w:rFonts w:eastAsia="DFKai-SB" w:hint="eastAsia"/>
          <w:color w:val="000000" w:themeColor="text1"/>
        </w:rPr>
        <w:t>面向</w:t>
      </w:r>
      <w:r w:rsidR="00747755" w:rsidRPr="002F2105">
        <w:rPr>
          <w:rFonts w:eastAsia="DFKai-SB" w:hint="eastAsia"/>
          <w:color w:val="000000" w:themeColor="text1"/>
        </w:rPr>
        <w:t>的評分</w:t>
      </w:r>
      <w:r w:rsidRPr="002F2105">
        <w:rPr>
          <w:rFonts w:eastAsia="DFKai-SB" w:hint="eastAsia"/>
          <w:color w:val="000000" w:themeColor="text1"/>
        </w:rPr>
        <w:t>上</w:t>
      </w:r>
      <w:r w:rsidR="00747755" w:rsidRPr="002F2105">
        <w:rPr>
          <w:rFonts w:eastAsia="DFKai-SB" w:hint="eastAsia"/>
          <w:color w:val="000000" w:themeColor="text1"/>
        </w:rPr>
        <w:t>，</w:t>
      </w:r>
      <w:r w:rsidRPr="002F2105">
        <w:rPr>
          <w:rFonts w:eastAsia="DFKai-SB" w:hint="eastAsia"/>
          <w:color w:val="000000" w:themeColor="text1"/>
        </w:rPr>
        <w:t>此系統相比最好的方法</w:t>
      </w:r>
      <w:r w:rsidR="00747755" w:rsidRPr="002F2105">
        <w:rPr>
          <w:rFonts w:eastAsia="DFKai-SB" w:hint="eastAsia"/>
          <w:color w:val="000000" w:themeColor="text1"/>
        </w:rPr>
        <w:t>分別提升</w:t>
      </w:r>
      <w:r w:rsidRPr="002F2105">
        <w:rPr>
          <w:rFonts w:eastAsia="DFKai-SB" w:hint="eastAsia"/>
          <w:color w:val="000000" w:themeColor="text1"/>
        </w:rPr>
        <w:t>了</w:t>
      </w:r>
      <w:r w:rsidRPr="002F2105">
        <w:rPr>
          <w:rFonts w:eastAsia="DFKai-SB"/>
          <w:color w:val="000000" w:themeColor="text1"/>
        </w:rPr>
        <w:t>0.782</w:t>
      </w:r>
      <w:r w:rsidR="00747755" w:rsidRPr="002F2105">
        <w:rPr>
          <w:rFonts w:eastAsia="DFKai-SB" w:hint="eastAsia"/>
          <w:color w:val="000000" w:themeColor="text1"/>
        </w:rPr>
        <w:t>、</w:t>
      </w:r>
      <w:r w:rsidRPr="002F2105">
        <w:rPr>
          <w:rFonts w:eastAsia="DFKai-SB"/>
          <w:color w:val="000000" w:themeColor="text1"/>
        </w:rPr>
        <w:t>0.998</w:t>
      </w:r>
      <w:r w:rsidR="00747755" w:rsidRPr="002F2105">
        <w:rPr>
          <w:rFonts w:eastAsia="DFKai-SB" w:hint="eastAsia"/>
          <w:color w:val="000000" w:themeColor="text1"/>
        </w:rPr>
        <w:t>、</w:t>
      </w:r>
      <w:r w:rsidRPr="002F2105">
        <w:rPr>
          <w:rFonts w:eastAsia="DFKai-SB"/>
          <w:color w:val="000000" w:themeColor="text1"/>
        </w:rPr>
        <w:t>0.756</w:t>
      </w:r>
      <w:r w:rsidRPr="002F2105">
        <w:rPr>
          <w:rFonts w:eastAsia="DFKai-SB" w:hint="eastAsia"/>
          <w:color w:val="000000" w:themeColor="text1"/>
        </w:rPr>
        <w:t>。</w:t>
      </w:r>
      <w:r w:rsidRPr="002F2105">
        <w:rPr>
          <w:rFonts w:eastAsia="DFKai-SB"/>
          <w:color w:val="000000" w:themeColor="text1"/>
        </w:rPr>
        <w:t>最後</w:t>
      </w:r>
      <w:r w:rsidRPr="002F2105">
        <w:rPr>
          <w:rFonts w:eastAsia="DFKai-SB" w:hint="eastAsia"/>
          <w:color w:val="000000" w:themeColor="text1"/>
        </w:rPr>
        <w:t>，</w:t>
      </w:r>
      <w:r w:rsidRPr="002F2105">
        <w:rPr>
          <w:rFonts w:eastAsia="DFKai-SB"/>
          <w:color w:val="000000" w:themeColor="text1"/>
        </w:rPr>
        <w:t>在人機互動實驗的評估</w:t>
      </w:r>
      <w:r w:rsidRPr="002F2105">
        <w:rPr>
          <w:rFonts w:eastAsia="DFKai-SB" w:hint="eastAsia"/>
          <w:color w:val="000000" w:themeColor="text1"/>
        </w:rPr>
        <w:t>中</w:t>
      </w:r>
      <w:r w:rsidRPr="002F2105">
        <w:rPr>
          <w:rFonts w:eastAsia="DFKai-SB"/>
          <w:color w:val="000000" w:themeColor="text1"/>
        </w:rPr>
        <w:t>，擬定了一份</w:t>
      </w:r>
      <w:r w:rsidRPr="002F2105">
        <w:rPr>
          <w:rFonts w:eastAsia="DFKai-SB" w:hint="eastAsia"/>
          <w:color w:val="000000" w:themeColor="text1"/>
        </w:rPr>
        <w:t>包含</w:t>
      </w:r>
      <w:r w:rsidRPr="002F2105">
        <w:rPr>
          <w:rFonts w:eastAsia="DFKai-SB"/>
          <w:color w:val="000000" w:themeColor="text1"/>
        </w:rPr>
        <w:t>14</w:t>
      </w:r>
      <w:r w:rsidRPr="002F2105">
        <w:rPr>
          <w:rFonts w:eastAsia="DFKai-SB"/>
          <w:color w:val="000000" w:themeColor="text1"/>
        </w:rPr>
        <w:t>個問題的問卷，</w:t>
      </w:r>
      <w:r w:rsidRPr="002F2105">
        <w:rPr>
          <w:rFonts w:eastAsia="DFKai-SB" w:hint="eastAsia"/>
          <w:color w:val="000000" w:themeColor="text1"/>
        </w:rPr>
        <w:t>其中</w:t>
      </w:r>
      <w:r w:rsidRPr="002F2105">
        <w:rPr>
          <w:rFonts w:eastAsia="DFKai-SB"/>
          <w:color w:val="000000" w:themeColor="text1"/>
        </w:rPr>
        <w:t>正面敘述</w:t>
      </w:r>
      <w:r w:rsidRPr="002F2105">
        <w:rPr>
          <w:rFonts w:eastAsia="DFKai-SB"/>
          <w:color w:val="000000" w:themeColor="text1"/>
        </w:rPr>
        <w:t>6</w:t>
      </w:r>
      <w:r w:rsidRPr="002F2105">
        <w:rPr>
          <w:rFonts w:eastAsia="DFKai-SB"/>
          <w:color w:val="000000" w:themeColor="text1"/>
        </w:rPr>
        <w:t>題、負面敘述</w:t>
      </w:r>
      <w:r w:rsidRPr="002F2105">
        <w:rPr>
          <w:rFonts w:eastAsia="DFKai-SB"/>
          <w:color w:val="000000" w:themeColor="text1"/>
        </w:rPr>
        <w:t>6</w:t>
      </w:r>
      <w:r w:rsidRPr="002F2105">
        <w:rPr>
          <w:rFonts w:eastAsia="DFKai-SB"/>
          <w:color w:val="000000" w:themeColor="text1"/>
        </w:rPr>
        <w:t>題</w:t>
      </w:r>
      <w:r w:rsidRPr="002F2105">
        <w:rPr>
          <w:rFonts w:eastAsia="DFKai-SB" w:hint="eastAsia"/>
          <w:color w:val="000000" w:themeColor="text1"/>
        </w:rPr>
        <w:t>、</w:t>
      </w:r>
      <w:r w:rsidRPr="002F2105">
        <w:rPr>
          <w:rFonts w:eastAsia="DFKai-SB"/>
          <w:color w:val="000000" w:themeColor="text1"/>
        </w:rPr>
        <w:t>以及</w:t>
      </w:r>
      <w:r w:rsidRPr="002F2105">
        <w:rPr>
          <w:rFonts w:eastAsia="DFKai-SB"/>
          <w:color w:val="000000" w:themeColor="text1"/>
        </w:rPr>
        <w:t>catch question 2</w:t>
      </w:r>
      <w:r w:rsidRPr="002F2105">
        <w:rPr>
          <w:rFonts w:eastAsia="DFKai-SB" w:hint="eastAsia"/>
          <w:color w:val="000000" w:themeColor="text1"/>
        </w:rPr>
        <w:t>題</w:t>
      </w:r>
      <w:r w:rsidRPr="002F2105">
        <w:rPr>
          <w:rFonts w:eastAsia="DFKai-SB"/>
          <w:color w:val="000000" w:themeColor="text1"/>
        </w:rPr>
        <w:t>，</w:t>
      </w:r>
      <w:r w:rsidRPr="002F2105">
        <w:rPr>
          <w:rFonts w:eastAsia="DFKai-SB" w:hint="eastAsia"/>
          <w:color w:val="000000" w:themeColor="text1"/>
        </w:rPr>
        <w:t>此</w:t>
      </w:r>
      <w:r w:rsidRPr="002F2105">
        <w:rPr>
          <w:rFonts w:eastAsia="DFKai-SB"/>
          <w:color w:val="000000" w:themeColor="text1"/>
        </w:rPr>
        <w:t>實驗中比較對象為</w:t>
      </w:r>
      <w:r w:rsidRPr="002F2105">
        <w:rPr>
          <w:rFonts w:eastAsia="DFKai-SB"/>
          <w:color w:val="000000" w:themeColor="text1"/>
        </w:rPr>
        <w:t>MIME</w:t>
      </w:r>
      <w:r w:rsidRPr="002F2105">
        <w:rPr>
          <w:rFonts w:eastAsia="DFKai-SB"/>
          <w:color w:val="000000" w:themeColor="text1"/>
        </w:rPr>
        <w:t>，結果顯示</w:t>
      </w:r>
      <w:r w:rsidRPr="002F2105">
        <w:rPr>
          <w:rFonts w:eastAsia="DFKai-SB" w:hint="eastAsia"/>
          <w:color w:val="000000" w:themeColor="text1"/>
        </w:rPr>
        <w:t>，</w:t>
      </w:r>
      <w:r w:rsidRPr="002F2105">
        <w:rPr>
          <w:rFonts w:eastAsia="DFKai-SB"/>
          <w:color w:val="000000" w:themeColor="text1"/>
        </w:rPr>
        <w:t>在正</w:t>
      </w:r>
      <w:r w:rsidRPr="002F2105">
        <w:rPr>
          <w:rFonts w:eastAsia="DFKai-SB" w:hint="eastAsia"/>
          <w:color w:val="000000" w:themeColor="text1"/>
        </w:rPr>
        <w:t>面敘述</w:t>
      </w:r>
      <w:r w:rsidRPr="002F2105">
        <w:rPr>
          <w:rFonts w:eastAsia="DFKai-SB"/>
          <w:color w:val="000000" w:themeColor="text1"/>
        </w:rPr>
        <w:t>題上我們的分數</w:t>
      </w:r>
      <w:r w:rsidRPr="002F2105">
        <w:rPr>
          <w:rFonts w:eastAsia="DFKai-SB" w:hint="eastAsia"/>
          <w:color w:val="000000" w:themeColor="text1"/>
        </w:rPr>
        <w:t>均</w:t>
      </w:r>
      <w:r w:rsidRPr="002F2105">
        <w:rPr>
          <w:rFonts w:eastAsia="DFKai-SB"/>
          <w:color w:val="000000" w:themeColor="text1"/>
        </w:rPr>
        <w:t>保持在平均</w:t>
      </w:r>
      <w:r w:rsidRPr="002F2105">
        <w:rPr>
          <w:rFonts w:eastAsia="DFKai-SB"/>
          <w:color w:val="000000" w:themeColor="text1"/>
        </w:rPr>
        <w:t>3.5</w:t>
      </w:r>
      <w:r w:rsidRPr="002F2105">
        <w:rPr>
          <w:rFonts w:eastAsia="DFKai-SB"/>
          <w:color w:val="000000" w:themeColor="text1"/>
        </w:rPr>
        <w:t>分以上，而在負面敘述題上我們的分數則保持在</w:t>
      </w:r>
      <w:r w:rsidRPr="002F2105">
        <w:rPr>
          <w:rFonts w:eastAsia="DFKai-SB"/>
          <w:color w:val="000000" w:themeColor="text1"/>
        </w:rPr>
        <w:t>3</w:t>
      </w:r>
      <w:r w:rsidRPr="002F2105">
        <w:rPr>
          <w:rFonts w:eastAsia="DFKai-SB"/>
          <w:color w:val="000000" w:themeColor="text1"/>
        </w:rPr>
        <w:t>分以下，後續執行相對應的</w:t>
      </w:r>
      <w:r w:rsidRPr="002F2105">
        <w:rPr>
          <w:rFonts w:eastAsia="DFKai-SB"/>
          <w:color w:val="000000" w:themeColor="text1"/>
        </w:rPr>
        <w:t>ANOVA</w:t>
      </w:r>
      <w:r w:rsidRPr="002F2105">
        <w:rPr>
          <w:rFonts w:eastAsia="DFKai-SB"/>
          <w:color w:val="000000" w:themeColor="text1"/>
        </w:rPr>
        <w:t>分析，</w:t>
      </w:r>
      <w:r w:rsidRPr="002F2105">
        <w:rPr>
          <w:rFonts w:eastAsia="DFKai-SB" w:hint="eastAsia"/>
          <w:color w:val="000000" w:themeColor="text1"/>
        </w:rPr>
        <w:t>結果顯示</w:t>
      </w:r>
      <w:r w:rsidRPr="002F2105">
        <w:rPr>
          <w:rFonts w:eastAsia="DFKai-SB"/>
          <w:color w:val="000000" w:themeColor="text1"/>
        </w:rPr>
        <w:t>不論是在正面或是負面</w:t>
      </w:r>
      <w:r w:rsidRPr="002F2105">
        <w:rPr>
          <w:rFonts w:eastAsia="DFKai-SB" w:hint="eastAsia"/>
          <w:color w:val="000000" w:themeColor="text1"/>
        </w:rPr>
        <w:t>敘述</w:t>
      </w:r>
      <w:r w:rsidRPr="002F2105">
        <w:rPr>
          <w:rFonts w:eastAsia="DFKai-SB"/>
          <w:color w:val="000000" w:themeColor="text1"/>
        </w:rPr>
        <w:t>的問題上，</w:t>
      </w:r>
      <w:r w:rsidRPr="002F2105">
        <w:rPr>
          <w:rFonts w:eastAsia="DFKai-SB" w:hint="eastAsia"/>
          <w:color w:val="000000" w:themeColor="text1"/>
        </w:rPr>
        <w:t>此</w:t>
      </w:r>
      <w:r w:rsidRPr="002F2105">
        <w:rPr>
          <w:rFonts w:eastAsia="DFKai-SB"/>
          <w:color w:val="000000" w:themeColor="text1"/>
        </w:rPr>
        <w:t>系統</w:t>
      </w:r>
      <w:r w:rsidRPr="002F2105">
        <w:rPr>
          <w:rFonts w:eastAsia="DFKai-SB" w:hint="eastAsia"/>
          <w:color w:val="000000" w:themeColor="text1"/>
        </w:rPr>
        <w:t>與</w:t>
      </w:r>
      <w:r w:rsidRPr="002F2105">
        <w:rPr>
          <w:rFonts w:eastAsia="DFKai-SB"/>
          <w:color w:val="000000" w:themeColor="text1"/>
        </w:rPr>
        <w:t>MIME</w:t>
      </w:r>
      <w:r w:rsidRPr="002F2105">
        <w:rPr>
          <w:rFonts w:eastAsia="DFKai-SB"/>
          <w:color w:val="000000" w:themeColor="text1"/>
        </w:rPr>
        <w:t>皆有小於</w:t>
      </w:r>
      <w:r w:rsidRPr="002F2105">
        <w:rPr>
          <w:rFonts w:eastAsia="DFKai-SB"/>
          <w:color w:val="000000" w:themeColor="text1"/>
        </w:rPr>
        <w:t>0.05</w:t>
      </w:r>
      <w:r w:rsidRPr="002F2105">
        <w:rPr>
          <w:rFonts w:eastAsia="DFKai-SB"/>
          <w:color w:val="000000" w:themeColor="text1"/>
        </w:rPr>
        <w:t>的</w:t>
      </w:r>
      <w:r w:rsidRPr="002F2105">
        <w:rPr>
          <w:rFonts w:eastAsia="DFKai-SB"/>
          <w:color w:val="000000" w:themeColor="text1"/>
        </w:rPr>
        <w:t>p-value</w:t>
      </w:r>
      <w:r w:rsidRPr="002F2105">
        <w:rPr>
          <w:rFonts w:eastAsia="DFKai-SB"/>
          <w:color w:val="000000" w:themeColor="text1"/>
        </w:rPr>
        <w:t>，因此可知</w:t>
      </w:r>
      <w:r w:rsidRPr="002F2105">
        <w:rPr>
          <w:rFonts w:eastAsia="DFKai-SB" w:hint="eastAsia"/>
          <w:color w:val="000000" w:themeColor="text1"/>
        </w:rPr>
        <w:t>此系統</w:t>
      </w:r>
      <w:r w:rsidRPr="002F2105">
        <w:rPr>
          <w:rFonts w:eastAsia="DFKai-SB"/>
          <w:color w:val="000000" w:themeColor="text1"/>
        </w:rPr>
        <w:t>與</w:t>
      </w:r>
      <w:r w:rsidRPr="002F2105">
        <w:rPr>
          <w:rFonts w:eastAsia="DFKai-SB"/>
          <w:color w:val="000000" w:themeColor="text1"/>
        </w:rPr>
        <w:t>MIME</w:t>
      </w:r>
      <w:r w:rsidRPr="002F2105">
        <w:rPr>
          <w:rFonts w:eastAsia="DFKai-SB"/>
          <w:color w:val="000000" w:themeColor="text1"/>
        </w:rPr>
        <w:t>之間存在顯著性差異。</w:t>
      </w:r>
      <w:r w:rsidR="00F8013E" w:rsidRPr="002F2105">
        <w:rPr>
          <w:rFonts w:eastAsia="DFKai-SB" w:hint="eastAsia"/>
          <w:color w:val="000000" w:themeColor="text1"/>
        </w:rPr>
        <w:t>此外，本子計畫設計了一個系統，透過對話的方式幫助自動偵測使用者是否患有憂鬱症，</w:t>
      </w:r>
      <w:r w:rsidR="001F5584" w:rsidRPr="002F2105">
        <w:rPr>
          <w:rFonts w:eastAsia="DFKai-SB" w:hint="eastAsia"/>
          <w:color w:val="000000" w:themeColor="text1"/>
        </w:rPr>
        <w:t>即基於心理創傷可能會影響個體在表達或行為上有所不同之假設，以語言特徵為基礎，結合個人資訊</w:t>
      </w:r>
      <w:r w:rsidR="001F5584" w:rsidRPr="002F2105">
        <w:rPr>
          <w:rFonts w:eastAsia="DFKai-SB"/>
          <w:color w:val="000000" w:themeColor="text1"/>
        </w:rPr>
        <w:t>(personal information)</w:t>
      </w:r>
      <w:r w:rsidR="001F5584" w:rsidRPr="002F2105">
        <w:rPr>
          <w:rFonts w:eastAsia="DFKai-SB" w:hint="eastAsia"/>
          <w:color w:val="000000" w:themeColor="text1"/>
        </w:rPr>
        <w:t>包含性別、情緒、負面情緒使用佔比，偵測使用者的憂鬱狀態。具體地，我們基於圖神經網路的技術建立模型，將使用者的話語分成單字級別、語句級別兩種層面進行考量，以同時獲取語意和語法資訊，再結合個人特徵後，預測個體在</w:t>
      </w:r>
      <w:r w:rsidR="001F5584" w:rsidRPr="002F2105">
        <w:rPr>
          <w:rFonts w:eastAsia="DFKai-SB"/>
          <w:color w:val="000000" w:themeColor="text1"/>
        </w:rPr>
        <w:t>PHQ-8</w:t>
      </w:r>
      <w:r w:rsidR="001F5584" w:rsidRPr="002F2105">
        <w:rPr>
          <w:rFonts w:eastAsia="DFKai-SB" w:hint="eastAsia"/>
          <w:color w:val="000000" w:themeColor="text1"/>
        </w:rPr>
        <w:t>的分數，並以</w:t>
      </w:r>
      <w:r w:rsidR="001F5584" w:rsidRPr="002F2105">
        <w:rPr>
          <w:rFonts w:eastAsia="DFKai-SB"/>
          <w:color w:val="000000" w:themeColor="text1"/>
        </w:rPr>
        <w:t>10</w:t>
      </w:r>
      <w:r w:rsidR="001F5584" w:rsidRPr="002F2105">
        <w:rPr>
          <w:rFonts w:eastAsia="DFKai-SB" w:hint="eastAsia"/>
          <w:color w:val="000000" w:themeColor="text1"/>
        </w:rPr>
        <w:t>分作為判斷是否為憂鬱症的臨界點。實驗結果顯示，</w:t>
      </w:r>
      <w:r w:rsidR="00587C12" w:rsidRPr="002F2105">
        <w:rPr>
          <w:rFonts w:eastAsia="DFKai-SB" w:hint="eastAsia"/>
          <w:color w:val="000000" w:themeColor="text1"/>
        </w:rPr>
        <w:t>在</w:t>
      </w:r>
      <w:r w:rsidR="00587C12" w:rsidRPr="002F2105">
        <w:rPr>
          <w:rFonts w:eastAsia="DFKai-SB"/>
          <w:color w:val="000000" w:themeColor="text1"/>
        </w:rPr>
        <w:t xml:space="preserve"> DAIC-WOZ </w:t>
      </w:r>
      <w:r w:rsidR="00587C12" w:rsidRPr="002F2105">
        <w:rPr>
          <w:rFonts w:eastAsia="DFKai-SB"/>
          <w:color w:val="000000" w:themeColor="text1"/>
        </w:rPr>
        <w:t>資料集</w:t>
      </w:r>
      <w:r w:rsidR="00587C12" w:rsidRPr="002F2105">
        <w:rPr>
          <w:rFonts w:eastAsia="DFKai-SB"/>
          <w:color w:val="000000" w:themeColor="text1"/>
        </w:rPr>
        <w:t>[16]</w:t>
      </w:r>
      <w:r w:rsidR="00587C12" w:rsidRPr="002F2105">
        <w:rPr>
          <w:rFonts w:eastAsia="DFKai-SB"/>
          <w:color w:val="000000" w:themeColor="text1"/>
        </w:rPr>
        <w:t>上</w:t>
      </w:r>
      <w:r w:rsidR="00587C12" w:rsidRPr="002F2105">
        <w:rPr>
          <w:rFonts w:eastAsia="DFKai-SB" w:hint="eastAsia"/>
          <w:color w:val="000000" w:themeColor="text1"/>
        </w:rPr>
        <w:t>，</w:t>
      </w:r>
      <w:r w:rsidR="00587C12" w:rsidRPr="002F2105">
        <w:rPr>
          <w:rFonts w:eastAsia="DFKai-SB"/>
          <w:color w:val="000000" w:themeColor="text1"/>
        </w:rPr>
        <w:t>MAE</w:t>
      </w:r>
      <w:r w:rsidR="00587C12" w:rsidRPr="002F2105">
        <w:rPr>
          <w:rFonts w:eastAsia="DFKai-SB" w:hint="eastAsia"/>
          <w:color w:val="000000" w:themeColor="text1"/>
        </w:rPr>
        <w:t>及</w:t>
      </w:r>
      <w:r w:rsidR="00587C12" w:rsidRPr="002F2105">
        <w:rPr>
          <w:rFonts w:eastAsia="DFKai-SB"/>
          <w:color w:val="000000" w:themeColor="text1"/>
        </w:rPr>
        <w:t>F1-Score</w:t>
      </w:r>
      <w:r w:rsidR="00587C12" w:rsidRPr="002F2105">
        <w:rPr>
          <w:rFonts w:eastAsia="DFKai-SB" w:hint="eastAsia"/>
          <w:color w:val="000000" w:themeColor="text1"/>
        </w:rPr>
        <w:t>均超過學界表現最好的相關研究</w:t>
      </w:r>
      <w:r w:rsidR="00571D4E" w:rsidRPr="002F2105">
        <w:rPr>
          <w:rFonts w:eastAsia="DFKai-SB"/>
          <w:color w:val="000000" w:themeColor="text1"/>
        </w:rPr>
        <w:t>[17][18]</w:t>
      </w:r>
      <w:r w:rsidR="00587C12" w:rsidRPr="002F2105">
        <w:rPr>
          <w:rFonts w:eastAsia="DFKai-SB" w:hint="eastAsia"/>
          <w:color w:val="000000" w:themeColor="text1"/>
        </w:rPr>
        <w:t>。</w:t>
      </w:r>
      <w:r w:rsidR="00587C12" w:rsidRPr="002F2105">
        <w:rPr>
          <w:rFonts w:eastAsia="DFKai-SB"/>
          <w:color w:val="000000" w:themeColor="text1"/>
        </w:rPr>
        <w:t>在對話的過程中，</w:t>
      </w:r>
      <w:r w:rsidR="00587C12" w:rsidRPr="002F2105">
        <w:rPr>
          <w:rFonts w:eastAsia="DFKai-SB" w:hint="eastAsia"/>
          <w:color w:val="000000" w:themeColor="text1"/>
        </w:rPr>
        <w:t>系統</w:t>
      </w:r>
      <w:r w:rsidR="00587C12" w:rsidRPr="002F2105">
        <w:rPr>
          <w:rFonts w:eastAsia="DFKai-SB"/>
          <w:color w:val="000000" w:themeColor="text1"/>
        </w:rPr>
        <w:t>亦採用情緒支持的方式回覆使用者</w:t>
      </w:r>
      <w:r w:rsidR="00587C12" w:rsidRPr="002F2105">
        <w:rPr>
          <w:rFonts w:eastAsia="DFKai-SB" w:hint="eastAsia"/>
          <w:color w:val="000000" w:themeColor="text1"/>
        </w:rPr>
        <w:t>，在與具一般憂鬱傾向之受測者的互動實驗中取得了良好的反饋，後續將招募罹患憂鬱症之人群進行進一步試驗。</w:t>
      </w:r>
    </w:p>
    <w:p w14:paraId="4CAF4B00" w14:textId="77777777" w:rsidR="003D12DF" w:rsidRPr="002F2105" w:rsidRDefault="003D12DF" w:rsidP="003D12DF">
      <w:pPr>
        <w:pStyle w:val="ListParagraph"/>
        <w:ind w:leftChars="0" w:left="0" w:firstLineChars="200" w:firstLine="480"/>
        <w:jc w:val="both"/>
        <w:rPr>
          <w:rFonts w:eastAsia="DFKai-SB"/>
          <w:color w:val="000000" w:themeColor="text1"/>
        </w:rPr>
      </w:pPr>
    </w:p>
    <w:p w14:paraId="7BDD0ECC" w14:textId="08576091" w:rsidR="003D12DF" w:rsidRPr="002F2105" w:rsidRDefault="003D12DF" w:rsidP="003D12DF">
      <w:pPr>
        <w:pStyle w:val="ListParagraph"/>
        <w:numPr>
          <w:ilvl w:val="0"/>
          <w:numId w:val="64"/>
        </w:numPr>
        <w:ind w:leftChars="0" w:firstLine="543"/>
        <w:rPr>
          <w:rFonts w:eastAsia="DFKai-SB"/>
          <w:color w:val="000000" w:themeColor="text1"/>
        </w:rPr>
      </w:pPr>
      <w:r w:rsidRPr="002F2105">
        <w:rPr>
          <w:rFonts w:eastAsia="DFKai-SB"/>
          <w:color w:val="000000" w:themeColor="text1"/>
        </w:rPr>
        <w:t>多模態情緒</w:t>
      </w:r>
      <w:r w:rsidRPr="002F2105">
        <w:rPr>
          <w:rFonts w:eastAsia="DFKai-SB" w:hint="eastAsia"/>
          <w:color w:val="000000" w:themeColor="text1"/>
        </w:rPr>
        <w:t>分析模型</w:t>
      </w:r>
    </w:p>
    <w:p w14:paraId="54515B55" w14:textId="7FFC32A1"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color w:val="000000" w:themeColor="text1"/>
        </w:rPr>
        <w:t>慢性精神疾病如思覺失調症和憂鬱症對患者的健康</w:t>
      </w:r>
      <w:r w:rsidRPr="002F2105">
        <w:rPr>
          <w:rFonts w:eastAsia="DFKai-SB" w:hint="eastAsia"/>
          <w:color w:val="000000" w:themeColor="text1"/>
        </w:rPr>
        <w:t>有著</w:t>
      </w:r>
      <w:r w:rsidRPr="002F2105">
        <w:rPr>
          <w:rFonts w:eastAsia="DFKai-SB"/>
          <w:color w:val="000000" w:themeColor="text1"/>
        </w:rPr>
        <w:t>深遠的影響</w:t>
      </w:r>
      <w:r w:rsidRPr="002F2105">
        <w:rPr>
          <w:rFonts w:eastAsia="DFKai-SB" w:hint="eastAsia"/>
          <w:color w:val="000000" w:themeColor="text1"/>
        </w:rPr>
        <w:t>，</w:t>
      </w:r>
      <w:r w:rsidR="00571D4E" w:rsidRPr="002F2105">
        <w:rPr>
          <w:rFonts w:eastAsia="DFKai-SB" w:hint="eastAsia"/>
          <w:color w:val="000000" w:themeColor="text1"/>
        </w:rPr>
        <w:t>需要時刻關注患者情緒狀態的改變，</w:t>
      </w:r>
      <w:r w:rsidR="0088692E" w:rsidRPr="002F2105">
        <w:rPr>
          <w:rFonts w:eastAsia="DFKai-SB" w:hint="eastAsia"/>
          <w:color w:val="000000" w:themeColor="text1"/>
        </w:rPr>
        <w:t>然而生活中缺少了專業醫師的協助，患者及其家人往往會低估了其病症的嚴重程度。</w:t>
      </w:r>
      <w:r w:rsidR="00571D4E" w:rsidRPr="002F2105">
        <w:rPr>
          <w:rFonts w:eastAsia="DFKai-SB" w:hint="eastAsia"/>
          <w:color w:val="000000" w:themeColor="text1"/>
        </w:rPr>
        <w:t>本子計畫提出了多個</w:t>
      </w:r>
      <w:r w:rsidR="00571D4E" w:rsidRPr="002F2105">
        <w:rPr>
          <w:rFonts w:eastAsia="DFKai-SB"/>
          <w:color w:val="000000" w:themeColor="text1"/>
        </w:rPr>
        <w:t>AI</w:t>
      </w:r>
      <w:r w:rsidR="00571D4E" w:rsidRPr="002F2105">
        <w:rPr>
          <w:rFonts w:eastAsia="DFKai-SB" w:hint="eastAsia"/>
          <w:color w:val="000000" w:themeColor="text1"/>
        </w:rPr>
        <w:t>模型以探索從不同模態資料中偵測情緒狀態</w:t>
      </w:r>
      <w:r w:rsidR="00147832" w:rsidRPr="002F2105">
        <w:rPr>
          <w:rFonts w:eastAsia="DFKai-SB" w:hint="eastAsia"/>
          <w:color w:val="000000" w:themeColor="text1"/>
        </w:rPr>
        <w:t>、病症分級</w:t>
      </w:r>
      <w:r w:rsidR="00571D4E" w:rsidRPr="002F2105">
        <w:rPr>
          <w:rFonts w:eastAsia="DFKai-SB" w:hint="eastAsia"/>
          <w:color w:val="000000" w:themeColor="text1"/>
        </w:rPr>
        <w:t>之可行性，包含基於語言</w:t>
      </w:r>
      <w:r w:rsidR="0088692E" w:rsidRPr="002F2105">
        <w:rPr>
          <w:rFonts w:eastAsia="DFKai-SB" w:hint="eastAsia"/>
          <w:color w:val="000000" w:themeColor="text1"/>
        </w:rPr>
        <w:t>及聲學特徵的模型</w:t>
      </w:r>
      <w:r w:rsidR="0088692E" w:rsidRPr="002F2105">
        <w:rPr>
          <w:rFonts w:eastAsia="DFKai-SB"/>
          <w:color w:val="000000" w:themeColor="text1"/>
        </w:rPr>
        <w:t>[19]</w:t>
      </w:r>
      <w:r w:rsidR="00571D4E" w:rsidRPr="002F2105">
        <w:rPr>
          <w:rFonts w:eastAsia="DFKai-SB" w:hint="eastAsia"/>
          <w:color w:val="000000" w:themeColor="text1"/>
        </w:rPr>
        <w:t>、</w:t>
      </w:r>
      <w:r w:rsidR="0088692E" w:rsidRPr="002F2105">
        <w:rPr>
          <w:rFonts w:eastAsia="DFKai-SB" w:hint="eastAsia"/>
          <w:color w:val="000000" w:themeColor="text1"/>
        </w:rPr>
        <w:t>基於視覺感知的模型</w:t>
      </w:r>
      <w:r w:rsidR="0088692E" w:rsidRPr="002F2105">
        <w:rPr>
          <w:rFonts w:eastAsia="DFKai-SB"/>
          <w:color w:val="000000" w:themeColor="text1"/>
        </w:rPr>
        <w:t>[20]</w:t>
      </w:r>
      <w:r w:rsidR="00571D4E" w:rsidRPr="002F2105">
        <w:rPr>
          <w:rFonts w:eastAsia="DFKai-SB" w:hint="eastAsia"/>
          <w:color w:val="000000" w:themeColor="text1"/>
        </w:rPr>
        <w:t>、</w:t>
      </w:r>
      <w:r w:rsidR="00147832" w:rsidRPr="002F2105">
        <w:rPr>
          <w:rFonts w:eastAsia="DFKai-SB" w:hint="eastAsia"/>
          <w:color w:val="000000" w:themeColor="text1"/>
        </w:rPr>
        <w:t>融合視覺聲音及文字的</w:t>
      </w:r>
      <w:r w:rsidR="00571D4E" w:rsidRPr="002F2105">
        <w:rPr>
          <w:rFonts w:eastAsia="DFKai-SB" w:hint="eastAsia"/>
          <w:color w:val="000000" w:themeColor="text1"/>
        </w:rPr>
        <w:t>多模態</w:t>
      </w:r>
      <w:r w:rsidR="0088692E" w:rsidRPr="002F2105">
        <w:rPr>
          <w:rFonts w:eastAsia="DFKai-SB" w:hint="eastAsia"/>
          <w:color w:val="000000" w:themeColor="text1"/>
        </w:rPr>
        <w:t>模型</w:t>
      </w:r>
      <w:r w:rsidR="0088692E" w:rsidRPr="002F2105">
        <w:rPr>
          <w:rFonts w:eastAsia="DFKai-SB"/>
          <w:color w:val="000000" w:themeColor="text1"/>
        </w:rPr>
        <w:t>[21]</w:t>
      </w:r>
      <w:r w:rsidR="0088692E" w:rsidRPr="002F2105">
        <w:rPr>
          <w:rFonts w:eastAsia="DFKai-SB" w:hint="eastAsia"/>
          <w:color w:val="000000" w:themeColor="text1"/>
        </w:rPr>
        <w:t>，並在國際期刊上進行發表</w:t>
      </w:r>
      <w:r w:rsidR="00147832" w:rsidRPr="002F2105">
        <w:rPr>
          <w:rFonts w:eastAsia="DFKai-SB"/>
          <w:color w:val="000000" w:themeColor="text1"/>
        </w:rPr>
        <w:t>(IEEE Journal of Biomedical and Health Informatics &amp; IEEE Transactions on Neural Systems and Rehabilitation Engineering)</w:t>
      </w:r>
      <w:r w:rsidR="00147832" w:rsidRPr="002F2105">
        <w:rPr>
          <w:rFonts w:eastAsia="DFKai-SB" w:hint="eastAsia"/>
          <w:color w:val="000000" w:themeColor="text1"/>
        </w:rPr>
        <w:t>，</w:t>
      </w:r>
      <w:r w:rsidRPr="002F2105">
        <w:rPr>
          <w:rFonts w:eastAsia="DFKai-SB"/>
          <w:color w:val="000000" w:themeColor="text1"/>
        </w:rPr>
        <w:t>多模態情感分析在改進這些疾病的診斷和治療方面</w:t>
      </w:r>
      <w:r w:rsidRPr="002F2105">
        <w:rPr>
          <w:rFonts w:eastAsia="DFKai-SB" w:hint="eastAsia"/>
          <w:color w:val="000000" w:themeColor="text1"/>
        </w:rPr>
        <w:t>顯示出</w:t>
      </w:r>
      <w:r w:rsidRPr="002F2105">
        <w:rPr>
          <w:rFonts w:eastAsia="DFKai-SB"/>
          <w:color w:val="000000" w:themeColor="text1"/>
        </w:rPr>
        <w:t>巨大的潛力</w:t>
      </w:r>
      <w:r w:rsidR="00147832" w:rsidRPr="002F2105">
        <w:rPr>
          <w:rFonts w:eastAsia="DFKai-SB" w:hint="eastAsia"/>
          <w:color w:val="000000" w:themeColor="text1"/>
        </w:rPr>
        <w:t>。進一步地，</w:t>
      </w:r>
      <w:r w:rsidR="0088692E" w:rsidRPr="002F2105">
        <w:rPr>
          <w:rFonts w:eastAsia="DFKai-SB" w:hint="eastAsia"/>
          <w:color w:val="000000" w:themeColor="text1"/>
        </w:rPr>
        <w:t>本</w:t>
      </w:r>
      <w:r w:rsidRPr="002F2105">
        <w:rPr>
          <w:rFonts w:eastAsia="DFKai-SB"/>
          <w:color w:val="000000" w:themeColor="text1"/>
        </w:rPr>
        <w:t>子計畫提出了一種新穎的學習框架，旨在高效處理患者</w:t>
      </w:r>
      <w:r w:rsidRPr="002F2105">
        <w:rPr>
          <w:rFonts w:eastAsia="DFKai-SB" w:hint="eastAsia"/>
          <w:color w:val="000000" w:themeColor="text1"/>
        </w:rPr>
        <w:t>情緒表徵的</w:t>
      </w:r>
      <w:r w:rsidRPr="002F2105">
        <w:rPr>
          <w:rFonts w:eastAsia="DFKai-SB"/>
          <w:color w:val="000000" w:themeColor="text1"/>
        </w:rPr>
        <w:t>多模態</w:t>
      </w:r>
      <w:r w:rsidRPr="002F2105">
        <w:rPr>
          <w:rFonts w:eastAsia="DFKai-SB" w:hint="eastAsia"/>
          <w:color w:val="000000" w:themeColor="text1"/>
        </w:rPr>
        <w:t>資料</w:t>
      </w:r>
      <w:r w:rsidRPr="002F2105">
        <w:rPr>
          <w:rFonts w:eastAsia="DFKai-SB"/>
          <w:color w:val="000000" w:themeColor="text1"/>
        </w:rPr>
        <w:t>輸入，以進行情感分析，從而減輕醫療從業人員</w:t>
      </w:r>
      <w:r w:rsidRPr="002F2105">
        <w:rPr>
          <w:rFonts w:eastAsia="DFKai-SB" w:hint="eastAsia"/>
          <w:color w:val="000000" w:themeColor="text1"/>
        </w:rPr>
        <w:t>及照護者</w:t>
      </w:r>
      <w:r w:rsidRPr="002F2105">
        <w:rPr>
          <w:rFonts w:eastAsia="DFKai-SB"/>
          <w:color w:val="000000" w:themeColor="text1"/>
        </w:rPr>
        <w:t>的負擔。我們的方法利用模態解耦的表徵學習，引入對抗性學習的訓練方法，施加一致性和差異性的學習約束來應對模態異質性的挑戰。此外，我們引入了由自監督引導的學習方法</w:t>
      </w:r>
      <w:r w:rsidRPr="002F2105">
        <w:rPr>
          <w:rFonts w:eastAsia="DFKai-SB"/>
          <w:color w:val="000000" w:themeColor="text1"/>
        </w:rPr>
        <w:t>[</w:t>
      </w:r>
      <w:r w:rsidR="00147832" w:rsidRPr="002F2105">
        <w:rPr>
          <w:rFonts w:eastAsia="DFKai-SB"/>
          <w:color w:val="000000" w:themeColor="text1"/>
        </w:rPr>
        <w:t>22</w:t>
      </w:r>
      <w:r w:rsidRPr="002F2105">
        <w:rPr>
          <w:rFonts w:eastAsia="DFKai-SB"/>
          <w:color w:val="000000" w:themeColor="text1"/>
        </w:rPr>
        <w:t>]</w:t>
      </w:r>
      <w:r w:rsidRPr="002F2105">
        <w:rPr>
          <w:rFonts w:eastAsia="DFKai-SB"/>
          <w:color w:val="000000" w:themeColor="text1"/>
        </w:rPr>
        <w:t>，以引導特定模態的表徵學習，防止模型獲得解耦但卻無意義的特徵。最後在模態融合的階段，我們提出了一種以文本為中心的融合策略，透過我們設計的模態強化模塊將解耦表徵有效地融合成具全面信息的多模態表徵。目前已完成整個模型的建構與訓練，</w:t>
      </w:r>
      <w:r w:rsidRPr="002F2105">
        <w:rPr>
          <w:rFonts w:eastAsia="DFKai-SB" w:hint="eastAsia"/>
          <w:color w:val="000000" w:themeColor="text1"/>
        </w:rPr>
        <w:t>並</w:t>
      </w:r>
      <w:r w:rsidRPr="002F2105">
        <w:rPr>
          <w:rFonts w:eastAsia="DFKai-SB"/>
          <w:color w:val="000000" w:themeColor="text1"/>
        </w:rPr>
        <w:t>在三個公開的多模態情感分析基準數據集</w:t>
      </w:r>
      <w:r w:rsidRPr="002F2105">
        <w:rPr>
          <w:rFonts w:eastAsia="DFKai-SB"/>
          <w:color w:val="000000" w:themeColor="text1"/>
        </w:rPr>
        <w:t>CMU-MOSI</w:t>
      </w:r>
      <w:r w:rsidRPr="002F2105">
        <w:rPr>
          <w:rFonts w:eastAsia="DFKai-SB" w:hint="eastAsia"/>
          <w:color w:val="000000" w:themeColor="text1"/>
        </w:rPr>
        <w:t>、</w:t>
      </w:r>
      <w:r w:rsidRPr="002F2105">
        <w:rPr>
          <w:rFonts w:eastAsia="DFKai-SB"/>
          <w:color w:val="000000" w:themeColor="text1"/>
        </w:rPr>
        <w:t>CMU-MOSEI</w:t>
      </w:r>
      <w:r w:rsidRPr="002F2105">
        <w:rPr>
          <w:rFonts w:eastAsia="DFKai-SB" w:hint="eastAsia"/>
          <w:color w:val="000000" w:themeColor="text1"/>
        </w:rPr>
        <w:t>、</w:t>
      </w:r>
      <w:r w:rsidRPr="002F2105">
        <w:rPr>
          <w:rFonts w:eastAsia="DFKai-SB"/>
          <w:color w:val="000000" w:themeColor="text1"/>
        </w:rPr>
        <w:t>和</w:t>
      </w:r>
      <w:r w:rsidRPr="002F2105">
        <w:rPr>
          <w:rFonts w:eastAsia="DFKai-SB"/>
          <w:color w:val="000000" w:themeColor="text1"/>
        </w:rPr>
        <w:t>CH-SIMS</w:t>
      </w:r>
      <w:r w:rsidRPr="002F2105">
        <w:rPr>
          <w:rFonts w:eastAsia="DFKai-SB"/>
          <w:color w:val="000000" w:themeColor="text1"/>
        </w:rPr>
        <w:t>上進行了廣泛的實驗驗證。實驗結果顯示，在大多數指標上，我們的方法在基準數據集上都表現出最先進的性能，超越了相關的研究成果</w:t>
      </w:r>
      <w:r w:rsidRPr="002F2105">
        <w:rPr>
          <w:rFonts w:eastAsia="DFKai-SB"/>
          <w:color w:val="000000" w:themeColor="text1"/>
        </w:rPr>
        <w:t>[</w:t>
      </w:r>
      <w:r w:rsidR="00147832" w:rsidRPr="002F2105">
        <w:rPr>
          <w:rFonts w:eastAsia="DFKai-SB"/>
          <w:color w:val="000000" w:themeColor="text1"/>
        </w:rPr>
        <w:t>22</w:t>
      </w:r>
      <w:r w:rsidR="00571D4E" w:rsidRPr="002F2105">
        <w:rPr>
          <w:rFonts w:eastAsia="DFKai-SB"/>
          <w:color w:val="000000" w:themeColor="text1"/>
        </w:rPr>
        <w:t>][</w:t>
      </w:r>
      <w:r w:rsidR="00147832" w:rsidRPr="002F2105">
        <w:rPr>
          <w:rFonts w:eastAsia="DFKai-SB"/>
          <w:color w:val="000000" w:themeColor="text1"/>
        </w:rPr>
        <w:t>23</w:t>
      </w:r>
      <w:r w:rsidRPr="002F2105">
        <w:rPr>
          <w:rFonts w:eastAsia="DFKai-SB"/>
          <w:color w:val="000000" w:themeColor="text1"/>
        </w:rPr>
        <w:t>]</w:t>
      </w:r>
      <w:r w:rsidRPr="002F2105">
        <w:rPr>
          <w:rFonts w:eastAsia="DFKai-SB"/>
          <w:color w:val="000000" w:themeColor="text1"/>
        </w:rPr>
        <w:t>。</w:t>
      </w:r>
    </w:p>
    <w:p w14:paraId="5029B4A1" w14:textId="77777777" w:rsidR="003D12DF" w:rsidRPr="002F2105" w:rsidRDefault="003D12DF" w:rsidP="003D12DF">
      <w:pPr>
        <w:pStyle w:val="ListParagraph"/>
        <w:ind w:leftChars="0" w:left="2421"/>
        <w:rPr>
          <w:rFonts w:eastAsia="DFKai-SB"/>
          <w:color w:val="000000" w:themeColor="text1"/>
        </w:rPr>
      </w:pPr>
    </w:p>
    <w:p w14:paraId="6B035BC7" w14:textId="77777777"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健康問答</w:t>
      </w:r>
      <w:r w:rsidRPr="002F2105">
        <w:rPr>
          <w:rFonts w:eastAsia="DFKai-SB" w:hint="eastAsia"/>
          <w:color w:val="000000" w:themeColor="text1"/>
        </w:rPr>
        <w:t>機器人</w:t>
      </w:r>
      <w:r w:rsidRPr="002F2105">
        <w:rPr>
          <w:rFonts w:eastAsia="DFKai-SB"/>
          <w:color w:val="000000" w:themeColor="text1"/>
        </w:rPr>
        <w:t>系統</w:t>
      </w:r>
      <w:r w:rsidRPr="002F2105">
        <w:rPr>
          <w:rFonts w:eastAsia="DFKai-SB"/>
          <w:color w:val="000000" w:themeColor="text1"/>
        </w:rPr>
        <w:t xml:space="preserve">  </w:t>
      </w:r>
    </w:p>
    <w:p w14:paraId="4E090C6C" w14:textId="2DCB804F" w:rsidR="003D12DF" w:rsidRPr="002F2105" w:rsidRDefault="003D12DF" w:rsidP="00D57625">
      <w:pPr>
        <w:ind w:firstLine="480"/>
        <w:rPr>
          <w:rFonts w:eastAsia="DFKai-SB"/>
          <w:color w:val="000000" w:themeColor="text1"/>
        </w:rPr>
      </w:pPr>
      <w:r w:rsidRPr="002F2105">
        <w:rPr>
          <w:rFonts w:eastAsia="DFKai-SB" w:hint="eastAsia"/>
          <w:color w:val="000000" w:themeColor="text1"/>
        </w:rPr>
        <w:t>為便利長者於遠距獲取健康衛教、疾病照護等知識，</w:t>
      </w:r>
      <w:r w:rsidR="0088692E" w:rsidRPr="002F2105">
        <w:rPr>
          <w:rFonts w:eastAsia="DFKai-SB" w:hint="eastAsia"/>
          <w:color w:val="000000" w:themeColor="text1"/>
        </w:rPr>
        <w:t>本</w:t>
      </w:r>
      <w:r w:rsidRPr="002F2105">
        <w:rPr>
          <w:rFonts w:eastAsia="DFKai-SB" w:hint="eastAsia"/>
          <w:color w:val="000000" w:themeColor="text1"/>
        </w:rPr>
        <w:t>子計畫提出了一個「健康問答機器人</w:t>
      </w:r>
      <w:r w:rsidRPr="002F2105">
        <w:rPr>
          <w:rFonts w:eastAsia="DFKai-SB"/>
          <w:color w:val="000000" w:themeColor="text1"/>
        </w:rPr>
        <w:t>系統</w:t>
      </w:r>
      <w:r w:rsidRPr="002F2105">
        <w:rPr>
          <w:rFonts w:eastAsia="DFKai-SB" w:hint="eastAsia"/>
          <w:color w:val="000000" w:themeColor="text1"/>
        </w:rPr>
        <w:t>」，能夠</w:t>
      </w:r>
      <w:r w:rsidRPr="002F2105">
        <w:rPr>
          <w:rFonts w:eastAsia="DFKai-SB"/>
          <w:color w:val="000000" w:themeColor="text1"/>
        </w:rPr>
        <w:t>以</w:t>
      </w:r>
      <w:r w:rsidRPr="002F2105">
        <w:rPr>
          <w:rFonts w:eastAsia="DFKai-SB"/>
          <w:color w:val="000000" w:themeColor="text1"/>
        </w:rPr>
        <w:t>AI</w:t>
      </w:r>
      <w:r w:rsidRPr="002F2105">
        <w:rPr>
          <w:rFonts w:eastAsia="DFKai-SB" w:hint="eastAsia"/>
          <w:color w:val="000000" w:themeColor="text1"/>
        </w:rPr>
        <w:t>問答</w:t>
      </w:r>
      <w:r w:rsidRPr="002F2105">
        <w:rPr>
          <w:rFonts w:eastAsia="DFKai-SB"/>
          <w:color w:val="000000" w:themeColor="text1"/>
        </w:rPr>
        <w:t>機器人的形式，作為</w:t>
      </w:r>
      <w:r w:rsidRPr="002F2105">
        <w:rPr>
          <w:rFonts w:eastAsia="DFKai-SB" w:hint="eastAsia"/>
          <w:color w:val="000000" w:themeColor="text1"/>
        </w:rPr>
        <w:t>日常生活中醫</w:t>
      </w:r>
      <w:r w:rsidRPr="002F2105">
        <w:rPr>
          <w:rFonts w:eastAsia="DFKai-SB"/>
          <w:color w:val="000000" w:themeColor="text1"/>
        </w:rPr>
        <w:t>護人員與患者間互動的對話代理，</w:t>
      </w:r>
      <w:r w:rsidRPr="002F2105">
        <w:rPr>
          <w:rFonts w:eastAsia="DFKai-SB" w:hint="eastAsia"/>
          <w:color w:val="000000" w:themeColor="text1"/>
        </w:rPr>
        <w:t>依照所構建的醫學資料庫，</w:t>
      </w:r>
      <w:r w:rsidRPr="002F2105">
        <w:rPr>
          <w:rFonts w:eastAsia="DFKai-SB"/>
          <w:color w:val="000000" w:themeColor="text1"/>
        </w:rPr>
        <w:t>針對使用者提出的健康問題給予即時回覆，旨在向民眾傳達正確的衛教資訊，同時減輕醫護人員的負擔。</w:t>
      </w:r>
      <w:r w:rsidRPr="002F2105">
        <w:rPr>
          <w:rFonts w:eastAsia="DFKai-SB" w:hint="eastAsia"/>
          <w:color w:val="000000" w:themeColor="text1"/>
        </w:rPr>
        <w:t>此系統整合了</w:t>
      </w:r>
      <w:r w:rsidRPr="002F2105">
        <w:rPr>
          <w:rFonts w:eastAsia="DFKai-SB"/>
          <w:color w:val="000000" w:themeColor="text1"/>
        </w:rPr>
        <w:t>三個經由專業醫師認證的健康常見問答</w:t>
      </w:r>
      <w:r w:rsidRPr="002F2105">
        <w:rPr>
          <w:rFonts w:eastAsia="DFKai-SB"/>
          <w:color w:val="000000" w:themeColor="text1"/>
        </w:rPr>
        <w:t>(FAQ)</w:t>
      </w:r>
      <w:r w:rsidRPr="002F2105">
        <w:rPr>
          <w:rFonts w:eastAsia="DFKai-SB"/>
          <w:color w:val="000000" w:themeColor="text1"/>
        </w:rPr>
        <w:t>資料集，分別是由台大醫院健康管理中心提供的衛教單張、邱銘璋醫生提供的失智症照護指南，以及疾管署提供的傳染病問答集。過去的問答檢索系統</w:t>
      </w:r>
      <w:r w:rsidRPr="002F2105">
        <w:rPr>
          <w:rFonts w:eastAsia="DFKai-SB"/>
          <w:color w:val="000000" w:themeColor="text1"/>
        </w:rPr>
        <w:t>[</w:t>
      </w:r>
      <w:r w:rsidR="00147832" w:rsidRPr="002F2105">
        <w:rPr>
          <w:rFonts w:eastAsia="DFKai-SB"/>
          <w:color w:val="000000" w:themeColor="text1"/>
        </w:rPr>
        <w:t>24</w:t>
      </w:r>
      <w:r w:rsidRPr="002F2105">
        <w:rPr>
          <w:rFonts w:eastAsia="DFKai-SB"/>
          <w:color w:val="000000" w:themeColor="text1"/>
        </w:rPr>
        <w:t>][</w:t>
      </w:r>
      <w:r w:rsidR="00147832" w:rsidRPr="002F2105">
        <w:rPr>
          <w:rFonts w:eastAsia="DFKai-SB"/>
          <w:color w:val="000000" w:themeColor="text1"/>
        </w:rPr>
        <w:t>25</w:t>
      </w:r>
      <w:r w:rsidRPr="002F2105">
        <w:rPr>
          <w:rFonts w:eastAsia="DFKai-SB"/>
          <w:color w:val="000000" w:themeColor="text1"/>
        </w:rPr>
        <w:t>]</w:t>
      </w:r>
      <w:r w:rsidRPr="002F2105">
        <w:rPr>
          <w:rFonts w:eastAsia="DFKai-SB" w:hint="eastAsia"/>
          <w:color w:val="000000" w:themeColor="text1"/>
        </w:rPr>
        <w:t>通常</w:t>
      </w:r>
      <w:r w:rsidRPr="002F2105">
        <w:rPr>
          <w:rFonts w:eastAsia="DFKai-SB"/>
          <w:color w:val="000000" w:themeColor="text1"/>
        </w:rPr>
        <w:t>需要使用</w:t>
      </w:r>
      <w:r w:rsidRPr="002F2105">
        <w:rPr>
          <w:rFonts w:eastAsia="DFKai-SB"/>
          <w:color w:val="000000" w:themeColor="text1"/>
        </w:rPr>
        <w:t>FAQ</w:t>
      </w:r>
      <w:r w:rsidRPr="002F2105">
        <w:rPr>
          <w:rFonts w:eastAsia="DFKai-SB"/>
          <w:color w:val="000000" w:themeColor="text1"/>
        </w:rPr>
        <w:t>資料集裡</w:t>
      </w:r>
      <w:r w:rsidRPr="002F2105">
        <w:rPr>
          <w:rFonts w:eastAsia="DFKai-SB" w:hint="eastAsia"/>
          <w:color w:val="000000" w:themeColor="text1"/>
        </w:rPr>
        <w:t>既定</w:t>
      </w:r>
      <w:r w:rsidRPr="002F2105">
        <w:rPr>
          <w:rFonts w:eastAsia="DFKai-SB"/>
          <w:color w:val="000000" w:themeColor="text1"/>
        </w:rPr>
        <w:t>的使用者問句作為標記資料來訓練，且無法達到即時性的回覆，而</w:t>
      </w:r>
      <w:r w:rsidRPr="002F2105">
        <w:rPr>
          <w:rFonts w:eastAsia="DFKai-SB" w:hint="eastAsia"/>
          <w:color w:val="000000" w:themeColor="text1"/>
        </w:rPr>
        <w:t>不受限於標記</w:t>
      </w:r>
      <w:r w:rsidRPr="002F2105">
        <w:rPr>
          <w:rFonts w:eastAsia="DFKai-SB"/>
          <w:color w:val="000000" w:themeColor="text1"/>
        </w:rPr>
        <w:t>資料的研究</w:t>
      </w:r>
      <w:r w:rsidRPr="002F2105">
        <w:rPr>
          <w:rFonts w:eastAsia="DFKai-SB"/>
          <w:color w:val="000000" w:themeColor="text1"/>
        </w:rPr>
        <w:t>[</w:t>
      </w:r>
      <w:r w:rsidR="00147832" w:rsidRPr="002F2105">
        <w:rPr>
          <w:rFonts w:eastAsia="DFKai-SB"/>
          <w:color w:val="000000" w:themeColor="text1"/>
        </w:rPr>
        <w:t>26</w:t>
      </w:r>
      <w:r w:rsidRPr="002F2105">
        <w:rPr>
          <w:rFonts w:eastAsia="DFKai-SB"/>
          <w:color w:val="000000" w:themeColor="text1"/>
        </w:rPr>
        <w:t>][</w:t>
      </w:r>
      <w:r w:rsidR="00147832" w:rsidRPr="002F2105">
        <w:rPr>
          <w:rFonts w:eastAsia="DFKai-SB"/>
          <w:color w:val="000000" w:themeColor="text1"/>
        </w:rPr>
        <w:t>27</w:t>
      </w:r>
      <w:r w:rsidRPr="002F2105">
        <w:rPr>
          <w:rFonts w:eastAsia="DFKai-SB"/>
          <w:color w:val="000000" w:themeColor="text1"/>
        </w:rPr>
        <w:t>]</w:t>
      </w:r>
      <w:r w:rsidRPr="002F2105">
        <w:rPr>
          <w:rFonts w:eastAsia="DFKai-SB"/>
          <w:color w:val="000000" w:themeColor="text1"/>
        </w:rPr>
        <w:t>也缺少互動性的考量。</w:t>
      </w:r>
      <w:r w:rsidRPr="002F2105">
        <w:rPr>
          <w:rFonts w:eastAsia="DFKai-SB" w:hint="eastAsia"/>
          <w:color w:val="000000" w:themeColor="text1"/>
        </w:rPr>
        <w:t>我們提出的</w:t>
      </w:r>
      <w:r w:rsidRPr="002F2105">
        <w:rPr>
          <w:rFonts w:eastAsia="DFKai-SB"/>
          <w:color w:val="000000" w:themeColor="text1"/>
        </w:rPr>
        <w:t>系統</w:t>
      </w:r>
      <w:r w:rsidRPr="002F2105">
        <w:rPr>
          <w:rFonts w:eastAsia="DFKai-SB" w:hint="eastAsia"/>
          <w:color w:val="000000" w:themeColor="text1"/>
        </w:rPr>
        <w:t>透過自然</w:t>
      </w:r>
      <w:r w:rsidRPr="002F2105">
        <w:rPr>
          <w:rFonts w:eastAsia="DFKai-SB"/>
          <w:color w:val="000000" w:themeColor="text1"/>
        </w:rPr>
        <w:t>語音</w:t>
      </w:r>
      <w:r w:rsidRPr="002F2105">
        <w:rPr>
          <w:rFonts w:eastAsia="DFKai-SB" w:hint="eastAsia"/>
          <w:color w:val="000000" w:themeColor="text1"/>
        </w:rPr>
        <w:t>與使用者進行互動</w:t>
      </w:r>
      <w:r w:rsidRPr="002F2105">
        <w:rPr>
          <w:rFonts w:eastAsia="DFKai-SB"/>
          <w:color w:val="000000" w:themeColor="text1"/>
        </w:rPr>
        <w:t>，</w:t>
      </w:r>
      <w:r w:rsidRPr="002F2105">
        <w:rPr>
          <w:rFonts w:eastAsia="DFKai-SB" w:hint="eastAsia"/>
          <w:color w:val="000000" w:themeColor="text1"/>
        </w:rPr>
        <w:t>能夠</w:t>
      </w:r>
      <w:r w:rsidRPr="002F2105">
        <w:rPr>
          <w:rFonts w:eastAsia="DFKai-SB"/>
          <w:color w:val="000000" w:themeColor="text1"/>
        </w:rPr>
        <w:t>將使用者問句與資料</w:t>
      </w:r>
      <w:r w:rsidRPr="002F2105">
        <w:rPr>
          <w:rFonts w:eastAsia="DFKai-SB" w:hint="eastAsia"/>
          <w:color w:val="000000" w:themeColor="text1"/>
        </w:rPr>
        <w:t>庫條目進行</w:t>
      </w:r>
      <w:r w:rsidRPr="002F2105">
        <w:rPr>
          <w:rFonts w:eastAsia="DFKai-SB"/>
          <w:color w:val="000000" w:themeColor="text1"/>
        </w:rPr>
        <w:t>語義</w:t>
      </w:r>
      <w:r w:rsidRPr="002F2105">
        <w:rPr>
          <w:rFonts w:eastAsia="DFKai-SB" w:hint="eastAsia"/>
          <w:color w:val="000000" w:themeColor="text1"/>
        </w:rPr>
        <w:t>特徵、</w:t>
      </w:r>
      <w:r w:rsidRPr="002F2105">
        <w:rPr>
          <w:rFonts w:eastAsia="DFKai-SB"/>
          <w:color w:val="000000" w:themeColor="text1"/>
        </w:rPr>
        <w:t>醫學實體的抽取與匹配，運用基於注意力機制的深度學習模型</w:t>
      </w:r>
      <w:r w:rsidRPr="002F2105">
        <w:rPr>
          <w:rFonts w:eastAsia="DFKai-SB" w:hint="eastAsia"/>
          <w:color w:val="000000" w:themeColor="text1"/>
        </w:rPr>
        <w:t>對答案進行排序</w:t>
      </w:r>
      <w:r w:rsidRPr="002F2105">
        <w:rPr>
          <w:rFonts w:eastAsia="DFKai-SB"/>
          <w:color w:val="000000" w:themeColor="text1"/>
        </w:rPr>
        <w:t>，達到優於相關研究</w:t>
      </w:r>
      <w:r w:rsidRPr="002F2105">
        <w:rPr>
          <w:rFonts w:eastAsia="DFKai-SB"/>
          <w:color w:val="000000" w:themeColor="text1"/>
        </w:rPr>
        <w:t>[</w:t>
      </w:r>
      <w:r w:rsidR="00147832" w:rsidRPr="002F2105">
        <w:rPr>
          <w:rFonts w:eastAsia="DFKai-SB"/>
          <w:color w:val="000000" w:themeColor="text1"/>
        </w:rPr>
        <w:t>26</w:t>
      </w:r>
      <w:r w:rsidRPr="002F2105">
        <w:rPr>
          <w:rFonts w:eastAsia="DFKai-SB"/>
          <w:color w:val="000000" w:themeColor="text1"/>
        </w:rPr>
        <w:t>-</w:t>
      </w:r>
      <w:r w:rsidR="00147832" w:rsidRPr="002F2105">
        <w:rPr>
          <w:rFonts w:eastAsia="DFKai-SB"/>
          <w:color w:val="000000" w:themeColor="text1"/>
        </w:rPr>
        <w:t>28</w:t>
      </w:r>
      <w:r w:rsidRPr="002F2105">
        <w:rPr>
          <w:rFonts w:eastAsia="DFKai-SB"/>
          <w:color w:val="000000" w:themeColor="text1"/>
        </w:rPr>
        <w:t>]</w:t>
      </w:r>
      <w:r w:rsidRPr="002F2105">
        <w:rPr>
          <w:rFonts w:eastAsia="DFKai-SB"/>
          <w:color w:val="000000" w:themeColor="text1"/>
        </w:rPr>
        <w:t>的準確度。此外，系統還會推薦</w:t>
      </w:r>
      <w:r w:rsidRPr="002F2105">
        <w:rPr>
          <w:rFonts w:eastAsia="DFKai-SB" w:hint="eastAsia"/>
          <w:color w:val="000000" w:themeColor="text1"/>
        </w:rPr>
        <w:t>給</w:t>
      </w:r>
      <w:r w:rsidRPr="002F2105">
        <w:rPr>
          <w:rFonts w:eastAsia="DFKai-SB"/>
          <w:color w:val="000000" w:themeColor="text1"/>
        </w:rPr>
        <w:t>使用者</w:t>
      </w:r>
      <w:r w:rsidRPr="002F2105">
        <w:rPr>
          <w:rFonts w:eastAsia="DFKai-SB" w:hint="eastAsia"/>
          <w:color w:val="000000" w:themeColor="text1"/>
        </w:rPr>
        <w:t>與其搜尋歷史</w:t>
      </w:r>
      <w:r w:rsidRPr="002F2105">
        <w:rPr>
          <w:rFonts w:eastAsia="DFKai-SB"/>
          <w:color w:val="000000" w:themeColor="text1"/>
        </w:rPr>
        <w:t>相關的健康照護問題，</w:t>
      </w:r>
      <w:r w:rsidRPr="002F2105">
        <w:rPr>
          <w:rFonts w:eastAsia="DFKai-SB" w:hint="eastAsia"/>
          <w:color w:val="000000" w:themeColor="text1"/>
        </w:rPr>
        <w:t>加深</w:t>
      </w:r>
      <w:r w:rsidRPr="002F2105">
        <w:rPr>
          <w:rFonts w:eastAsia="DFKai-SB"/>
          <w:color w:val="000000" w:themeColor="text1"/>
        </w:rPr>
        <w:t>使用者對於相關知識的理解</w:t>
      </w:r>
      <w:r w:rsidRPr="002F2105">
        <w:rPr>
          <w:rFonts w:eastAsia="DFKai-SB" w:hint="eastAsia"/>
          <w:color w:val="000000" w:themeColor="text1"/>
        </w:rPr>
        <w:t>，亦提高</w:t>
      </w:r>
      <w:r w:rsidRPr="002F2105">
        <w:rPr>
          <w:rFonts w:eastAsia="DFKai-SB"/>
          <w:color w:val="000000" w:themeColor="text1"/>
        </w:rPr>
        <w:t>與系統之間的互動性。系統架構如圖</w:t>
      </w:r>
      <w:r w:rsidRPr="002F2105">
        <w:rPr>
          <w:rFonts w:eastAsia="DFKai-SB" w:hint="eastAsia"/>
          <w:color w:val="000000" w:themeColor="text1"/>
        </w:rPr>
        <w:t>一</w:t>
      </w:r>
      <w:r w:rsidRPr="002F2105">
        <w:rPr>
          <w:rFonts w:eastAsia="DFKai-SB"/>
          <w:color w:val="000000" w:themeColor="text1"/>
        </w:rPr>
        <w:t>所示，可分為三個模組</w:t>
      </w:r>
      <w:r w:rsidRPr="002F2105">
        <w:rPr>
          <w:rFonts w:eastAsia="DFKai-SB" w:hint="eastAsia"/>
          <w:color w:val="000000" w:themeColor="text1"/>
        </w:rPr>
        <w:t>：</w:t>
      </w:r>
      <w:r w:rsidRPr="002F2105">
        <w:rPr>
          <w:rFonts w:eastAsia="DFKai-SB"/>
          <w:color w:val="000000" w:themeColor="text1"/>
        </w:rPr>
        <w:t>問答檢索系統</w:t>
      </w:r>
      <w:r w:rsidRPr="002F2105">
        <w:rPr>
          <w:rFonts w:eastAsia="DFKai-SB" w:hint="eastAsia"/>
          <w:color w:val="000000" w:themeColor="text1"/>
        </w:rPr>
        <w:t>模組</w:t>
      </w:r>
      <w:r w:rsidRPr="002F2105">
        <w:rPr>
          <w:rFonts w:eastAsia="DFKai-SB"/>
          <w:color w:val="000000" w:themeColor="text1"/>
        </w:rPr>
        <w:t>、相關問答推薦</w:t>
      </w:r>
      <w:r w:rsidRPr="002F2105">
        <w:rPr>
          <w:rFonts w:eastAsia="DFKai-SB" w:hint="eastAsia"/>
          <w:color w:val="000000" w:themeColor="text1"/>
        </w:rPr>
        <w:t>模組、</w:t>
      </w:r>
      <w:r w:rsidRPr="002F2105">
        <w:rPr>
          <w:rFonts w:eastAsia="DFKai-SB"/>
          <w:color w:val="000000" w:themeColor="text1"/>
        </w:rPr>
        <w:t>網路搜尋模組。</w:t>
      </w:r>
    </w:p>
    <w:tbl>
      <w:tblPr>
        <w:tblW w:w="0" w:type="auto"/>
        <w:tblLook w:val="04A0" w:firstRow="1" w:lastRow="0" w:firstColumn="1" w:lastColumn="0" w:noHBand="0" w:noVBand="1"/>
      </w:tblPr>
      <w:tblGrid>
        <w:gridCol w:w="10546"/>
      </w:tblGrid>
      <w:tr w:rsidR="002F2105" w:rsidRPr="002F2105" w14:paraId="5D3FE4FA" w14:textId="77777777">
        <w:tc>
          <w:tcPr>
            <w:tcW w:w="10762" w:type="dxa"/>
            <w:shd w:val="clear" w:color="auto" w:fill="auto"/>
          </w:tcPr>
          <w:p w14:paraId="12623960" w14:textId="78130529" w:rsidR="00D57625" w:rsidRPr="002F2105" w:rsidRDefault="003600E2" w:rsidP="00D57625">
            <w:pPr>
              <w:rPr>
                <w:rFonts w:eastAsia="DFKai-SB"/>
                <w:color w:val="000000" w:themeColor="text1"/>
              </w:rPr>
            </w:pPr>
            <w:r w:rsidRPr="002F2105">
              <w:rPr>
                <w:noProof/>
                <w:color w:val="000000" w:themeColor="text1"/>
              </w:rPr>
              <w:drawing>
                <wp:anchor distT="0" distB="0" distL="114300" distR="114300" simplePos="0" relativeHeight="251661312" behindDoc="0" locked="0" layoutInCell="1" allowOverlap="1" wp14:anchorId="0FB297FF" wp14:editId="44CFEF10">
                  <wp:simplePos x="0" y="0"/>
                  <wp:positionH relativeFrom="column">
                    <wp:posOffset>2515870</wp:posOffset>
                  </wp:positionH>
                  <wp:positionV relativeFrom="paragraph">
                    <wp:posOffset>-11430</wp:posOffset>
                  </wp:positionV>
                  <wp:extent cx="1953260" cy="1193800"/>
                  <wp:effectExtent l="0" t="0" r="0" b="0"/>
                  <wp:wrapTopAndBottom/>
                  <wp:docPr id="15" name="圖片 1158219506" descr="一張含有 文字, 螢幕擷取畫面, 字型 的圖片&#10;&#10;&#10;&#10;&#10;&#10;&#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58219506" descr="一張含有 文字, 螢幕擷取畫面, 字型 的圖片&#10;&#10;&#10;&#10;&#10;&#10;&#10;&#10;自動產生的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3260" cy="1193800"/>
                          </a:xfrm>
                          <a:prstGeom prst="rect">
                            <a:avLst/>
                          </a:prstGeom>
                          <a:noFill/>
                        </pic:spPr>
                      </pic:pic>
                    </a:graphicData>
                  </a:graphic>
                  <wp14:sizeRelH relativeFrom="page">
                    <wp14:pctWidth>0</wp14:pctWidth>
                  </wp14:sizeRelH>
                  <wp14:sizeRelV relativeFrom="page">
                    <wp14:pctHeight>0</wp14:pctHeight>
                  </wp14:sizeRelV>
                </wp:anchor>
              </w:drawing>
            </w:r>
          </w:p>
        </w:tc>
      </w:tr>
      <w:tr w:rsidR="002F2105" w:rsidRPr="002F2105" w14:paraId="72441F24" w14:textId="77777777">
        <w:tc>
          <w:tcPr>
            <w:tcW w:w="10762" w:type="dxa"/>
            <w:shd w:val="clear" w:color="auto" w:fill="auto"/>
          </w:tcPr>
          <w:p w14:paraId="77402122" w14:textId="74D7B64E" w:rsidR="00D57625" w:rsidRPr="002F2105" w:rsidRDefault="00D57625">
            <w:pPr>
              <w:jc w:val="center"/>
              <w:rPr>
                <w:rFonts w:eastAsia="DFKai-SB"/>
                <w:color w:val="000000" w:themeColor="text1"/>
              </w:rPr>
            </w:pPr>
            <w:r w:rsidRPr="002F2105">
              <w:rPr>
                <w:rFonts w:eastAsia="DFKai-SB"/>
                <w:color w:val="000000" w:themeColor="text1"/>
              </w:rPr>
              <w:t>圖一、健康問答系統架構</w:t>
            </w:r>
          </w:p>
        </w:tc>
      </w:tr>
    </w:tbl>
    <w:p w14:paraId="3F54E44C" w14:textId="77777777" w:rsidR="00DE5717" w:rsidRPr="002F2105" w:rsidRDefault="00DE5717" w:rsidP="00DE5717">
      <w:pPr>
        <w:pStyle w:val="ListParagraph"/>
        <w:numPr>
          <w:ilvl w:val="0"/>
          <w:numId w:val="25"/>
        </w:numPr>
        <w:spacing w:line="400" w:lineRule="exact"/>
        <w:ind w:leftChars="0" w:left="1418" w:hanging="403"/>
        <w:rPr>
          <w:rFonts w:eastAsia="DFKai-SB"/>
          <w:color w:val="000000" w:themeColor="text1"/>
          <w:highlight w:val="green"/>
        </w:rPr>
      </w:pPr>
      <w:r w:rsidRPr="002F2105">
        <w:rPr>
          <w:rFonts w:eastAsia="DFKai-SB" w:hint="eastAsia"/>
          <w:b/>
          <w:color w:val="000000" w:themeColor="text1"/>
          <w:highlight w:val="green"/>
          <w:u w:val="single"/>
        </w:rPr>
        <w:t>實際場域驗證</w:t>
      </w:r>
      <w:r w:rsidRPr="002F2105">
        <w:rPr>
          <w:rFonts w:eastAsia="DFKai-SB" w:hint="eastAsia"/>
          <w:color w:val="000000" w:themeColor="text1"/>
          <w:highlight w:val="green"/>
        </w:rPr>
        <w:t>：</w:t>
      </w:r>
    </w:p>
    <w:p w14:paraId="36C7200F" w14:textId="77777777" w:rsidR="00DE5717" w:rsidRPr="002F2105" w:rsidRDefault="00DE5717" w:rsidP="00DE5717">
      <w:pPr>
        <w:pStyle w:val="ListParagraph"/>
        <w:rPr>
          <w:rFonts w:eastAsia="DFKai-SB"/>
          <w:color w:val="000000" w:themeColor="text1"/>
          <w:highlight w:val="green"/>
        </w:rPr>
      </w:pPr>
    </w:p>
    <w:p w14:paraId="77D33BE1" w14:textId="0EDD900D" w:rsidR="003D12DF" w:rsidRPr="002F2105" w:rsidRDefault="003D12DF" w:rsidP="00325620">
      <w:pPr>
        <w:pStyle w:val="ListParagraph"/>
        <w:numPr>
          <w:ilvl w:val="0"/>
          <w:numId w:val="66"/>
        </w:numPr>
        <w:ind w:leftChars="0" w:firstLine="543"/>
        <w:rPr>
          <w:rFonts w:eastAsia="DFKai-SB"/>
          <w:color w:val="000000" w:themeColor="text1"/>
        </w:rPr>
      </w:pPr>
      <w:r w:rsidRPr="002F2105">
        <w:rPr>
          <w:rFonts w:eastAsia="DFKai-SB" w:hint="eastAsia"/>
          <w:color w:val="000000" w:themeColor="text1"/>
        </w:rPr>
        <w:lastRenderedPageBreak/>
        <w:t>機器人系統在北護進行實驗方法及結果分析</w:t>
      </w:r>
      <w:r w:rsidRPr="002F2105">
        <w:rPr>
          <w:rFonts w:eastAsia="DFKai-SB"/>
          <w:color w:val="000000" w:themeColor="text1"/>
        </w:rPr>
        <w:t xml:space="preserve"> </w:t>
      </w:r>
    </w:p>
    <w:p w14:paraId="69CEBDD9" w14:textId="1B3CE115" w:rsidR="003D12DF" w:rsidRPr="002F2105" w:rsidRDefault="003D12DF" w:rsidP="003D12DF">
      <w:pPr>
        <w:ind w:firstLine="480"/>
        <w:rPr>
          <w:rFonts w:eastAsia="DFKai-SB"/>
          <w:color w:val="000000" w:themeColor="text1"/>
        </w:rPr>
      </w:pPr>
      <w:r w:rsidRPr="002F2105">
        <w:rPr>
          <w:rFonts w:eastAsia="DFKai-SB"/>
          <w:color w:val="000000" w:themeColor="text1"/>
        </w:rPr>
        <w:t>子計畫六</w:t>
      </w:r>
      <w:r w:rsidRPr="002F2105">
        <w:rPr>
          <w:rFonts w:eastAsia="DFKai-SB" w:hint="eastAsia"/>
          <w:color w:val="000000" w:themeColor="text1"/>
        </w:rPr>
        <w:t>在</w:t>
      </w:r>
      <w:r w:rsidRPr="002F2105">
        <w:rPr>
          <w:rFonts w:eastAsia="DFKai-SB"/>
          <w:color w:val="000000" w:themeColor="text1"/>
        </w:rPr>
        <w:t>2022</w:t>
      </w:r>
      <w:r w:rsidRPr="002F2105">
        <w:rPr>
          <w:rFonts w:eastAsia="DFKai-SB"/>
          <w:color w:val="000000" w:themeColor="text1"/>
        </w:rPr>
        <w:t>年</w:t>
      </w:r>
      <w:r w:rsidRPr="002F2105">
        <w:rPr>
          <w:rFonts w:eastAsia="DFKai-SB"/>
          <w:color w:val="000000" w:themeColor="text1"/>
        </w:rPr>
        <w:t>10</w:t>
      </w:r>
      <w:r w:rsidRPr="002F2105">
        <w:rPr>
          <w:rFonts w:eastAsia="DFKai-SB"/>
          <w:color w:val="000000" w:themeColor="text1"/>
        </w:rPr>
        <w:t>月至</w:t>
      </w:r>
      <w:r w:rsidRPr="002F2105">
        <w:rPr>
          <w:rFonts w:eastAsia="DFKai-SB"/>
          <w:color w:val="000000" w:themeColor="text1"/>
        </w:rPr>
        <w:t>2023</w:t>
      </w:r>
      <w:r w:rsidRPr="002F2105">
        <w:rPr>
          <w:rFonts w:eastAsia="DFKai-SB"/>
          <w:color w:val="000000" w:themeColor="text1"/>
        </w:rPr>
        <w:t>年</w:t>
      </w:r>
      <w:r w:rsidRPr="002F2105">
        <w:rPr>
          <w:rFonts w:eastAsia="DFKai-SB"/>
          <w:color w:val="000000" w:themeColor="text1"/>
        </w:rPr>
        <w:t>8</w:t>
      </w:r>
      <w:r w:rsidRPr="002F2105">
        <w:rPr>
          <w:rFonts w:eastAsia="DFKai-SB"/>
          <w:color w:val="000000" w:themeColor="text1"/>
        </w:rPr>
        <w:t>月期間，於台大醫院北護分院長青樓⼤廳、失能長照據點教室進行</w:t>
      </w:r>
      <w:r w:rsidRPr="002F2105">
        <w:rPr>
          <w:rFonts w:eastAsia="DFKai-SB"/>
          <w:color w:val="000000" w:themeColor="text1"/>
        </w:rPr>
        <w:t>CHARM</w:t>
      </w:r>
      <w:r w:rsidRPr="002F2105">
        <w:rPr>
          <w:rFonts w:eastAsia="DFKai-SB"/>
          <w:color w:val="000000" w:themeColor="text1"/>
        </w:rPr>
        <w:t>系統使用試驗，此試驗流程與規範依照</w:t>
      </w:r>
      <w:r w:rsidRPr="002F2105">
        <w:rPr>
          <w:rFonts w:eastAsia="DFKai-SB"/>
          <w:color w:val="000000" w:themeColor="text1"/>
        </w:rPr>
        <w:t>IRB</w:t>
      </w:r>
      <w:r w:rsidRPr="002F2105">
        <w:rPr>
          <w:rFonts w:eastAsia="DFKai-SB"/>
          <w:color w:val="000000" w:themeColor="text1"/>
        </w:rPr>
        <w:t>擬定內容執行，</w:t>
      </w:r>
      <w:r w:rsidRPr="002F2105">
        <w:rPr>
          <w:rFonts w:eastAsia="DFKai-SB" w:hint="eastAsia"/>
          <w:color w:val="000000" w:themeColor="text1"/>
        </w:rPr>
        <w:t>初期</w:t>
      </w:r>
      <w:r w:rsidRPr="002F2105">
        <w:rPr>
          <w:rFonts w:eastAsia="DFKai-SB"/>
          <w:color w:val="000000" w:themeColor="text1"/>
        </w:rPr>
        <w:t>由實驗⼈員向受試者講解試驗內容、系統互動方式與評量方法</w:t>
      </w:r>
      <w:r w:rsidRPr="002F2105">
        <w:rPr>
          <w:rFonts w:eastAsia="DFKai-SB"/>
          <w:color w:val="000000" w:themeColor="text1"/>
        </w:rPr>
        <w:t>(</w:t>
      </w:r>
      <w:r w:rsidRPr="002F2105">
        <w:rPr>
          <w:rFonts w:eastAsia="DFKai-SB" w:hint="eastAsia"/>
          <w:color w:val="000000" w:themeColor="text1"/>
        </w:rPr>
        <w:t>人工引導</w:t>
      </w:r>
      <w:r w:rsidRPr="002F2105">
        <w:rPr>
          <w:rFonts w:eastAsia="DFKai-SB"/>
          <w:color w:val="000000" w:themeColor="text1"/>
        </w:rPr>
        <w:t>)</w:t>
      </w:r>
      <w:r w:rsidRPr="002F2105">
        <w:rPr>
          <w:rFonts w:eastAsia="DFKai-SB"/>
          <w:color w:val="000000" w:themeColor="text1"/>
        </w:rPr>
        <w:t>，並將實驗分成</w:t>
      </w:r>
      <w:r w:rsidRPr="002F2105">
        <w:rPr>
          <w:rFonts w:eastAsia="DFKai-SB"/>
          <w:color w:val="000000" w:themeColor="text1"/>
        </w:rPr>
        <w:t>3</w:t>
      </w:r>
      <w:r w:rsidRPr="002F2105">
        <w:rPr>
          <w:rFonts w:eastAsia="DFKai-SB"/>
          <w:color w:val="000000" w:themeColor="text1"/>
        </w:rPr>
        <w:t>次進行</w:t>
      </w:r>
      <w:r w:rsidRPr="002F2105">
        <w:rPr>
          <w:rFonts w:eastAsia="DFKai-SB" w:hint="eastAsia"/>
          <w:color w:val="000000" w:themeColor="text1"/>
        </w:rPr>
        <w:t>，分別與</w:t>
      </w:r>
      <w:r w:rsidRPr="002F2105">
        <w:rPr>
          <w:rFonts w:eastAsia="DFKai-SB"/>
          <w:color w:val="000000" w:themeColor="text1"/>
        </w:rPr>
        <w:t>3</w:t>
      </w:r>
      <w:r w:rsidRPr="002F2105">
        <w:rPr>
          <w:rFonts w:eastAsia="DFKai-SB" w:hint="eastAsia"/>
          <w:color w:val="000000" w:themeColor="text1"/>
        </w:rPr>
        <w:t>組不同的功能模組進行互動，</w:t>
      </w:r>
      <w:r w:rsidRPr="002F2105">
        <w:rPr>
          <w:rFonts w:eastAsia="DFKai-SB"/>
          <w:color w:val="000000" w:themeColor="text1"/>
        </w:rPr>
        <w:t>每次互動時間約</w:t>
      </w:r>
      <w:r w:rsidRPr="002F2105">
        <w:rPr>
          <w:rFonts w:eastAsia="DFKai-SB"/>
          <w:color w:val="000000" w:themeColor="text1"/>
        </w:rPr>
        <w:t>30~45</w:t>
      </w:r>
      <w:r w:rsidRPr="002F2105">
        <w:rPr>
          <w:rFonts w:eastAsia="DFKai-SB"/>
          <w:color w:val="000000" w:themeColor="text1"/>
        </w:rPr>
        <w:t>分鐘。</w:t>
      </w:r>
      <w:r w:rsidRPr="002F2105">
        <w:rPr>
          <w:rFonts w:eastAsia="DFKai-SB"/>
          <w:color w:val="000000" w:themeColor="text1"/>
        </w:rPr>
        <w:t>3</w:t>
      </w:r>
      <w:r w:rsidRPr="002F2105">
        <w:rPr>
          <w:rFonts w:eastAsia="DFKai-SB" w:hint="eastAsia"/>
          <w:color w:val="000000" w:themeColor="text1"/>
        </w:rPr>
        <w:t>組功能模組為：</w:t>
      </w:r>
      <w:r w:rsidRPr="002F2105">
        <w:rPr>
          <w:rFonts w:eastAsia="DFKai-SB"/>
          <w:color w:val="000000" w:themeColor="text1"/>
        </w:rPr>
        <w:t xml:space="preserve">1) </w:t>
      </w:r>
      <w:r w:rsidRPr="002F2105">
        <w:rPr>
          <w:rFonts w:eastAsia="DFKai-SB"/>
          <w:color w:val="000000" w:themeColor="text1"/>
        </w:rPr>
        <w:t>⾳樂、⼿錶</w:t>
      </w:r>
      <w:r w:rsidRPr="002F2105">
        <w:rPr>
          <w:rFonts w:eastAsia="DFKai-SB"/>
          <w:color w:val="000000" w:themeColor="text1"/>
        </w:rPr>
        <w:t>(</w:t>
      </w:r>
      <w:r w:rsidRPr="002F2105">
        <w:rPr>
          <w:rFonts w:eastAsia="DFKai-SB"/>
          <w:color w:val="000000" w:themeColor="text1"/>
        </w:rPr>
        <w:t>健康</w:t>
      </w:r>
      <w:r w:rsidRPr="002F2105">
        <w:rPr>
          <w:rFonts w:eastAsia="DFKai-SB" w:hint="eastAsia"/>
          <w:color w:val="000000" w:themeColor="text1"/>
        </w:rPr>
        <w:t>資料</w:t>
      </w:r>
      <w:r w:rsidRPr="002F2105">
        <w:rPr>
          <w:rFonts w:eastAsia="DFKai-SB"/>
          <w:color w:val="000000" w:themeColor="text1"/>
        </w:rPr>
        <w:t>)</w:t>
      </w:r>
      <w:r w:rsidRPr="002F2105">
        <w:rPr>
          <w:rFonts w:eastAsia="DFKai-SB"/>
          <w:color w:val="000000" w:themeColor="text1"/>
        </w:rPr>
        <w:t>、遊戲、情緒對話</w:t>
      </w:r>
      <w:r w:rsidRPr="002F2105">
        <w:rPr>
          <w:rFonts w:eastAsia="DFKai-SB"/>
          <w:color w:val="000000" w:themeColor="text1"/>
        </w:rPr>
        <w:t>(</w:t>
      </w:r>
      <w:proofErr w:type="spellStart"/>
      <w:r w:rsidRPr="002F2105">
        <w:rPr>
          <w:rFonts w:eastAsia="DFKai-SB"/>
          <w:color w:val="000000" w:themeColor="text1"/>
        </w:rPr>
        <w:t>EmoSup</w:t>
      </w:r>
      <w:proofErr w:type="spellEnd"/>
      <w:r w:rsidRPr="002F2105">
        <w:rPr>
          <w:rFonts w:eastAsia="DFKai-SB"/>
          <w:color w:val="000000" w:themeColor="text1"/>
        </w:rPr>
        <w:t>)</w:t>
      </w:r>
      <w:r w:rsidRPr="002F2105">
        <w:rPr>
          <w:rFonts w:eastAsia="DFKai-SB"/>
          <w:color w:val="000000" w:themeColor="text1"/>
        </w:rPr>
        <w:t>、保健資訊</w:t>
      </w:r>
      <w:r w:rsidRPr="002F2105">
        <w:rPr>
          <w:rFonts w:eastAsia="DFKai-SB"/>
          <w:color w:val="000000" w:themeColor="text1"/>
        </w:rPr>
        <w:t>(</w:t>
      </w:r>
      <w:proofErr w:type="spellStart"/>
      <w:r w:rsidRPr="002F2105">
        <w:rPr>
          <w:rFonts w:eastAsia="DFKai-SB"/>
          <w:color w:val="000000" w:themeColor="text1"/>
        </w:rPr>
        <w:t>MedQA</w:t>
      </w:r>
      <w:proofErr w:type="spellEnd"/>
      <w:r w:rsidRPr="002F2105">
        <w:rPr>
          <w:rFonts w:eastAsia="DFKai-SB"/>
          <w:color w:val="000000" w:themeColor="text1"/>
        </w:rPr>
        <w:t>)</w:t>
      </w:r>
      <w:r w:rsidRPr="002F2105">
        <w:rPr>
          <w:rFonts w:eastAsia="DFKai-SB"/>
          <w:color w:val="000000" w:themeColor="text1"/>
        </w:rPr>
        <w:t>、記事</w:t>
      </w:r>
      <w:r w:rsidRPr="002F2105">
        <w:rPr>
          <w:rFonts w:eastAsia="DFKai-SB"/>
          <w:color w:val="000000" w:themeColor="text1"/>
        </w:rPr>
        <w:t>(</w:t>
      </w:r>
      <w:r w:rsidRPr="002F2105">
        <w:rPr>
          <w:rFonts w:eastAsia="DFKai-SB"/>
          <w:color w:val="000000" w:themeColor="text1"/>
        </w:rPr>
        <w:t>紀錄</w:t>
      </w:r>
      <w:r w:rsidRPr="002F2105">
        <w:rPr>
          <w:rFonts w:eastAsia="DFKai-SB" w:hint="eastAsia"/>
          <w:color w:val="000000" w:themeColor="text1"/>
        </w:rPr>
        <w:t>與</w:t>
      </w:r>
      <w:r w:rsidRPr="002F2105">
        <w:rPr>
          <w:rFonts w:eastAsia="DFKai-SB"/>
          <w:color w:val="000000" w:themeColor="text1"/>
        </w:rPr>
        <w:t>問答</w:t>
      </w:r>
      <w:r w:rsidRPr="002F2105">
        <w:rPr>
          <w:rFonts w:eastAsia="DFKai-SB"/>
          <w:color w:val="000000" w:themeColor="text1"/>
        </w:rPr>
        <w:t>)</w:t>
      </w:r>
      <w:r w:rsidRPr="002F2105">
        <w:rPr>
          <w:rFonts w:eastAsia="DFKai-SB"/>
          <w:color w:val="000000" w:themeColor="text1"/>
        </w:rPr>
        <w:t>；</w:t>
      </w:r>
      <w:r w:rsidRPr="002F2105">
        <w:rPr>
          <w:rFonts w:eastAsia="DFKai-SB"/>
          <w:color w:val="000000" w:themeColor="text1"/>
        </w:rPr>
        <w:t xml:space="preserve"> 2) </w:t>
      </w:r>
      <w:r w:rsidRPr="002F2105">
        <w:rPr>
          <w:rFonts w:eastAsia="DFKai-SB"/>
          <w:color w:val="000000" w:themeColor="text1"/>
        </w:rPr>
        <w:t>臉部辨識、聯繫</w:t>
      </w:r>
      <w:r w:rsidRPr="002F2105">
        <w:rPr>
          <w:rFonts w:eastAsia="DFKai-SB"/>
          <w:color w:val="000000" w:themeColor="text1"/>
        </w:rPr>
        <w:t>(</w:t>
      </w:r>
      <w:r w:rsidRPr="002F2105">
        <w:rPr>
          <w:rFonts w:eastAsia="DFKai-SB"/>
          <w:color w:val="000000" w:themeColor="text1"/>
        </w:rPr>
        <w:t>打</w:t>
      </w:r>
      <w:r w:rsidRPr="002F2105">
        <w:rPr>
          <w:rFonts w:eastAsia="DFKai-SB" w:hint="eastAsia"/>
          <w:color w:val="000000" w:themeColor="text1"/>
        </w:rPr>
        <w:t>視訊</w:t>
      </w:r>
      <w:r w:rsidRPr="002F2105">
        <w:rPr>
          <w:rFonts w:eastAsia="DFKai-SB"/>
          <w:color w:val="000000" w:themeColor="text1"/>
        </w:rPr>
        <w:t>電話、傳訊息</w:t>
      </w:r>
      <w:r w:rsidRPr="002F2105">
        <w:rPr>
          <w:rFonts w:eastAsia="DFKai-SB"/>
          <w:color w:val="000000" w:themeColor="text1"/>
        </w:rPr>
        <w:t>)</w:t>
      </w:r>
      <w:r w:rsidRPr="002F2105">
        <w:rPr>
          <w:rFonts w:eastAsia="DFKai-SB"/>
          <w:color w:val="000000" w:themeColor="text1"/>
        </w:rPr>
        <w:t>、天氣、新聞、認知評估</w:t>
      </w:r>
      <w:r w:rsidRPr="002F2105">
        <w:rPr>
          <w:rFonts w:eastAsia="DFKai-SB"/>
          <w:color w:val="000000" w:themeColor="text1"/>
        </w:rPr>
        <w:t>(</w:t>
      </w:r>
      <w:r w:rsidRPr="002F2105">
        <w:rPr>
          <w:rFonts w:eastAsia="DFKai-SB"/>
          <w:color w:val="000000" w:themeColor="text1"/>
        </w:rPr>
        <w:t>記憶⼒測試、看圖說故事</w:t>
      </w:r>
      <w:r w:rsidRPr="002F2105">
        <w:rPr>
          <w:rFonts w:eastAsia="DFKai-SB"/>
          <w:color w:val="000000" w:themeColor="text1"/>
        </w:rPr>
        <w:t>)</w:t>
      </w:r>
      <w:r w:rsidRPr="002F2105">
        <w:rPr>
          <w:rFonts w:eastAsia="DFKai-SB"/>
          <w:color w:val="000000" w:themeColor="text1"/>
        </w:rPr>
        <w:t>；</w:t>
      </w:r>
      <w:r w:rsidRPr="002F2105">
        <w:rPr>
          <w:rFonts w:eastAsia="DFKai-SB"/>
          <w:color w:val="000000" w:themeColor="text1"/>
        </w:rPr>
        <w:t xml:space="preserve">3) </w:t>
      </w:r>
      <w:r w:rsidRPr="002F2105">
        <w:rPr>
          <w:rFonts w:eastAsia="DFKai-SB"/>
          <w:color w:val="000000" w:themeColor="text1"/>
        </w:rPr>
        <w:t>⼼情溫度計、影⽚、提醒</w:t>
      </w:r>
      <w:r w:rsidRPr="002F2105">
        <w:rPr>
          <w:rFonts w:eastAsia="DFKai-SB"/>
          <w:color w:val="000000" w:themeColor="text1"/>
        </w:rPr>
        <w:t>(</w:t>
      </w:r>
      <w:r w:rsidRPr="002F2105">
        <w:rPr>
          <w:rFonts w:eastAsia="DFKai-SB"/>
          <w:color w:val="000000" w:themeColor="text1"/>
        </w:rPr>
        <w:t>鬧鐘</w:t>
      </w:r>
      <w:r w:rsidRPr="002F2105">
        <w:rPr>
          <w:rFonts w:eastAsia="DFKai-SB"/>
          <w:color w:val="000000" w:themeColor="text1"/>
        </w:rPr>
        <w:t>)</w:t>
      </w:r>
      <w:r w:rsidRPr="002F2105">
        <w:rPr>
          <w:rFonts w:eastAsia="DFKai-SB"/>
          <w:color w:val="000000" w:themeColor="text1"/>
        </w:rPr>
        <w:t>、相⽚談天。</w:t>
      </w:r>
      <w:r w:rsidRPr="002F2105">
        <w:rPr>
          <w:rFonts w:eastAsia="DFKai-SB" w:hint="eastAsia"/>
          <w:color w:val="000000" w:themeColor="text1"/>
        </w:rPr>
        <w:t>透過蒐集</w:t>
      </w:r>
      <w:r w:rsidRPr="002F2105">
        <w:rPr>
          <w:rFonts w:eastAsia="DFKai-SB"/>
          <w:color w:val="000000" w:themeColor="text1"/>
        </w:rPr>
        <w:t>第一批試驗</w:t>
      </w:r>
      <w:r w:rsidRPr="002F2105">
        <w:rPr>
          <w:rFonts w:eastAsia="DFKai-SB" w:hint="eastAsia"/>
          <w:color w:val="000000" w:themeColor="text1"/>
        </w:rPr>
        <w:t>的反饋，對試驗流程進行了</w:t>
      </w:r>
      <w:r w:rsidRPr="002F2105">
        <w:rPr>
          <w:rFonts w:eastAsia="DFKai-SB"/>
          <w:color w:val="000000" w:themeColor="text1"/>
        </w:rPr>
        <w:t>調整，將</w:t>
      </w:r>
      <w:r w:rsidRPr="002F2105">
        <w:rPr>
          <w:rFonts w:eastAsia="DFKai-SB"/>
          <w:color w:val="000000" w:themeColor="text1"/>
        </w:rPr>
        <w:t>3</w:t>
      </w:r>
      <w:r w:rsidRPr="002F2105">
        <w:rPr>
          <w:rFonts w:eastAsia="DFKai-SB"/>
          <w:color w:val="000000" w:themeColor="text1"/>
        </w:rPr>
        <w:t>次試驗整合為</w:t>
      </w:r>
      <w:r w:rsidRPr="002F2105">
        <w:rPr>
          <w:rFonts w:eastAsia="DFKai-SB"/>
          <w:color w:val="000000" w:themeColor="text1"/>
        </w:rPr>
        <w:t>1</w:t>
      </w:r>
      <w:r w:rsidRPr="002F2105">
        <w:rPr>
          <w:rFonts w:eastAsia="DFKai-SB"/>
          <w:color w:val="000000" w:themeColor="text1"/>
        </w:rPr>
        <w:t>次，改由機器人主體</w:t>
      </w:r>
      <w:r w:rsidRPr="002F2105">
        <w:rPr>
          <w:rFonts w:eastAsia="DFKai-SB"/>
          <w:color w:val="000000" w:themeColor="text1"/>
        </w:rPr>
        <w:t>Kebbi</w:t>
      </w:r>
      <w:r w:rsidRPr="002F2105">
        <w:rPr>
          <w:rFonts w:eastAsia="DFKai-SB"/>
          <w:color w:val="000000" w:themeColor="text1"/>
        </w:rPr>
        <w:t>自主向受試者介紹試驗內容並引導試驗進行</w:t>
      </w:r>
      <w:r w:rsidRPr="002F2105">
        <w:rPr>
          <w:rFonts w:eastAsia="DFKai-SB"/>
          <w:color w:val="000000" w:themeColor="text1"/>
        </w:rPr>
        <w:t>(</w:t>
      </w:r>
      <w:r w:rsidRPr="002F2105">
        <w:rPr>
          <w:rFonts w:eastAsia="DFKai-SB" w:hint="eastAsia"/>
          <w:color w:val="000000" w:themeColor="text1"/>
        </w:rPr>
        <w:t>機器引導</w:t>
      </w:r>
      <w:r w:rsidRPr="002F2105">
        <w:rPr>
          <w:rFonts w:eastAsia="DFKai-SB"/>
          <w:color w:val="000000" w:themeColor="text1"/>
        </w:rPr>
        <w:t>)</w:t>
      </w:r>
      <w:r w:rsidRPr="002F2105">
        <w:rPr>
          <w:rFonts w:eastAsia="DFKai-SB"/>
          <w:color w:val="000000" w:themeColor="text1"/>
        </w:rPr>
        <w:t>，實驗⼈員從旁邊輔助受試者，</w:t>
      </w:r>
      <w:r w:rsidRPr="002F2105">
        <w:rPr>
          <w:rFonts w:eastAsia="DFKai-SB" w:hint="eastAsia"/>
          <w:color w:val="000000" w:themeColor="text1"/>
        </w:rPr>
        <w:t>完整</w:t>
      </w:r>
      <w:r w:rsidRPr="002F2105">
        <w:rPr>
          <w:rFonts w:eastAsia="DFKai-SB"/>
          <w:color w:val="000000" w:themeColor="text1"/>
        </w:rPr>
        <w:t>試驗時間調整為約</w:t>
      </w:r>
      <w:r w:rsidRPr="002F2105">
        <w:rPr>
          <w:rFonts w:eastAsia="DFKai-SB"/>
          <w:color w:val="000000" w:themeColor="text1"/>
        </w:rPr>
        <w:t>45~90</w:t>
      </w:r>
      <w:r w:rsidRPr="002F2105">
        <w:rPr>
          <w:rFonts w:eastAsia="DFKai-SB"/>
          <w:color w:val="000000" w:themeColor="text1"/>
        </w:rPr>
        <w:t>分鐘。在</w:t>
      </w:r>
      <w:r w:rsidRPr="002F2105">
        <w:rPr>
          <w:rFonts w:eastAsia="DFKai-SB" w:hint="eastAsia"/>
          <w:color w:val="000000" w:themeColor="text1"/>
        </w:rPr>
        <w:t>試</w:t>
      </w:r>
      <w:r w:rsidRPr="002F2105">
        <w:rPr>
          <w:rFonts w:eastAsia="DFKai-SB"/>
          <w:color w:val="000000" w:themeColor="text1"/>
        </w:rPr>
        <w:t>驗前，針對受試者的寂寞程度</w:t>
      </w:r>
      <w:r w:rsidRPr="002F2105">
        <w:rPr>
          <w:rFonts w:eastAsia="DFKai-SB" w:hint="eastAsia"/>
          <w:color w:val="000000" w:themeColor="text1"/>
        </w:rPr>
        <w:t>增加</w:t>
      </w:r>
      <w:r w:rsidRPr="002F2105">
        <w:rPr>
          <w:rFonts w:eastAsia="DFKai-SB"/>
          <w:color w:val="000000" w:themeColor="text1"/>
        </w:rPr>
        <w:t>量表調查</w:t>
      </w:r>
      <w:r w:rsidRPr="002F2105">
        <w:rPr>
          <w:rFonts w:eastAsia="DFKai-SB"/>
          <w:color w:val="000000" w:themeColor="text1"/>
        </w:rPr>
        <w:t>(0</w:t>
      </w:r>
      <w:r w:rsidRPr="002F2105">
        <w:rPr>
          <w:rFonts w:eastAsia="DFKai-SB" w:hint="eastAsia"/>
          <w:color w:val="000000" w:themeColor="text1"/>
        </w:rPr>
        <w:t>至</w:t>
      </w:r>
      <w:r w:rsidRPr="002F2105">
        <w:rPr>
          <w:rFonts w:eastAsia="DFKai-SB"/>
          <w:color w:val="000000" w:themeColor="text1"/>
        </w:rPr>
        <w:t>9</w:t>
      </w:r>
      <w:r w:rsidRPr="002F2105">
        <w:rPr>
          <w:rFonts w:eastAsia="DFKai-SB" w:hint="eastAsia"/>
          <w:color w:val="000000" w:themeColor="text1"/>
        </w:rPr>
        <w:t>分，分數越高代表寂寞程度越重</w:t>
      </w:r>
      <w:r w:rsidRPr="002F2105">
        <w:rPr>
          <w:rFonts w:eastAsia="DFKai-SB"/>
          <w:color w:val="000000" w:themeColor="text1"/>
        </w:rPr>
        <w:t>)</w:t>
      </w:r>
      <w:r w:rsidRPr="002F2105">
        <w:rPr>
          <w:rFonts w:eastAsia="DFKai-SB"/>
          <w:color w:val="000000" w:themeColor="text1"/>
        </w:rPr>
        <w:t>，並在</w:t>
      </w:r>
      <w:r w:rsidRPr="002F2105">
        <w:rPr>
          <w:rFonts w:eastAsia="DFKai-SB" w:hint="eastAsia"/>
          <w:color w:val="000000" w:themeColor="text1"/>
        </w:rPr>
        <w:t>試</w:t>
      </w:r>
      <w:r w:rsidRPr="002F2105">
        <w:rPr>
          <w:rFonts w:eastAsia="DFKai-SB"/>
          <w:color w:val="000000" w:themeColor="text1"/>
        </w:rPr>
        <w:t>驗後請受試者想像擁有</w:t>
      </w:r>
      <w:r w:rsidRPr="002F2105">
        <w:rPr>
          <w:rFonts w:eastAsia="DFKai-SB"/>
          <w:color w:val="000000" w:themeColor="text1"/>
        </w:rPr>
        <w:t>CHARM(</w:t>
      </w:r>
      <w:r w:rsidRPr="002F2105">
        <w:rPr>
          <w:rFonts w:eastAsia="DFKai-SB" w:hint="eastAsia"/>
          <w:color w:val="000000" w:themeColor="text1"/>
        </w:rPr>
        <w:t>以</w:t>
      </w:r>
      <w:r w:rsidRPr="002F2105">
        <w:rPr>
          <w:rFonts w:eastAsia="DFKai-SB"/>
          <w:color w:val="000000" w:themeColor="text1"/>
        </w:rPr>
        <w:t>Kebbi</w:t>
      </w:r>
      <w:r w:rsidRPr="002F2105">
        <w:rPr>
          <w:rFonts w:eastAsia="DFKai-SB" w:hint="eastAsia"/>
          <w:color w:val="000000" w:themeColor="text1"/>
        </w:rPr>
        <w:t>為實體</w:t>
      </w:r>
      <w:r w:rsidRPr="002F2105">
        <w:rPr>
          <w:rFonts w:eastAsia="DFKai-SB"/>
          <w:color w:val="000000" w:themeColor="text1"/>
        </w:rPr>
        <w:t>)</w:t>
      </w:r>
      <w:r w:rsidRPr="002F2105">
        <w:rPr>
          <w:rFonts w:eastAsia="DFKai-SB"/>
          <w:color w:val="000000" w:themeColor="text1"/>
        </w:rPr>
        <w:t>的</w:t>
      </w:r>
      <w:r w:rsidRPr="002F2105">
        <w:rPr>
          <w:rFonts w:eastAsia="DFKai-SB" w:hint="eastAsia"/>
          <w:color w:val="000000" w:themeColor="text1"/>
        </w:rPr>
        <w:t>情況重新評估</w:t>
      </w:r>
      <w:r w:rsidRPr="002F2105">
        <w:rPr>
          <w:rFonts w:eastAsia="DFKai-SB"/>
          <w:color w:val="000000" w:themeColor="text1"/>
        </w:rPr>
        <w:t>寂寞量表</w:t>
      </w:r>
      <w:r w:rsidRPr="002F2105">
        <w:rPr>
          <w:rFonts w:eastAsia="DFKai-SB" w:hint="eastAsia"/>
          <w:color w:val="000000" w:themeColor="text1"/>
        </w:rPr>
        <w:t>，以作比較</w:t>
      </w:r>
      <w:r w:rsidRPr="002F2105">
        <w:rPr>
          <w:rFonts w:eastAsia="DFKai-SB"/>
          <w:color w:val="000000" w:themeColor="text1"/>
        </w:rPr>
        <w:t>。</w:t>
      </w:r>
    </w:p>
    <w:tbl>
      <w:tblPr>
        <w:tblW w:w="0" w:type="auto"/>
        <w:tblLook w:val="04A0" w:firstRow="1" w:lastRow="0" w:firstColumn="1" w:lastColumn="0" w:noHBand="0" w:noVBand="1"/>
      </w:tblPr>
      <w:tblGrid>
        <w:gridCol w:w="10546"/>
      </w:tblGrid>
      <w:tr w:rsidR="002F2105" w:rsidRPr="002F2105" w14:paraId="04FCD63B" w14:textId="77777777">
        <w:tc>
          <w:tcPr>
            <w:tcW w:w="10762" w:type="dxa"/>
            <w:shd w:val="clear" w:color="auto" w:fill="auto"/>
          </w:tcPr>
          <w:p w14:paraId="4B793BED" w14:textId="049C1651" w:rsidR="00D57625" w:rsidRPr="002F2105" w:rsidRDefault="003600E2" w:rsidP="003D12DF">
            <w:pPr>
              <w:rPr>
                <w:rFonts w:eastAsia="DFKai-SB"/>
                <w:color w:val="000000" w:themeColor="text1"/>
              </w:rPr>
            </w:pPr>
            <w:r w:rsidRPr="002F2105">
              <w:rPr>
                <w:noProof/>
                <w:color w:val="000000" w:themeColor="text1"/>
              </w:rPr>
              <w:drawing>
                <wp:anchor distT="0" distB="0" distL="114300" distR="114300" simplePos="0" relativeHeight="251662336" behindDoc="0" locked="0" layoutInCell="1" allowOverlap="0" wp14:anchorId="4BDB0FED" wp14:editId="4AD5BC0D">
                  <wp:simplePos x="0" y="0"/>
                  <wp:positionH relativeFrom="column">
                    <wp:posOffset>2072005</wp:posOffset>
                  </wp:positionH>
                  <wp:positionV relativeFrom="paragraph">
                    <wp:posOffset>65405</wp:posOffset>
                  </wp:positionV>
                  <wp:extent cx="2664460" cy="1498600"/>
                  <wp:effectExtent l="0" t="0" r="0" b="0"/>
                  <wp:wrapTopAndBottom/>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4460" cy="1498600"/>
                          </a:xfrm>
                          <a:prstGeom prst="rect">
                            <a:avLst/>
                          </a:prstGeom>
                          <a:noFill/>
                        </pic:spPr>
                      </pic:pic>
                    </a:graphicData>
                  </a:graphic>
                  <wp14:sizeRelH relativeFrom="margin">
                    <wp14:pctWidth>0</wp14:pctWidth>
                  </wp14:sizeRelH>
                  <wp14:sizeRelV relativeFrom="margin">
                    <wp14:pctHeight>0</wp14:pctHeight>
                  </wp14:sizeRelV>
                </wp:anchor>
              </w:drawing>
            </w:r>
          </w:p>
        </w:tc>
      </w:tr>
      <w:tr w:rsidR="00D57625" w:rsidRPr="002F2105" w14:paraId="64C9EFC0" w14:textId="77777777">
        <w:tc>
          <w:tcPr>
            <w:tcW w:w="10762" w:type="dxa"/>
            <w:shd w:val="clear" w:color="auto" w:fill="auto"/>
          </w:tcPr>
          <w:p w14:paraId="72B354D2" w14:textId="6F4FF469" w:rsidR="00D57625" w:rsidRPr="002F2105" w:rsidRDefault="00D57625">
            <w:pPr>
              <w:jc w:val="center"/>
              <w:rPr>
                <w:rFonts w:eastAsia="DFKai-SB"/>
                <w:color w:val="000000" w:themeColor="text1"/>
              </w:rPr>
            </w:pPr>
            <w:r w:rsidRPr="002F2105">
              <w:rPr>
                <w:rFonts w:eastAsia="DFKai-SB"/>
                <w:color w:val="000000" w:themeColor="text1"/>
              </w:rPr>
              <w:t>圖二、</w:t>
            </w:r>
            <w:r w:rsidRPr="002F2105">
              <w:rPr>
                <w:rFonts w:eastAsia="DFKai-SB" w:hint="eastAsia"/>
                <w:color w:val="000000" w:themeColor="text1"/>
              </w:rPr>
              <w:t>試驗情景</w:t>
            </w:r>
            <w:r w:rsidRPr="002F2105">
              <w:rPr>
                <w:rFonts w:eastAsia="DFKai-SB"/>
                <w:color w:val="000000" w:themeColor="text1"/>
              </w:rPr>
              <w:t>(</w:t>
            </w:r>
            <w:r w:rsidRPr="002F2105">
              <w:rPr>
                <w:rFonts w:eastAsia="DFKai-SB"/>
                <w:color w:val="000000" w:themeColor="text1"/>
              </w:rPr>
              <w:t>左為實驗⼈員，右為受試者，圖中正在</w:t>
            </w:r>
            <w:r w:rsidRPr="002F2105">
              <w:rPr>
                <w:rFonts w:eastAsia="DFKai-SB" w:hint="eastAsia"/>
                <w:color w:val="000000" w:themeColor="text1"/>
              </w:rPr>
              <w:t>測</w:t>
            </w:r>
            <w:r w:rsidRPr="002F2105">
              <w:rPr>
                <w:rFonts w:eastAsia="DFKai-SB"/>
                <w:color w:val="000000" w:themeColor="text1"/>
              </w:rPr>
              <w:t>試記事功能</w:t>
            </w:r>
            <w:r w:rsidRPr="002F2105">
              <w:rPr>
                <w:rFonts w:eastAsia="DFKai-SB"/>
                <w:color w:val="000000" w:themeColor="text1"/>
              </w:rPr>
              <w:t>)</w:t>
            </w:r>
          </w:p>
        </w:tc>
      </w:tr>
    </w:tbl>
    <w:p w14:paraId="3240CA15" w14:textId="77777777" w:rsidR="00D57625" w:rsidRPr="002F2105" w:rsidRDefault="00D57625" w:rsidP="003D12DF">
      <w:pPr>
        <w:ind w:firstLine="480"/>
        <w:rPr>
          <w:rFonts w:eastAsia="DFKai-SB"/>
          <w:color w:val="000000" w:themeColor="text1"/>
        </w:rPr>
      </w:pPr>
    </w:p>
    <w:p w14:paraId="2C230ED7" w14:textId="77777777" w:rsidR="003D12DF" w:rsidRPr="002F2105" w:rsidRDefault="003D12DF" w:rsidP="003D12DF">
      <w:pPr>
        <w:pStyle w:val="ListParagraph"/>
        <w:ind w:leftChars="0" w:left="0" w:firstLineChars="200" w:firstLine="480"/>
        <w:jc w:val="both"/>
        <w:rPr>
          <w:rFonts w:eastAsia="DFKai-SB"/>
          <w:color w:val="000000" w:themeColor="text1"/>
        </w:rPr>
      </w:pPr>
    </w:p>
    <w:p w14:paraId="6F99333A" w14:textId="2715E174" w:rsidR="003D12DF" w:rsidRPr="002F2105" w:rsidRDefault="003D12DF" w:rsidP="00325620">
      <w:pPr>
        <w:ind w:firstLine="480"/>
        <w:rPr>
          <w:rFonts w:eastAsia="DFKai-SB"/>
          <w:color w:val="000000" w:themeColor="text1"/>
          <w:kern w:val="0"/>
        </w:rPr>
      </w:pPr>
      <w:r w:rsidRPr="002F2105">
        <w:rPr>
          <w:rFonts w:eastAsia="DFKai-SB" w:hint="eastAsia"/>
          <w:color w:val="000000" w:themeColor="text1"/>
          <w:kern w:val="0"/>
        </w:rPr>
        <w:t>截至</w:t>
      </w:r>
      <w:r w:rsidRPr="002F2105">
        <w:rPr>
          <w:rFonts w:eastAsia="DFKai-SB"/>
          <w:color w:val="000000" w:themeColor="text1"/>
          <w:kern w:val="0"/>
        </w:rPr>
        <w:t>112</w:t>
      </w:r>
      <w:r w:rsidRPr="002F2105">
        <w:rPr>
          <w:rFonts w:eastAsia="DFKai-SB" w:hint="eastAsia"/>
          <w:color w:val="000000" w:themeColor="text1"/>
          <w:kern w:val="0"/>
        </w:rPr>
        <w:t>年</w:t>
      </w:r>
      <w:r w:rsidRPr="002F2105">
        <w:rPr>
          <w:rFonts w:eastAsia="DFKai-SB"/>
          <w:color w:val="000000" w:themeColor="text1"/>
          <w:kern w:val="0"/>
        </w:rPr>
        <w:t>8</w:t>
      </w:r>
      <w:r w:rsidRPr="002F2105">
        <w:rPr>
          <w:rFonts w:eastAsia="DFKai-SB" w:hint="eastAsia"/>
          <w:color w:val="000000" w:themeColor="text1"/>
          <w:kern w:val="0"/>
        </w:rPr>
        <w:t>月</w:t>
      </w:r>
      <w:r w:rsidRPr="002F2105">
        <w:rPr>
          <w:rFonts w:eastAsia="DFKai-SB"/>
          <w:color w:val="000000" w:themeColor="text1"/>
          <w:kern w:val="0"/>
        </w:rPr>
        <w:t>10</w:t>
      </w:r>
      <w:r w:rsidRPr="002F2105">
        <w:rPr>
          <w:rFonts w:eastAsia="DFKai-SB" w:hint="eastAsia"/>
          <w:color w:val="000000" w:themeColor="text1"/>
          <w:kern w:val="0"/>
        </w:rPr>
        <w:t>日，共計招募</w:t>
      </w:r>
      <w:r w:rsidRPr="002F2105">
        <w:rPr>
          <w:rFonts w:eastAsia="DFKai-SB"/>
          <w:color w:val="000000" w:themeColor="text1"/>
          <w:kern w:val="0"/>
        </w:rPr>
        <w:t>15</w:t>
      </w:r>
      <w:r w:rsidRPr="002F2105">
        <w:rPr>
          <w:rFonts w:eastAsia="DFKai-SB" w:hint="eastAsia"/>
          <w:color w:val="000000" w:themeColor="text1"/>
          <w:kern w:val="0"/>
        </w:rPr>
        <w:t>位受試者，其中，男性</w:t>
      </w:r>
      <w:r w:rsidRPr="002F2105">
        <w:rPr>
          <w:rFonts w:eastAsia="DFKai-SB"/>
          <w:color w:val="000000" w:themeColor="text1"/>
        </w:rPr>
        <w:t>5</w:t>
      </w:r>
      <w:r w:rsidRPr="002F2105">
        <w:rPr>
          <w:rFonts w:eastAsia="DFKai-SB" w:hint="eastAsia"/>
          <w:color w:val="000000" w:themeColor="text1"/>
          <w:kern w:val="0"/>
        </w:rPr>
        <w:t>人，女性</w:t>
      </w:r>
      <w:r w:rsidRPr="002F2105">
        <w:rPr>
          <w:rFonts w:eastAsia="DFKai-SB"/>
          <w:color w:val="000000" w:themeColor="text1"/>
        </w:rPr>
        <w:t>10</w:t>
      </w:r>
      <w:r w:rsidRPr="002F2105">
        <w:rPr>
          <w:rFonts w:eastAsia="DFKai-SB" w:hint="eastAsia"/>
          <w:color w:val="000000" w:themeColor="text1"/>
          <w:kern w:val="0"/>
        </w:rPr>
        <w:t>人，平均年齡為</w:t>
      </w:r>
      <w:r w:rsidRPr="002F2105">
        <w:rPr>
          <w:rFonts w:eastAsia="DFKai-SB"/>
          <w:color w:val="000000" w:themeColor="text1"/>
          <w:kern w:val="0"/>
        </w:rPr>
        <w:t>72.33</w:t>
      </w:r>
      <w:r w:rsidRPr="002F2105">
        <w:rPr>
          <w:rFonts w:eastAsia="DFKai-SB" w:hint="eastAsia"/>
          <w:color w:val="000000" w:themeColor="text1"/>
          <w:kern w:val="0"/>
        </w:rPr>
        <w:t>歲</w:t>
      </w:r>
      <w:r w:rsidRPr="002F2105">
        <w:rPr>
          <w:rFonts w:eastAsia="DFKai-SB"/>
          <w:color w:val="000000" w:themeColor="text1"/>
          <w:kern w:val="0"/>
        </w:rPr>
        <w:t>(</w:t>
      </w:r>
      <w:r w:rsidRPr="002F2105">
        <w:rPr>
          <w:rFonts w:eastAsia="DFKai-SB" w:hint="eastAsia"/>
          <w:color w:val="000000" w:themeColor="text1"/>
          <w:kern w:val="0"/>
        </w:rPr>
        <w:t>最</w:t>
      </w:r>
      <w:r w:rsidRPr="002F2105">
        <w:rPr>
          <w:rFonts w:eastAsia="DFKai-SB"/>
          <w:color w:val="000000" w:themeColor="text1"/>
        </w:rPr>
        <w:t>小</w:t>
      </w:r>
      <w:r w:rsidRPr="002F2105">
        <w:rPr>
          <w:rFonts w:eastAsia="DFKai-SB"/>
          <w:color w:val="000000" w:themeColor="text1"/>
        </w:rPr>
        <w:t>51</w:t>
      </w:r>
      <w:r w:rsidRPr="002F2105">
        <w:rPr>
          <w:rFonts w:eastAsia="DFKai-SB" w:hint="eastAsia"/>
          <w:color w:val="000000" w:themeColor="text1"/>
          <w:kern w:val="0"/>
        </w:rPr>
        <w:t>歲，最</w:t>
      </w:r>
      <w:r w:rsidRPr="002F2105">
        <w:rPr>
          <w:rFonts w:eastAsia="DFKai-SB"/>
          <w:color w:val="000000" w:themeColor="text1"/>
        </w:rPr>
        <w:t>大</w:t>
      </w:r>
      <w:r w:rsidRPr="002F2105">
        <w:rPr>
          <w:rFonts w:eastAsia="DFKai-SB"/>
          <w:color w:val="000000" w:themeColor="text1"/>
        </w:rPr>
        <w:t>84</w:t>
      </w:r>
      <w:r w:rsidRPr="002F2105">
        <w:rPr>
          <w:rFonts w:eastAsia="DFKai-SB" w:hint="eastAsia"/>
          <w:color w:val="000000" w:themeColor="text1"/>
          <w:kern w:val="0"/>
        </w:rPr>
        <w:t>歲</w:t>
      </w:r>
      <w:r w:rsidRPr="002F2105">
        <w:rPr>
          <w:rFonts w:eastAsia="DFKai-SB"/>
          <w:color w:val="000000" w:themeColor="text1"/>
          <w:kern w:val="0"/>
        </w:rPr>
        <w:t>)</w:t>
      </w:r>
      <w:r w:rsidRPr="002F2105">
        <w:rPr>
          <w:rFonts w:eastAsia="DFKai-SB" w:hint="eastAsia"/>
          <w:color w:val="000000" w:themeColor="text1"/>
          <w:kern w:val="0"/>
        </w:rPr>
        <w:t>；認知退化情形之分佈為失智症</w:t>
      </w:r>
      <w:r w:rsidRPr="002F2105">
        <w:rPr>
          <w:rFonts w:eastAsia="DFKai-SB"/>
          <w:color w:val="000000" w:themeColor="text1"/>
          <w:kern w:val="0"/>
        </w:rPr>
        <w:t xml:space="preserve">(AD) 2 </w:t>
      </w:r>
      <w:r w:rsidRPr="002F2105">
        <w:rPr>
          <w:rFonts w:eastAsia="DFKai-SB" w:hint="eastAsia"/>
          <w:color w:val="000000" w:themeColor="text1"/>
          <w:kern w:val="0"/>
        </w:rPr>
        <w:t>人、輕度認知障礙</w:t>
      </w:r>
      <w:r w:rsidRPr="002F2105">
        <w:rPr>
          <w:rFonts w:eastAsia="DFKai-SB"/>
          <w:color w:val="000000" w:themeColor="text1"/>
          <w:kern w:val="0"/>
        </w:rPr>
        <w:t xml:space="preserve">( MCI) 5 </w:t>
      </w:r>
      <w:r w:rsidRPr="002F2105">
        <w:rPr>
          <w:rFonts w:eastAsia="DFKai-SB" w:hint="eastAsia"/>
          <w:color w:val="000000" w:themeColor="text1"/>
          <w:kern w:val="0"/>
        </w:rPr>
        <w:t>位、健康對照組</w:t>
      </w:r>
      <w:r w:rsidRPr="002F2105">
        <w:rPr>
          <w:rFonts w:eastAsia="DFKai-SB"/>
          <w:color w:val="000000" w:themeColor="text1"/>
          <w:kern w:val="0"/>
        </w:rPr>
        <w:t xml:space="preserve">(HC) 8 </w:t>
      </w:r>
      <w:r w:rsidRPr="002F2105">
        <w:rPr>
          <w:rFonts w:eastAsia="DFKai-SB" w:hint="eastAsia"/>
          <w:color w:val="000000" w:themeColor="text1"/>
          <w:kern w:val="0"/>
        </w:rPr>
        <w:t>人；教育程度分佈為⼤學</w:t>
      </w:r>
      <w:r w:rsidRPr="002F2105">
        <w:rPr>
          <w:rFonts w:eastAsia="DFKai-SB"/>
          <w:color w:val="000000" w:themeColor="text1"/>
          <w:kern w:val="0"/>
        </w:rPr>
        <w:t xml:space="preserve"> 9</w:t>
      </w:r>
      <w:r w:rsidRPr="002F2105">
        <w:rPr>
          <w:rFonts w:eastAsia="DFKai-SB" w:hint="eastAsia"/>
          <w:color w:val="000000" w:themeColor="text1"/>
          <w:kern w:val="0"/>
        </w:rPr>
        <w:t>人、⾼中</w:t>
      </w:r>
      <w:r w:rsidRPr="002F2105">
        <w:rPr>
          <w:rFonts w:eastAsia="DFKai-SB"/>
          <w:color w:val="000000" w:themeColor="text1"/>
          <w:kern w:val="0"/>
        </w:rPr>
        <w:t>(</w:t>
      </w:r>
      <w:r w:rsidRPr="002F2105">
        <w:rPr>
          <w:rFonts w:eastAsia="DFKai-SB" w:hint="eastAsia"/>
          <w:color w:val="000000" w:themeColor="text1"/>
          <w:kern w:val="0"/>
        </w:rPr>
        <w:t>職</w:t>
      </w:r>
      <w:r w:rsidRPr="002F2105">
        <w:rPr>
          <w:rFonts w:eastAsia="DFKai-SB"/>
          <w:color w:val="000000" w:themeColor="text1"/>
          <w:kern w:val="0"/>
        </w:rPr>
        <w:t xml:space="preserve">) 3 </w:t>
      </w:r>
      <w:r w:rsidRPr="002F2105">
        <w:rPr>
          <w:rFonts w:eastAsia="DFKai-SB" w:hint="eastAsia"/>
          <w:color w:val="000000" w:themeColor="text1"/>
          <w:kern w:val="0"/>
        </w:rPr>
        <w:t>人、</w:t>
      </w:r>
      <w:r w:rsidRPr="002F2105">
        <w:rPr>
          <w:rFonts w:eastAsia="DFKai-SB"/>
          <w:color w:val="000000" w:themeColor="text1"/>
          <w:kern w:val="0"/>
        </w:rPr>
        <w:t xml:space="preserve"> </w:t>
      </w:r>
      <w:r w:rsidRPr="002F2105">
        <w:rPr>
          <w:rFonts w:eastAsia="DFKai-SB" w:hint="eastAsia"/>
          <w:color w:val="000000" w:themeColor="text1"/>
          <w:kern w:val="0"/>
        </w:rPr>
        <w:t>國中</w:t>
      </w:r>
      <w:r w:rsidRPr="002F2105">
        <w:rPr>
          <w:rFonts w:eastAsia="DFKai-SB"/>
          <w:color w:val="000000" w:themeColor="text1"/>
          <w:kern w:val="0"/>
        </w:rPr>
        <w:t>(</w:t>
      </w:r>
      <w:r w:rsidRPr="002F2105">
        <w:rPr>
          <w:rFonts w:eastAsia="DFKai-SB" w:hint="eastAsia"/>
          <w:color w:val="000000" w:themeColor="text1"/>
          <w:kern w:val="0"/>
        </w:rPr>
        <w:t>含</w:t>
      </w:r>
      <w:r w:rsidRPr="002F2105">
        <w:rPr>
          <w:rFonts w:eastAsia="DFKai-SB"/>
          <w:color w:val="000000" w:themeColor="text1"/>
          <w:kern w:val="0"/>
        </w:rPr>
        <w:t>)</w:t>
      </w:r>
      <w:r w:rsidRPr="002F2105">
        <w:rPr>
          <w:rFonts w:eastAsia="DFKai-SB" w:hint="eastAsia"/>
          <w:color w:val="000000" w:themeColor="text1"/>
          <w:kern w:val="0"/>
        </w:rPr>
        <w:t>以下</w:t>
      </w:r>
      <w:r w:rsidRPr="002F2105">
        <w:rPr>
          <w:rFonts w:eastAsia="DFKai-SB"/>
          <w:color w:val="000000" w:themeColor="text1"/>
          <w:kern w:val="0"/>
        </w:rPr>
        <w:t xml:space="preserve"> 3</w:t>
      </w:r>
      <w:r w:rsidRPr="002F2105">
        <w:rPr>
          <w:rFonts w:eastAsia="DFKai-SB" w:hint="eastAsia"/>
          <w:color w:val="000000" w:themeColor="text1"/>
          <w:kern w:val="0"/>
        </w:rPr>
        <w:t>人；使⽤智慧型產品的頻率分佈為經常使⽤</w:t>
      </w:r>
      <w:r w:rsidRPr="002F2105">
        <w:rPr>
          <w:rFonts w:eastAsia="DFKai-SB"/>
          <w:color w:val="000000" w:themeColor="text1"/>
          <w:kern w:val="0"/>
        </w:rPr>
        <w:t xml:space="preserve"> 10</w:t>
      </w:r>
      <w:r w:rsidRPr="002F2105">
        <w:rPr>
          <w:rFonts w:eastAsia="DFKai-SB" w:hint="eastAsia"/>
          <w:color w:val="000000" w:themeColor="text1"/>
          <w:kern w:val="0"/>
        </w:rPr>
        <w:t>人、</w:t>
      </w:r>
      <w:r w:rsidRPr="002F2105">
        <w:rPr>
          <w:rFonts w:eastAsia="DFKai-SB"/>
          <w:color w:val="000000" w:themeColor="text1"/>
          <w:kern w:val="0"/>
        </w:rPr>
        <w:t xml:space="preserve"> </w:t>
      </w:r>
      <w:r w:rsidRPr="002F2105">
        <w:rPr>
          <w:rFonts w:eastAsia="DFKai-SB" w:hint="eastAsia"/>
          <w:color w:val="000000" w:themeColor="text1"/>
          <w:kern w:val="0"/>
        </w:rPr>
        <w:t>偶爾使⽤</w:t>
      </w:r>
      <w:r w:rsidRPr="002F2105">
        <w:rPr>
          <w:rFonts w:eastAsia="DFKai-SB"/>
          <w:color w:val="000000" w:themeColor="text1"/>
          <w:kern w:val="0"/>
        </w:rPr>
        <w:t xml:space="preserve"> 3</w:t>
      </w:r>
      <w:r w:rsidRPr="002F2105">
        <w:rPr>
          <w:rFonts w:eastAsia="DFKai-SB" w:hint="eastAsia"/>
          <w:color w:val="000000" w:themeColor="text1"/>
          <w:kern w:val="0"/>
        </w:rPr>
        <w:t>人、</w:t>
      </w:r>
      <w:r w:rsidRPr="002F2105">
        <w:rPr>
          <w:rFonts w:eastAsia="DFKai-SB"/>
          <w:color w:val="000000" w:themeColor="text1"/>
          <w:kern w:val="0"/>
        </w:rPr>
        <w:t xml:space="preserve"> </w:t>
      </w:r>
      <w:r w:rsidRPr="002F2105">
        <w:rPr>
          <w:rFonts w:eastAsia="DFKai-SB" w:hint="eastAsia"/>
          <w:color w:val="000000" w:themeColor="text1"/>
          <w:kern w:val="0"/>
        </w:rPr>
        <w:t>從未使⽤</w:t>
      </w:r>
      <w:r w:rsidRPr="002F2105">
        <w:rPr>
          <w:rFonts w:eastAsia="DFKai-SB"/>
          <w:color w:val="000000" w:themeColor="text1"/>
          <w:kern w:val="0"/>
        </w:rPr>
        <w:t xml:space="preserve"> 2</w:t>
      </w:r>
      <w:r w:rsidRPr="002F2105">
        <w:rPr>
          <w:rFonts w:eastAsia="DFKai-SB" w:hint="eastAsia"/>
          <w:color w:val="000000" w:themeColor="text1"/>
          <w:kern w:val="0"/>
        </w:rPr>
        <w:t>人。</w:t>
      </w:r>
      <w:r w:rsidRPr="002F2105">
        <w:rPr>
          <w:rFonts w:eastAsia="DFKai-SB"/>
          <w:color w:val="000000" w:themeColor="text1"/>
          <w:kern w:val="0"/>
        </w:rPr>
        <w:t>10</w:t>
      </w:r>
      <w:r w:rsidRPr="002F2105">
        <w:rPr>
          <w:rFonts w:eastAsia="DFKai-SB" w:hint="eastAsia"/>
          <w:color w:val="000000" w:themeColor="text1"/>
          <w:kern w:val="0"/>
        </w:rPr>
        <w:t>位受試者參與第⼀批試驗</w:t>
      </w:r>
      <w:r w:rsidRPr="002F2105">
        <w:rPr>
          <w:rFonts w:eastAsia="DFKai-SB"/>
          <w:color w:val="000000" w:themeColor="text1"/>
          <w:kern w:val="0"/>
        </w:rPr>
        <w:t>(</w:t>
      </w:r>
      <w:r w:rsidRPr="002F2105">
        <w:rPr>
          <w:rFonts w:eastAsia="DFKai-SB" w:hint="eastAsia"/>
          <w:color w:val="000000" w:themeColor="text1"/>
          <w:kern w:val="0"/>
        </w:rPr>
        <w:t>人工引導模式</w:t>
      </w:r>
      <w:r w:rsidRPr="002F2105">
        <w:rPr>
          <w:rFonts w:eastAsia="DFKai-SB"/>
          <w:color w:val="000000" w:themeColor="text1"/>
          <w:kern w:val="0"/>
        </w:rPr>
        <w:t>)</w:t>
      </w:r>
      <w:r w:rsidRPr="002F2105">
        <w:rPr>
          <w:rFonts w:eastAsia="DFKai-SB" w:hint="eastAsia"/>
          <w:color w:val="000000" w:themeColor="text1"/>
          <w:kern w:val="0"/>
        </w:rPr>
        <w:t>，</w:t>
      </w:r>
      <w:r w:rsidRPr="002F2105">
        <w:rPr>
          <w:rFonts w:eastAsia="DFKai-SB"/>
          <w:color w:val="000000" w:themeColor="text1"/>
          <w:kern w:val="0"/>
        </w:rPr>
        <w:t>5</w:t>
      </w:r>
      <w:r w:rsidRPr="002F2105">
        <w:rPr>
          <w:rFonts w:eastAsia="DFKai-SB" w:hint="eastAsia"/>
          <w:color w:val="000000" w:themeColor="text1"/>
          <w:kern w:val="0"/>
        </w:rPr>
        <w:t>位參與調整流程後的第⼆批試驗</w:t>
      </w:r>
      <w:r w:rsidRPr="002F2105">
        <w:rPr>
          <w:rFonts w:eastAsia="DFKai-SB"/>
          <w:color w:val="000000" w:themeColor="text1"/>
          <w:kern w:val="0"/>
        </w:rPr>
        <w:t>(</w:t>
      </w:r>
      <w:r w:rsidRPr="002F2105">
        <w:rPr>
          <w:rFonts w:eastAsia="DFKai-SB" w:hint="eastAsia"/>
          <w:color w:val="000000" w:themeColor="text1"/>
          <w:kern w:val="0"/>
        </w:rPr>
        <w:t>機器引導模式</w:t>
      </w:r>
      <w:r w:rsidRPr="002F2105">
        <w:rPr>
          <w:rFonts w:eastAsia="DFKai-SB"/>
          <w:color w:val="000000" w:themeColor="text1"/>
          <w:kern w:val="0"/>
        </w:rPr>
        <w:t>)</w:t>
      </w:r>
      <w:r w:rsidRPr="002F2105">
        <w:rPr>
          <w:rFonts w:eastAsia="DFKai-SB" w:hint="eastAsia"/>
          <w:color w:val="000000" w:themeColor="text1"/>
          <w:kern w:val="0"/>
        </w:rPr>
        <w:t>。</w:t>
      </w:r>
    </w:p>
    <w:p w14:paraId="634F2996" w14:textId="61BD2414" w:rsidR="003D12DF" w:rsidRPr="002F2105" w:rsidRDefault="003D12DF" w:rsidP="00325620">
      <w:pPr>
        <w:ind w:firstLine="480"/>
        <w:rPr>
          <w:rFonts w:eastAsia="DFKai-SB"/>
          <w:color w:val="000000" w:themeColor="text1"/>
        </w:rPr>
      </w:pPr>
      <w:r w:rsidRPr="002F2105">
        <w:rPr>
          <w:rFonts w:eastAsia="DFKai-SB" w:hint="eastAsia"/>
          <w:color w:val="000000" w:themeColor="text1"/>
          <w:kern w:val="0"/>
        </w:rPr>
        <w:t>在第⼀批試驗中，受試者在</w:t>
      </w:r>
      <w:r w:rsidRPr="002F2105">
        <w:rPr>
          <w:rFonts w:eastAsia="DFKai-SB"/>
          <w:color w:val="000000" w:themeColor="text1"/>
          <w:kern w:val="0"/>
        </w:rPr>
        <w:t>3</w:t>
      </w:r>
      <w:r w:rsidRPr="002F2105">
        <w:rPr>
          <w:rFonts w:eastAsia="DFKai-SB" w:hint="eastAsia"/>
          <w:color w:val="000000" w:themeColor="text1"/>
          <w:kern w:val="0"/>
        </w:rPr>
        <w:t>次測試中感到印象深刻的功能分別為保健知識</w:t>
      </w:r>
      <w:r w:rsidRPr="002F2105">
        <w:rPr>
          <w:rFonts w:eastAsia="DFKai-SB"/>
          <w:color w:val="000000" w:themeColor="text1"/>
          <w:kern w:val="0"/>
        </w:rPr>
        <w:t>(</w:t>
      </w:r>
      <w:r w:rsidRPr="002F2105">
        <w:rPr>
          <w:rFonts w:eastAsia="DFKai-SB" w:hint="eastAsia"/>
          <w:color w:val="000000" w:themeColor="text1"/>
          <w:kern w:val="0"/>
        </w:rPr>
        <w:t>第</w:t>
      </w:r>
      <w:r w:rsidRPr="002F2105">
        <w:rPr>
          <w:rFonts w:eastAsia="DFKai-SB"/>
          <w:color w:val="000000" w:themeColor="text1"/>
          <w:kern w:val="0"/>
        </w:rPr>
        <w:t>1</w:t>
      </w:r>
      <w:r w:rsidRPr="002F2105">
        <w:rPr>
          <w:rFonts w:eastAsia="DFKai-SB" w:hint="eastAsia"/>
          <w:color w:val="000000" w:themeColor="text1"/>
          <w:kern w:val="0"/>
        </w:rPr>
        <w:t>次，</w:t>
      </w:r>
      <w:r w:rsidRPr="002F2105">
        <w:rPr>
          <w:rFonts w:eastAsia="DFKai-SB"/>
          <w:color w:val="000000" w:themeColor="text1"/>
          <w:kern w:val="0"/>
        </w:rPr>
        <w:t xml:space="preserve"> 80%)</w:t>
      </w:r>
      <w:r w:rsidRPr="002F2105">
        <w:rPr>
          <w:rFonts w:eastAsia="DFKai-SB" w:hint="eastAsia"/>
          <w:color w:val="000000" w:themeColor="text1"/>
          <w:kern w:val="0"/>
        </w:rPr>
        <w:t>、認知評估</w:t>
      </w:r>
      <w:r w:rsidRPr="002F2105">
        <w:rPr>
          <w:rFonts w:eastAsia="DFKai-SB"/>
          <w:color w:val="000000" w:themeColor="text1"/>
          <w:kern w:val="0"/>
        </w:rPr>
        <w:t>(</w:t>
      </w:r>
      <w:r w:rsidRPr="002F2105">
        <w:rPr>
          <w:rFonts w:eastAsia="DFKai-SB" w:hint="eastAsia"/>
          <w:color w:val="000000" w:themeColor="text1"/>
          <w:kern w:val="0"/>
        </w:rPr>
        <w:t>第</w:t>
      </w:r>
      <w:r w:rsidRPr="002F2105">
        <w:rPr>
          <w:rFonts w:eastAsia="DFKai-SB"/>
          <w:color w:val="000000" w:themeColor="text1"/>
          <w:kern w:val="0"/>
        </w:rPr>
        <w:t>2</w:t>
      </w:r>
      <w:r w:rsidRPr="002F2105">
        <w:rPr>
          <w:rFonts w:eastAsia="DFKai-SB" w:hint="eastAsia"/>
          <w:color w:val="000000" w:themeColor="text1"/>
          <w:kern w:val="0"/>
        </w:rPr>
        <w:t>次，</w:t>
      </w:r>
      <w:r w:rsidRPr="002F2105">
        <w:rPr>
          <w:rFonts w:eastAsia="DFKai-SB"/>
          <w:color w:val="000000" w:themeColor="text1"/>
          <w:kern w:val="0"/>
        </w:rPr>
        <w:t>70%)</w:t>
      </w:r>
      <w:r w:rsidRPr="002F2105">
        <w:rPr>
          <w:rFonts w:eastAsia="DFKai-SB" w:hint="eastAsia"/>
          <w:color w:val="000000" w:themeColor="text1"/>
          <w:kern w:val="0"/>
        </w:rPr>
        <w:t>、⼼情溫度計</w:t>
      </w:r>
      <w:r w:rsidRPr="002F2105">
        <w:rPr>
          <w:rFonts w:eastAsia="DFKai-SB"/>
          <w:color w:val="000000" w:themeColor="text1"/>
          <w:kern w:val="0"/>
        </w:rPr>
        <w:t>(</w:t>
      </w:r>
      <w:r w:rsidRPr="002F2105">
        <w:rPr>
          <w:rFonts w:eastAsia="DFKai-SB" w:hint="eastAsia"/>
          <w:color w:val="000000" w:themeColor="text1"/>
          <w:kern w:val="0"/>
        </w:rPr>
        <w:t>第</w:t>
      </w:r>
      <w:r w:rsidRPr="002F2105">
        <w:rPr>
          <w:rFonts w:eastAsia="DFKai-SB"/>
          <w:color w:val="000000" w:themeColor="text1"/>
          <w:kern w:val="0"/>
        </w:rPr>
        <w:t>3</w:t>
      </w:r>
      <w:r w:rsidRPr="002F2105">
        <w:rPr>
          <w:rFonts w:eastAsia="DFKai-SB" w:hint="eastAsia"/>
          <w:color w:val="000000" w:themeColor="text1"/>
          <w:kern w:val="0"/>
        </w:rPr>
        <w:t>次，</w:t>
      </w:r>
      <w:r w:rsidRPr="002F2105">
        <w:rPr>
          <w:rFonts w:eastAsia="DFKai-SB"/>
          <w:color w:val="000000" w:themeColor="text1"/>
          <w:kern w:val="0"/>
        </w:rPr>
        <w:t>70%)</w:t>
      </w:r>
      <w:r w:rsidRPr="002F2105">
        <w:rPr>
          <w:rFonts w:eastAsia="DFKai-SB" w:hint="eastAsia"/>
          <w:color w:val="000000" w:themeColor="text1"/>
          <w:kern w:val="0"/>
        </w:rPr>
        <w:t>。在第⼆批實驗中，受試者較有印象的模組為娛樂</w:t>
      </w:r>
      <w:r w:rsidRPr="002F2105">
        <w:rPr>
          <w:rFonts w:eastAsia="DFKai-SB"/>
          <w:color w:val="000000" w:themeColor="text1"/>
          <w:kern w:val="0"/>
        </w:rPr>
        <w:t>(</w:t>
      </w:r>
      <w:r w:rsidRPr="002F2105">
        <w:rPr>
          <w:rFonts w:eastAsia="DFKai-SB" w:hint="eastAsia"/>
          <w:color w:val="000000" w:themeColor="text1"/>
          <w:kern w:val="0"/>
        </w:rPr>
        <w:t>影⽚</w:t>
      </w:r>
      <w:r w:rsidRPr="002F2105">
        <w:rPr>
          <w:rFonts w:eastAsia="DFKai-SB"/>
          <w:color w:val="000000" w:themeColor="text1"/>
          <w:kern w:val="0"/>
        </w:rPr>
        <w:t>+</w:t>
      </w:r>
      <w:r w:rsidRPr="002F2105">
        <w:rPr>
          <w:rFonts w:eastAsia="DFKai-SB" w:hint="eastAsia"/>
          <w:color w:val="000000" w:themeColor="text1"/>
          <w:kern w:val="0"/>
        </w:rPr>
        <w:t>遊戲</w:t>
      </w:r>
      <w:r w:rsidRPr="002F2105">
        <w:rPr>
          <w:rFonts w:eastAsia="DFKai-SB"/>
          <w:color w:val="000000" w:themeColor="text1"/>
          <w:kern w:val="0"/>
        </w:rPr>
        <w:t>+</w:t>
      </w:r>
      <w:r w:rsidRPr="002F2105">
        <w:rPr>
          <w:rFonts w:eastAsia="DFKai-SB" w:hint="eastAsia"/>
          <w:color w:val="000000" w:themeColor="text1"/>
          <w:kern w:val="0"/>
        </w:rPr>
        <w:t>⾳樂，</w:t>
      </w:r>
      <w:r w:rsidRPr="002F2105">
        <w:rPr>
          <w:rFonts w:eastAsia="DFKai-SB"/>
          <w:color w:val="000000" w:themeColor="text1"/>
          <w:kern w:val="0"/>
        </w:rPr>
        <w:t>80%)</w:t>
      </w:r>
      <w:r w:rsidRPr="002F2105">
        <w:rPr>
          <w:rFonts w:eastAsia="DFKai-SB" w:hint="eastAsia"/>
          <w:color w:val="000000" w:themeColor="text1"/>
          <w:kern w:val="0"/>
        </w:rPr>
        <w:t>、健康</w:t>
      </w:r>
      <w:r w:rsidRPr="002F2105">
        <w:rPr>
          <w:rFonts w:eastAsia="DFKai-SB"/>
          <w:color w:val="000000" w:themeColor="text1"/>
          <w:kern w:val="0"/>
        </w:rPr>
        <w:t>(</w:t>
      </w:r>
      <w:r w:rsidRPr="002F2105">
        <w:rPr>
          <w:rFonts w:eastAsia="DFKai-SB" w:hint="eastAsia"/>
          <w:color w:val="000000" w:themeColor="text1"/>
          <w:kern w:val="0"/>
        </w:rPr>
        <w:t>⼼情溫度計</w:t>
      </w:r>
      <w:r w:rsidRPr="002F2105">
        <w:rPr>
          <w:rFonts w:eastAsia="DFKai-SB"/>
          <w:color w:val="000000" w:themeColor="text1"/>
          <w:kern w:val="0"/>
        </w:rPr>
        <w:t>+</w:t>
      </w:r>
      <w:r w:rsidRPr="002F2105">
        <w:rPr>
          <w:rFonts w:eastAsia="DFKai-SB" w:hint="eastAsia"/>
          <w:color w:val="000000" w:themeColor="text1"/>
          <w:kern w:val="0"/>
        </w:rPr>
        <w:t>認知能⼒測驗</w:t>
      </w:r>
      <w:r w:rsidRPr="002F2105">
        <w:rPr>
          <w:rFonts w:eastAsia="DFKai-SB"/>
          <w:color w:val="000000" w:themeColor="text1"/>
          <w:kern w:val="0"/>
        </w:rPr>
        <w:t>+</w:t>
      </w:r>
      <w:r w:rsidRPr="002F2105">
        <w:rPr>
          <w:rFonts w:eastAsia="DFKai-SB" w:hint="eastAsia"/>
          <w:color w:val="000000" w:themeColor="text1"/>
          <w:kern w:val="0"/>
        </w:rPr>
        <w:t>⼼電圖，</w:t>
      </w:r>
      <w:r w:rsidRPr="002F2105">
        <w:rPr>
          <w:rFonts w:eastAsia="DFKai-SB"/>
          <w:color w:val="000000" w:themeColor="text1"/>
          <w:kern w:val="0"/>
        </w:rPr>
        <w:t>40%)</w:t>
      </w:r>
      <w:r w:rsidRPr="002F2105">
        <w:rPr>
          <w:rFonts w:eastAsia="DFKai-SB" w:hint="eastAsia"/>
          <w:color w:val="000000" w:themeColor="text1"/>
          <w:kern w:val="0"/>
        </w:rPr>
        <w:t>和記事功能</w:t>
      </w:r>
      <w:r w:rsidRPr="002F2105">
        <w:rPr>
          <w:rFonts w:eastAsia="DFKai-SB"/>
          <w:color w:val="000000" w:themeColor="text1"/>
          <w:kern w:val="0"/>
        </w:rPr>
        <w:t>(40%)</w:t>
      </w:r>
      <w:r w:rsidRPr="002F2105">
        <w:rPr>
          <w:rFonts w:eastAsia="DFKai-SB" w:hint="eastAsia"/>
          <w:color w:val="000000" w:themeColor="text1"/>
          <w:kern w:val="0"/>
        </w:rPr>
        <w:t>。而在兩種引導模式下，我們發現受試者都⾮常願意透過機器⼈和醫師進⾏聯絡</w:t>
      </w:r>
      <w:r w:rsidRPr="002F2105">
        <w:rPr>
          <w:rFonts w:eastAsia="DFKai-SB"/>
          <w:color w:val="000000" w:themeColor="text1"/>
          <w:kern w:val="0"/>
        </w:rPr>
        <w:t>(90%)</w:t>
      </w:r>
      <w:r w:rsidRPr="002F2105">
        <w:rPr>
          <w:rFonts w:eastAsia="DFKai-SB" w:hint="eastAsia"/>
          <w:color w:val="000000" w:themeColor="text1"/>
          <w:kern w:val="0"/>
        </w:rPr>
        <w:t>。</w:t>
      </w:r>
      <w:r w:rsidRPr="002F2105">
        <w:rPr>
          <w:rFonts w:eastAsia="DFKai-SB"/>
          <w:color w:val="000000" w:themeColor="text1"/>
          <w:kern w:val="0"/>
        </w:rPr>
        <w:t> </w:t>
      </w:r>
    </w:p>
    <w:p w14:paraId="6EFB4086" w14:textId="70908DFC" w:rsidR="003D12DF" w:rsidRPr="002F2105" w:rsidRDefault="003D12DF" w:rsidP="003D12DF">
      <w:pPr>
        <w:ind w:firstLine="480"/>
        <w:rPr>
          <w:rFonts w:eastAsia="DFKai-SB"/>
          <w:color w:val="000000" w:themeColor="text1"/>
          <w:kern w:val="0"/>
        </w:rPr>
      </w:pPr>
      <w:r w:rsidRPr="002F2105">
        <w:rPr>
          <w:rFonts w:eastAsia="DFKai-SB" w:hint="eastAsia"/>
          <w:color w:val="000000" w:themeColor="text1"/>
          <w:kern w:val="0"/>
        </w:rPr>
        <w:t>分析圖三機器⼈易⽤度測試</w:t>
      </w:r>
      <w:r w:rsidRPr="002F2105">
        <w:rPr>
          <w:rFonts w:eastAsia="DFKai-SB"/>
          <w:color w:val="000000" w:themeColor="text1"/>
          <w:kern w:val="0"/>
        </w:rPr>
        <w:t>(SUS)</w:t>
      </w:r>
      <w:r w:rsidRPr="002F2105">
        <w:rPr>
          <w:rFonts w:eastAsia="DFKai-SB" w:hint="eastAsia"/>
          <w:color w:val="000000" w:themeColor="text1"/>
          <w:kern w:val="0"/>
        </w:rPr>
        <w:t>結果，我們發現人工引導模式的分數較低</w:t>
      </w:r>
      <w:r w:rsidRPr="002F2105">
        <w:rPr>
          <w:rFonts w:eastAsia="DFKai-SB"/>
          <w:color w:val="000000" w:themeColor="text1"/>
          <w:kern w:val="0"/>
        </w:rPr>
        <w:t>(</w:t>
      </w:r>
      <w:r w:rsidRPr="002F2105">
        <w:rPr>
          <w:rFonts w:eastAsia="DFKai-SB" w:hint="eastAsia"/>
          <w:color w:val="000000" w:themeColor="text1"/>
          <w:kern w:val="0"/>
        </w:rPr>
        <w:t>平均</w:t>
      </w:r>
      <w:r w:rsidRPr="002F2105">
        <w:rPr>
          <w:rFonts w:eastAsia="DFKai-SB"/>
          <w:color w:val="000000" w:themeColor="text1"/>
          <w:kern w:val="0"/>
        </w:rPr>
        <w:t>: 53.4</w:t>
      </w:r>
      <w:r w:rsidRPr="002F2105">
        <w:rPr>
          <w:rFonts w:eastAsia="DFKai-SB" w:hint="eastAsia"/>
          <w:color w:val="000000" w:themeColor="text1"/>
          <w:kern w:val="0"/>
        </w:rPr>
        <w:t>、最⼩值</w:t>
      </w:r>
      <w:r w:rsidRPr="002F2105">
        <w:rPr>
          <w:rFonts w:eastAsia="DFKai-SB"/>
          <w:color w:val="000000" w:themeColor="text1"/>
          <w:kern w:val="0"/>
        </w:rPr>
        <w:t>: 32.5</w:t>
      </w:r>
      <w:r w:rsidRPr="002F2105">
        <w:rPr>
          <w:rFonts w:eastAsia="DFKai-SB" w:hint="eastAsia"/>
          <w:color w:val="000000" w:themeColor="text1"/>
          <w:kern w:val="0"/>
        </w:rPr>
        <w:t>、最⼤值</w:t>
      </w:r>
      <w:r w:rsidRPr="002F2105">
        <w:rPr>
          <w:rFonts w:eastAsia="DFKai-SB"/>
          <w:color w:val="000000" w:themeColor="text1"/>
          <w:kern w:val="0"/>
        </w:rPr>
        <w:t>: 75)</w:t>
      </w:r>
      <w:r w:rsidRPr="002F2105">
        <w:rPr>
          <w:rFonts w:eastAsia="DFKai-SB" w:hint="eastAsia"/>
          <w:color w:val="000000" w:themeColor="text1"/>
          <w:kern w:val="0"/>
        </w:rPr>
        <w:t>，機器引導模式的分數較⾼</w:t>
      </w:r>
      <w:r w:rsidRPr="002F2105">
        <w:rPr>
          <w:rFonts w:eastAsia="DFKai-SB"/>
          <w:color w:val="000000" w:themeColor="text1"/>
          <w:kern w:val="0"/>
        </w:rPr>
        <w:t>(</w:t>
      </w:r>
      <w:r w:rsidRPr="002F2105">
        <w:rPr>
          <w:rFonts w:eastAsia="DFKai-SB" w:hint="eastAsia"/>
          <w:color w:val="000000" w:themeColor="text1"/>
          <w:kern w:val="0"/>
        </w:rPr>
        <w:t>平均</w:t>
      </w:r>
      <w:r w:rsidRPr="002F2105">
        <w:rPr>
          <w:rFonts w:eastAsia="DFKai-SB"/>
          <w:color w:val="000000" w:themeColor="text1"/>
          <w:kern w:val="0"/>
        </w:rPr>
        <w:t>: 66.5</w:t>
      </w:r>
      <w:r w:rsidRPr="002F2105">
        <w:rPr>
          <w:rFonts w:eastAsia="DFKai-SB" w:hint="eastAsia"/>
          <w:color w:val="000000" w:themeColor="text1"/>
          <w:kern w:val="0"/>
        </w:rPr>
        <w:t>、最⼩值</w:t>
      </w:r>
      <w:r w:rsidRPr="002F2105">
        <w:rPr>
          <w:rFonts w:eastAsia="DFKai-SB"/>
          <w:color w:val="000000" w:themeColor="text1"/>
          <w:kern w:val="0"/>
        </w:rPr>
        <w:t>: 32.5</w:t>
      </w:r>
      <w:r w:rsidRPr="002F2105">
        <w:rPr>
          <w:rFonts w:eastAsia="DFKai-SB" w:hint="eastAsia"/>
          <w:color w:val="000000" w:themeColor="text1"/>
          <w:kern w:val="0"/>
        </w:rPr>
        <w:t>、最⼤值</w:t>
      </w:r>
      <w:r w:rsidRPr="002F2105">
        <w:rPr>
          <w:rFonts w:eastAsia="DFKai-SB"/>
          <w:color w:val="000000" w:themeColor="text1"/>
          <w:kern w:val="0"/>
        </w:rPr>
        <w:t>: 82.5)</w:t>
      </w:r>
      <w:r w:rsidRPr="002F2105">
        <w:rPr>
          <w:rFonts w:eastAsia="DFKai-SB" w:hint="eastAsia"/>
          <w:color w:val="000000" w:themeColor="text1"/>
          <w:kern w:val="0"/>
        </w:rPr>
        <w:t>，</w:t>
      </w:r>
      <w:r w:rsidRPr="002F2105">
        <w:rPr>
          <w:rFonts w:eastAsia="DFKai-SB"/>
          <w:color w:val="000000" w:themeColor="text1"/>
          <w:kern w:val="0"/>
        </w:rPr>
        <w:t xml:space="preserve"> </w:t>
      </w:r>
      <w:r w:rsidRPr="002F2105">
        <w:rPr>
          <w:rFonts w:eastAsia="DFKai-SB" w:hint="eastAsia"/>
          <w:color w:val="000000" w:themeColor="text1"/>
          <w:kern w:val="0"/>
        </w:rPr>
        <w:t>這可能跟實驗⽅法和電⼦產品使⽤頻率有關：</w:t>
      </w:r>
      <w:r w:rsidRPr="002F2105">
        <w:rPr>
          <w:rFonts w:eastAsia="DFKai-SB"/>
          <w:color w:val="000000" w:themeColor="text1"/>
          <w:kern w:val="0"/>
        </w:rPr>
        <w:t xml:space="preserve">1) </w:t>
      </w:r>
      <w:r w:rsidRPr="002F2105">
        <w:rPr>
          <w:rFonts w:eastAsia="DFKai-SB" w:hint="eastAsia"/>
          <w:color w:val="000000" w:themeColor="text1"/>
          <w:kern w:val="0"/>
        </w:rPr>
        <w:t>由實驗⼈員向受試者介紹，減少了受試者和機器人對話的時間，⽽由</w:t>
      </w:r>
      <w:r w:rsidRPr="002F2105">
        <w:rPr>
          <w:rFonts w:eastAsia="DFKai-SB"/>
          <w:color w:val="000000" w:themeColor="text1"/>
          <w:kern w:val="0"/>
        </w:rPr>
        <w:t>Kebbi</w:t>
      </w:r>
      <w:r w:rsidRPr="002F2105">
        <w:rPr>
          <w:rFonts w:eastAsia="DFKai-SB" w:hint="eastAsia"/>
          <w:color w:val="000000" w:themeColor="text1"/>
          <w:kern w:val="0"/>
        </w:rPr>
        <w:t>主動介紹⾃⾝功能，⼤⼤的增加了</w:t>
      </w:r>
      <w:r w:rsidRPr="002F2105">
        <w:rPr>
          <w:rFonts w:eastAsia="DFKai-SB"/>
          <w:color w:val="000000" w:themeColor="text1"/>
          <w:kern w:val="0"/>
        </w:rPr>
        <w:t>Kebbi</w:t>
      </w:r>
      <w:r w:rsidRPr="002F2105">
        <w:rPr>
          <w:rFonts w:eastAsia="DFKai-SB" w:hint="eastAsia"/>
          <w:color w:val="000000" w:themeColor="text1"/>
          <w:kern w:val="0"/>
        </w:rPr>
        <w:t>和受試者對話的時間，可能使受試者對於</w:t>
      </w:r>
      <w:r w:rsidRPr="002F2105">
        <w:rPr>
          <w:rFonts w:eastAsia="DFKai-SB"/>
          <w:color w:val="000000" w:themeColor="text1"/>
          <w:kern w:val="0"/>
        </w:rPr>
        <w:t>Kebbi</w:t>
      </w:r>
      <w:r w:rsidRPr="002F2105">
        <w:rPr>
          <w:rFonts w:eastAsia="DFKai-SB" w:hint="eastAsia"/>
          <w:color w:val="000000" w:themeColor="text1"/>
          <w:kern w:val="0"/>
        </w:rPr>
        <w:t>感到更親近；</w:t>
      </w:r>
      <w:r w:rsidRPr="002F2105">
        <w:rPr>
          <w:rFonts w:eastAsia="DFKai-SB"/>
          <w:color w:val="000000" w:themeColor="text1"/>
          <w:kern w:val="0"/>
        </w:rPr>
        <w:t xml:space="preserve">2) </w:t>
      </w:r>
      <w:r w:rsidRPr="002F2105">
        <w:rPr>
          <w:rFonts w:eastAsia="DFKai-SB" w:hint="eastAsia"/>
          <w:color w:val="000000" w:themeColor="text1"/>
          <w:kern w:val="0"/>
        </w:rPr>
        <w:t>量化使用頻率級別</w:t>
      </w:r>
      <w:r w:rsidRPr="002F2105">
        <w:rPr>
          <w:rFonts w:eastAsia="DFKai-SB"/>
          <w:color w:val="000000" w:themeColor="text1"/>
          <w:kern w:val="0"/>
        </w:rPr>
        <w:t>(</w:t>
      </w:r>
      <w:r w:rsidRPr="002F2105">
        <w:rPr>
          <w:rFonts w:eastAsia="DFKai-SB" w:hint="eastAsia"/>
          <w:color w:val="000000" w:themeColor="text1"/>
          <w:kern w:val="0"/>
        </w:rPr>
        <w:t>從未使⽤為</w:t>
      </w:r>
      <w:r w:rsidRPr="002F2105">
        <w:rPr>
          <w:rFonts w:eastAsia="DFKai-SB"/>
          <w:color w:val="000000" w:themeColor="text1"/>
          <w:kern w:val="0"/>
        </w:rPr>
        <w:t>1</w:t>
      </w:r>
      <w:r w:rsidRPr="002F2105">
        <w:rPr>
          <w:rFonts w:eastAsia="DFKai-SB" w:hint="eastAsia"/>
          <w:color w:val="000000" w:themeColor="text1"/>
          <w:kern w:val="0"/>
        </w:rPr>
        <w:t>、偶爾使⽤為</w:t>
      </w:r>
      <w:r w:rsidRPr="002F2105">
        <w:rPr>
          <w:rFonts w:eastAsia="DFKai-SB"/>
          <w:color w:val="000000" w:themeColor="text1"/>
          <w:kern w:val="0"/>
        </w:rPr>
        <w:t>2</w:t>
      </w:r>
      <w:r w:rsidRPr="002F2105">
        <w:rPr>
          <w:rFonts w:eastAsia="DFKai-SB" w:hint="eastAsia"/>
          <w:color w:val="000000" w:themeColor="text1"/>
          <w:kern w:val="0"/>
        </w:rPr>
        <w:t>、經常使⽤為</w:t>
      </w:r>
      <w:r w:rsidRPr="002F2105">
        <w:rPr>
          <w:rFonts w:eastAsia="DFKai-SB"/>
          <w:color w:val="000000" w:themeColor="text1"/>
          <w:kern w:val="0"/>
        </w:rPr>
        <w:t>3)</w:t>
      </w:r>
      <w:r w:rsidRPr="002F2105">
        <w:rPr>
          <w:rFonts w:eastAsia="DFKai-SB" w:hint="eastAsia"/>
          <w:color w:val="000000" w:themeColor="text1"/>
          <w:kern w:val="0"/>
        </w:rPr>
        <w:t>後，觀察圖四產品易⽤度測試分數</w:t>
      </w:r>
      <w:r w:rsidRPr="002F2105">
        <w:rPr>
          <w:rFonts w:eastAsia="DFKai-SB"/>
          <w:color w:val="000000" w:themeColor="text1"/>
          <w:kern w:val="0"/>
        </w:rPr>
        <w:t>-</w:t>
      </w:r>
      <w:r w:rsidRPr="002F2105">
        <w:rPr>
          <w:rFonts w:eastAsia="DFKai-SB" w:hint="eastAsia"/>
          <w:color w:val="000000" w:themeColor="text1"/>
          <w:kern w:val="0"/>
        </w:rPr>
        <w:t>電⼦產品使⽤頻率關係圖表，可以看出兩者的關係為正相關，相關係數約為</w:t>
      </w:r>
      <w:r w:rsidRPr="002F2105">
        <w:rPr>
          <w:rFonts w:eastAsia="DFKai-SB"/>
          <w:color w:val="000000" w:themeColor="text1"/>
          <w:kern w:val="0"/>
        </w:rPr>
        <w:t>0.4214(</w:t>
      </w:r>
      <w:r w:rsidRPr="002F2105">
        <w:rPr>
          <w:rFonts w:eastAsia="DFKai-SB" w:hint="eastAsia"/>
          <w:color w:val="000000" w:themeColor="text1"/>
          <w:kern w:val="0"/>
        </w:rPr>
        <w:t>中度正相關</w:t>
      </w:r>
      <w:r w:rsidRPr="002F2105">
        <w:rPr>
          <w:rFonts w:eastAsia="DFKai-SB"/>
          <w:color w:val="000000" w:themeColor="text1"/>
          <w:kern w:val="0"/>
        </w:rPr>
        <w:t>)</w:t>
      </w:r>
      <w:r w:rsidRPr="002F2105">
        <w:rPr>
          <w:rFonts w:eastAsia="DFKai-SB" w:hint="eastAsia"/>
          <w:color w:val="000000" w:themeColor="text1"/>
          <w:kern w:val="0"/>
        </w:rPr>
        <w:t>。</w:t>
      </w:r>
    </w:p>
    <w:tbl>
      <w:tblPr>
        <w:tblW w:w="0" w:type="auto"/>
        <w:tblLook w:val="04A0" w:firstRow="1" w:lastRow="0" w:firstColumn="1" w:lastColumn="0" w:noHBand="0" w:noVBand="1"/>
      </w:tblPr>
      <w:tblGrid>
        <w:gridCol w:w="5270"/>
        <w:gridCol w:w="5276"/>
      </w:tblGrid>
      <w:tr w:rsidR="002F2105" w:rsidRPr="002F2105" w14:paraId="108FE835" w14:textId="77777777">
        <w:tc>
          <w:tcPr>
            <w:tcW w:w="5381" w:type="dxa"/>
            <w:shd w:val="clear" w:color="auto" w:fill="auto"/>
          </w:tcPr>
          <w:p w14:paraId="638E5CA9" w14:textId="027366E3" w:rsidR="00D57625" w:rsidRPr="002F2105" w:rsidRDefault="003600E2">
            <w:pPr>
              <w:jc w:val="center"/>
              <w:rPr>
                <w:rFonts w:eastAsia="DFKai-SB"/>
                <w:color w:val="000000" w:themeColor="text1"/>
              </w:rPr>
            </w:pPr>
            <w:r w:rsidRPr="002F2105">
              <w:rPr>
                <w:noProof/>
                <w:color w:val="000000" w:themeColor="text1"/>
              </w:rPr>
              <w:lastRenderedPageBreak/>
              <w:drawing>
                <wp:anchor distT="0" distB="0" distL="114300" distR="114300" simplePos="0" relativeHeight="251659264" behindDoc="0" locked="0" layoutInCell="1" allowOverlap="1" wp14:anchorId="6A473A51" wp14:editId="61AE9ABE">
                  <wp:simplePos x="0" y="0"/>
                  <wp:positionH relativeFrom="column">
                    <wp:posOffset>447675</wp:posOffset>
                  </wp:positionH>
                  <wp:positionV relativeFrom="paragraph">
                    <wp:posOffset>201930</wp:posOffset>
                  </wp:positionV>
                  <wp:extent cx="2444115" cy="1397000"/>
                  <wp:effectExtent l="0" t="0" r="0" b="0"/>
                  <wp:wrapTopAndBottom/>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4115" cy="1397000"/>
                          </a:xfrm>
                          <a:prstGeom prst="rect">
                            <a:avLst/>
                          </a:prstGeom>
                          <a:noFill/>
                        </pic:spPr>
                      </pic:pic>
                    </a:graphicData>
                  </a:graphic>
                  <wp14:sizeRelH relativeFrom="page">
                    <wp14:pctWidth>0</wp14:pctWidth>
                  </wp14:sizeRelH>
                  <wp14:sizeRelV relativeFrom="page">
                    <wp14:pctHeight>0</wp14:pctHeight>
                  </wp14:sizeRelV>
                </wp:anchor>
              </w:drawing>
            </w:r>
          </w:p>
        </w:tc>
        <w:tc>
          <w:tcPr>
            <w:tcW w:w="5381" w:type="dxa"/>
            <w:shd w:val="clear" w:color="auto" w:fill="auto"/>
          </w:tcPr>
          <w:p w14:paraId="6785BC26" w14:textId="583CACEF" w:rsidR="00D57625" w:rsidRPr="002F2105" w:rsidRDefault="003600E2">
            <w:pPr>
              <w:jc w:val="center"/>
              <w:rPr>
                <w:rFonts w:eastAsia="DFKai-SB"/>
                <w:color w:val="000000" w:themeColor="text1"/>
              </w:rPr>
            </w:pPr>
            <w:r w:rsidRPr="002F2105">
              <w:rPr>
                <w:noProof/>
                <w:color w:val="000000" w:themeColor="text1"/>
              </w:rPr>
              <w:drawing>
                <wp:anchor distT="0" distB="0" distL="114300" distR="114300" simplePos="0" relativeHeight="251660288" behindDoc="0" locked="0" layoutInCell="1" allowOverlap="1" wp14:anchorId="659E9B20" wp14:editId="2BFB06B2">
                  <wp:simplePos x="0" y="0"/>
                  <wp:positionH relativeFrom="column">
                    <wp:posOffset>333375</wp:posOffset>
                  </wp:positionH>
                  <wp:positionV relativeFrom="paragraph">
                    <wp:posOffset>160655</wp:posOffset>
                  </wp:positionV>
                  <wp:extent cx="2489200" cy="1440815"/>
                  <wp:effectExtent l="0" t="0" r="0" b="0"/>
                  <wp:wrapTopAndBottom/>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9200" cy="1440815"/>
                          </a:xfrm>
                          <a:prstGeom prst="rect">
                            <a:avLst/>
                          </a:prstGeom>
                          <a:noFill/>
                        </pic:spPr>
                      </pic:pic>
                    </a:graphicData>
                  </a:graphic>
                  <wp14:sizeRelH relativeFrom="page">
                    <wp14:pctWidth>0</wp14:pctWidth>
                  </wp14:sizeRelH>
                  <wp14:sizeRelV relativeFrom="page">
                    <wp14:pctHeight>0</wp14:pctHeight>
                  </wp14:sizeRelV>
                </wp:anchor>
              </w:drawing>
            </w:r>
          </w:p>
        </w:tc>
      </w:tr>
      <w:tr w:rsidR="00521DD5" w:rsidRPr="002F2105" w14:paraId="5B5596C8" w14:textId="77777777">
        <w:tc>
          <w:tcPr>
            <w:tcW w:w="5381" w:type="dxa"/>
            <w:shd w:val="clear" w:color="auto" w:fill="auto"/>
          </w:tcPr>
          <w:p w14:paraId="7BCBEA07" w14:textId="1A123CDC" w:rsidR="00D57625" w:rsidRPr="002F2105" w:rsidRDefault="00D57625">
            <w:pPr>
              <w:jc w:val="center"/>
              <w:rPr>
                <w:rFonts w:eastAsia="DFKai-SB"/>
                <w:color w:val="000000" w:themeColor="text1"/>
              </w:rPr>
            </w:pPr>
            <w:r w:rsidRPr="002F2105">
              <w:rPr>
                <w:rFonts w:eastAsia="DFKai-SB" w:hint="eastAsia"/>
                <w:color w:val="000000" w:themeColor="text1"/>
              </w:rPr>
              <w:t>圖三、</w:t>
            </w:r>
            <w:r w:rsidRPr="002F2105">
              <w:rPr>
                <w:rFonts w:eastAsia="DFKai-SB"/>
                <w:color w:val="000000" w:themeColor="text1"/>
              </w:rPr>
              <w:t>易⽤度測試</w:t>
            </w:r>
            <w:r w:rsidRPr="002F2105">
              <w:rPr>
                <w:rFonts w:eastAsia="DFKai-SB"/>
                <w:color w:val="000000" w:themeColor="text1"/>
              </w:rPr>
              <w:t>(SUS)</w:t>
            </w:r>
          </w:p>
        </w:tc>
        <w:tc>
          <w:tcPr>
            <w:tcW w:w="5381" w:type="dxa"/>
            <w:shd w:val="clear" w:color="auto" w:fill="auto"/>
          </w:tcPr>
          <w:p w14:paraId="58DE1843" w14:textId="045CC629" w:rsidR="00D57625" w:rsidRPr="002F2105" w:rsidRDefault="00D57625">
            <w:pPr>
              <w:jc w:val="center"/>
              <w:rPr>
                <w:rFonts w:eastAsia="DFKai-SB"/>
                <w:color w:val="000000" w:themeColor="text1"/>
              </w:rPr>
            </w:pPr>
            <w:r w:rsidRPr="002F2105">
              <w:rPr>
                <w:rFonts w:eastAsia="DFKai-SB" w:hint="eastAsia"/>
                <w:color w:val="000000" w:themeColor="text1"/>
              </w:rPr>
              <w:t>圖四、</w:t>
            </w:r>
            <w:r w:rsidRPr="002F2105">
              <w:rPr>
                <w:rFonts w:eastAsia="DFKai-SB"/>
                <w:color w:val="000000" w:themeColor="text1"/>
              </w:rPr>
              <w:t>易⽤度測試分數</w:t>
            </w:r>
            <w:r w:rsidRPr="002F2105">
              <w:rPr>
                <w:rFonts w:eastAsia="DFKai-SB"/>
                <w:color w:val="000000" w:themeColor="text1"/>
              </w:rPr>
              <w:t>-</w:t>
            </w:r>
            <w:r w:rsidRPr="002F2105">
              <w:rPr>
                <w:rFonts w:eastAsia="DFKai-SB"/>
                <w:color w:val="000000" w:themeColor="text1"/>
              </w:rPr>
              <w:t>電⼦產品使⽤頻率</w:t>
            </w:r>
            <w:r w:rsidRPr="002F2105">
              <w:rPr>
                <w:rFonts w:eastAsia="DFKai-SB" w:hint="eastAsia"/>
                <w:color w:val="000000" w:themeColor="text1"/>
              </w:rPr>
              <w:t>關係</w:t>
            </w:r>
            <w:r w:rsidRPr="002F2105">
              <w:rPr>
                <w:rFonts w:eastAsia="DFKai-SB"/>
                <w:color w:val="000000" w:themeColor="text1"/>
              </w:rPr>
              <w:t>圖</w:t>
            </w:r>
          </w:p>
        </w:tc>
      </w:tr>
    </w:tbl>
    <w:p w14:paraId="3C3B0744" w14:textId="77777777" w:rsidR="003D12DF" w:rsidRPr="002F2105" w:rsidRDefault="003D12DF" w:rsidP="003D12DF">
      <w:pPr>
        <w:ind w:firstLine="567"/>
        <w:jc w:val="both"/>
        <w:rPr>
          <w:rFonts w:eastAsia="DFKai-SB"/>
          <w:color w:val="000000" w:themeColor="text1"/>
        </w:rPr>
      </w:pPr>
    </w:p>
    <w:p w14:paraId="3F929578" w14:textId="67E42F9E" w:rsidR="003D12DF" w:rsidRPr="002F2105" w:rsidRDefault="003D12DF" w:rsidP="003D12DF">
      <w:pPr>
        <w:ind w:firstLine="567"/>
        <w:jc w:val="both"/>
        <w:rPr>
          <w:rFonts w:eastAsia="DFKai-SB"/>
          <w:color w:val="000000" w:themeColor="text1"/>
        </w:rPr>
      </w:pPr>
      <w:r w:rsidRPr="002F2105">
        <w:rPr>
          <w:rFonts w:eastAsia="DFKai-SB"/>
          <w:color w:val="000000" w:themeColor="text1"/>
        </w:rPr>
        <w:fldChar w:fldCharType="begin"/>
      </w:r>
      <w:r w:rsidRPr="002F2105">
        <w:rPr>
          <w:rFonts w:eastAsia="DFKai-SB"/>
          <w:color w:val="000000" w:themeColor="text1"/>
        </w:rPr>
        <w:instrText xml:space="preserve"> INCLUDEPICTURE "https://lh6.googleusercontent.com/xYdGQcODRQUtXS-59xtSrGhkCM9iuGGqfCX30nUJTm2_ML8wBpnbAh-AbHbXGjaVoE-Gdg1dRKN1sBEPhd7QGo9OfGMhxvkthw4-fLHaRTexQ8OT8UXaz05LY1J0KaCr8XFNeexADqPi00q1mcUfMtY" \* MERGEFORMATINET </w:instrText>
      </w:r>
      <w:r w:rsidRPr="002F2105">
        <w:rPr>
          <w:rFonts w:eastAsia="DFKai-SB"/>
          <w:color w:val="000000" w:themeColor="text1"/>
        </w:rPr>
        <w:fldChar w:fldCharType="end"/>
      </w:r>
      <w:r w:rsidRPr="002F2105">
        <w:rPr>
          <w:rFonts w:eastAsia="DFKai-SB" w:hint="eastAsia"/>
          <w:color w:val="000000" w:themeColor="text1"/>
        </w:rPr>
        <w:t>此</w:t>
      </w:r>
      <w:r w:rsidRPr="002F2105">
        <w:rPr>
          <w:rFonts w:eastAsia="DFKai-SB"/>
          <w:color w:val="000000" w:themeColor="text1"/>
        </w:rPr>
        <w:t>外</w:t>
      </w:r>
      <w:r w:rsidRPr="002F2105">
        <w:rPr>
          <w:rFonts w:eastAsia="DFKai-SB" w:hint="eastAsia"/>
          <w:color w:val="000000" w:themeColor="text1"/>
        </w:rPr>
        <w:t>，</w:t>
      </w:r>
      <w:r w:rsidRPr="002F2105">
        <w:rPr>
          <w:rFonts w:eastAsia="DFKai-SB"/>
          <w:color w:val="000000" w:themeColor="text1"/>
        </w:rPr>
        <w:t>在</w:t>
      </w:r>
      <w:r w:rsidRPr="002F2105">
        <w:rPr>
          <w:rFonts w:eastAsia="DFKai-SB" w:hint="eastAsia"/>
          <w:color w:val="000000" w:themeColor="text1"/>
        </w:rPr>
        <w:t>機器引導模式下，比較受試者</w:t>
      </w:r>
      <w:r w:rsidRPr="002F2105">
        <w:rPr>
          <w:rFonts w:eastAsia="DFKai-SB"/>
          <w:color w:val="000000" w:themeColor="text1"/>
        </w:rPr>
        <w:t>和機器⼈互動前後</w:t>
      </w:r>
      <w:r w:rsidRPr="002F2105">
        <w:rPr>
          <w:rFonts w:eastAsia="DFKai-SB" w:hint="eastAsia"/>
          <w:color w:val="000000" w:themeColor="text1"/>
        </w:rPr>
        <w:t>的</w:t>
      </w:r>
      <w:r w:rsidRPr="002F2105">
        <w:rPr>
          <w:rFonts w:eastAsia="DFKai-SB"/>
          <w:color w:val="000000" w:themeColor="text1"/>
        </w:rPr>
        <w:t>寂寞量表</w:t>
      </w:r>
      <w:r w:rsidRPr="002F2105">
        <w:rPr>
          <w:rFonts w:eastAsia="DFKai-SB" w:hint="eastAsia"/>
          <w:color w:val="000000" w:themeColor="text1"/>
        </w:rPr>
        <w:t>調查分數</w:t>
      </w:r>
      <w:r w:rsidRPr="002F2105">
        <w:rPr>
          <w:rFonts w:eastAsia="DFKai-SB"/>
          <w:color w:val="000000" w:themeColor="text1"/>
        </w:rPr>
        <w:t>(</w:t>
      </w:r>
      <w:r w:rsidRPr="002F2105">
        <w:rPr>
          <w:rFonts w:eastAsia="DFKai-SB"/>
          <w:color w:val="000000" w:themeColor="text1"/>
        </w:rPr>
        <w:t>分數越⾼代表受試者越寂寞</w:t>
      </w:r>
      <w:r w:rsidRPr="002F2105">
        <w:rPr>
          <w:rFonts w:eastAsia="DFKai-SB"/>
          <w:color w:val="000000" w:themeColor="text1"/>
        </w:rPr>
        <w:t>)</w:t>
      </w:r>
      <w:r w:rsidRPr="002F2105">
        <w:rPr>
          <w:rFonts w:eastAsia="DFKai-SB"/>
          <w:color w:val="000000" w:themeColor="text1"/>
        </w:rPr>
        <w:t>，可以看到有機器⼈陪伴後部分受試者的寂寞分數顯著的下降。</w:t>
      </w:r>
    </w:p>
    <w:tbl>
      <w:tblPr>
        <w:tblW w:w="0" w:type="auto"/>
        <w:tblLook w:val="04A0" w:firstRow="1" w:lastRow="0" w:firstColumn="1" w:lastColumn="0" w:noHBand="0" w:noVBand="1"/>
      </w:tblPr>
      <w:tblGrid>
        <w:gridCol w:w="10546"/>
      </w:tblGrid>
      <w:tr w:rsidR="002F2105" w:rsidRPr="002F2105" w14:paraId="29A4A772" w14:textId="77777777">
        <w:tc>
          <w:tcPr>
            <w:tcW w:w="10762" w:type="dxa"/>
            <w:shd w:val="clear" w:color="auto" w:fill="auto"/>
          </w:tcPr>
          <w:p w14:paraId="5832A304" w14:textId="3E791392" w:rsidR="00D57625" w:rsidRPr="002F2105" w:rsidRDefault="003600E2">
            <w:pPr>
              <w:jc w:val="center"/>
              <w:rPr>
                <w:rFonts w:eastAsia="DFKai-SB"/>
                <w:color w:val="000000" w:themeColor="text1"/>
              </w:rPr>
            </w:pPr>
            <w:r w:rsidRPr="002F2105">
              <w:rPr>
                <w:rFonts w:eastAsia="DFKai-SB"/>
                <w:noProof/>
                <w:color w:val="000000" w:themeColor="text1"/>
              </w:rPr>
              <w:drawing>
                <wp:inline distT="0" distB="0" distL="0" distR="0" wp14:anchorId="73530E95" wp14:editId="300EAFC0">
                  <wp:extent cx="2676525" cy="10858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6525" cy="1085850"/>
                          </a:xfrm>
                          <a:prstGeom prst="rect">
                            <a:avLst/>
                          </a:prstGeom>
                          <a:noFill/>
                          <a:ln>
                            <a:noFill/>
                          </a:ln>
                        </pic:spPr>
                      </pic:pic>
                    </a:graphicData>
                  </a:graphic>
                </wp:inline>
              </w:drawing>
            </w:r>
          </w:p>
        </w:tc>
      </w:tr>
      <w:tr w:rsidR="00D57625" w:rsidRPr="002F2105" w14:paraId="4058E8EA" w14:textId="77777777">
        <w:tc>
          <w:tcPr>
            <w:tcW w:w="10762" w:type="dxa"/>
            <w:shd w:val="clear" w:color="auto" w:fill="auto"/>
          </w:tcPr>
          <w:p w14:paraId="14801732" w14:textId="77777777" w:rsidR="00D57625" w:rsidRPr="002F2105" w:rsidRDefault="00D57625">
            <w:pPr>
              <w:jc w:val="center"/>
              <w:rPr>
                <w:rFonts w:eastAsia="DFKai-SB"/>
                <w:color w:val="000000" w:themeColor="text1"/>
              </w:rPr>
            </w:pPr>
            <w:r w:rsidRPr="002F2105">
              <w:rPr>
                <w:rFonts w:eastAsia="DFKai-SB" w:hint="eastAsia"/>
                <w:color w:val="000000" w:themeColor="text1"/>
              </w:rPr>
              <w:t>圖五、寂寞量表分數</w:t>
            </w:r>
            <w:r w:rsidRPr="002F2105">
              <w:rPr>
                <w:rFonts w:eastAsia="DFKai-SB"/>
                <w:color w:val="000000" w:themeColor="text1"/>
              </w:rPr>
              <w:t>(</w:t>
            </w:r>
            <w:r w:rsidRPr="002F2105">
              <w:rPr>
                <w:rFonts w:eastAsia="DFKai-SB"/>
                <w:color w:val="000000" w:themeColor="text1"/>
              </w:rPr>
              <w:t>左</w:t>
            </w:r>
            <w:r w:rsidRPr="002F2105">
              <w:rPr>
                <w:rFonts w:eastAsia="DFKai-SB" w:hint="eastAsia"/>
                <w:color w:val="000000" w:themeColor="text1"/>
              </w:rPr>
              <w:t>側為互動</w:t>
            </w:r>
            <w:r w:rsidRPr="002F2105">
              <w:rPr>
                <w:rFonts w:eastAsia="DFKai-SB"/>
                <w:color w:val="000000" w:themeColor="text1"/>
              </w:rPr>
              <w:t>前，</w:t>
            </w:r>
          </w:p>
          <w:p w14:paraId="2CB895D5" w14:textId="3803B91C" w:rsidR="00D57625" w:rsidRPr="002F2105" w:rsidRDefault="00D57625">
            <w:pPr>
              <w:jc w:val="center"/>
              <w:rPr>
                <w:rFonts w:eastAsia="DFKai-SB"/>
                <w:color w:val="000000" w:themeColor="text1"/>
              </w:rPr>
            </w:pPr>
            <w:r w:rsidRPr="002F2105">
              <w:rPr>
                <w:rFonts w:eastAsia="DFKai-SB"/>
                <w:color w:val="000000" w:themeColor="text1"/>
              </w:rPr>
              <w:t>右</w:t>
            </w:r>
            <w:r w:rsidRPr="002F2105">
              <w:rPr>
                <w:rFonts w:eastAsia="DFKai-SB" w:hint="eastAsia"/>
                <w:color w:val="000000" w:themeColor="text1"/>
              </w:rPr>
              <w:t>側為互動後</w:t>
            </w:r>
            <w:r w:rsidRPr="002F2105">
              <w:rPr>
                <w:rFonts w:eastAsia="DFKai-SB"/>
                <w:color w:val="000000" w:themeColor="text1"/>
              </w:rPr>
              <w:t>想像如果有機器⼈在⾝邊陪伴的</w:t>
            </w:r>
            <w:r w:rsidRPr="002F2105">
              <w:rPr>
                <w:rFonts w:eastAsia="DFKai-SB" w:hint="eastAsia"/>
                <w:color w:val="000000" w:themeColor="text1"/>
              </w:rPr>
              <w:t>情況</w:t>
            </w:r>
            <w:r w:rsidRPr="002F2105">
              <w:rPr>
                <w:rFonts w:eastAsia="DFKai-SB"/>
                <w:color w:val="000000" w:themeColor="text1"/>
              </w:rPr>
              <w:t>)</w:t>
            </w:r>
          </w:p>
        </w:tc>
      </w:tr>
    </w:tbl>
    <w:p w14:paraId="0B0FCA5E" w14:textId="77777777" w:rsidR="003D12DF" w:rsidRPr="002F2105" w:rsidRDefault="003D12DF" w:rsidP="000D3D8A">
      <w:pPr>
        <w:pStyle w:val="ListParagraph"/>
        <w:ind w:leftChars="0" w:left="0"/>
        <w:rPr>
          <w:rFonts w:eastAsia="DFKai-SB"/>
          <w:color w:val="000000" w:themeColor="text1"/>
          <w:highlight w:val="green"/>
        </w:rPr>
      </w:pPr>
    </w:p>
    <w:p w14:paraId="1372CFD9" w14:textId="31F3E8A7" w:rsidR="00DE5717" w:rsidRPr="002F2105" w:rsidRDefault="00DE5717" w:rsidP="000D3D8A">
      <w:pPr>
        <w:pStyle w:val="ListParagraph"/>
        <w:numPr>
          <w:ilvl w:val="0"/>
          <w:numId w:val="25"/>
        </w:numPr>
        <w:spacing w:line="400" w:lineRule="exact"/>
        <w:ind w:leftChars="0" w:left="1418" w:hanging="403"/>
        <w:rPr>
          <w:rFonts w:eastAsia="DFKai-SB"/>
          <w:color w:val="000000" w:themeColor="text1"/>
          <w:highlight w:val="green"/>
        </w:rPr>
      </w:pPr>
      <w:r w:rsidRPr="002F2105">
        <w:rPr>
          <w:rFonts w:eastAsia="DFKai-SB" w:hint="eastAsia"/>
          <w:b/>
          <w:color w:val="000000" w:themeColor="text1"/>
          <w:highlight w:val="green"/>
          <w:u w:val="single"/>
        </w:rPr>
        <w:t>可信任</w:t>
      </w:r>
      <w:r w:rsidRPr="002F2105">
        <w:rPr>
          <w:rFonts w:eastAsia="DFKai-SB"/>
          <w:b/>
          <w:color w:val="000000" w:themeColor="text1"/>
          <w:highlight w:val="green"/>
          <w:u w:val="single"/>
        </w:rPr>
        <w:t>AI:</w:t>
      </w:r>
    </w:p>
    <w:p w14:paraId="23E49E35" w14:textId="174E7888" w:rsidR="003D12DF" w:rsidRPr="002F2105" w:rsidRDefault="003D12DF" w:rsidP="00325620">
      <w:pPr>
        <w:ind w:firstLine="567"/>
        <w:jc w:val="both"/>
        <w:rPr>
          <w:rFonts w:eastAsia="DFKai-SB"/>
          <w:color w:val="000000" w:themeColor="text1"/>
        </w:rPr>
      </w:pPr>
      <w:r w:rsidRPr="002F2105">
        <w:rPr>
          <w:rFonts w:eastAsia="DFKai-SB" w:hint="eastAsia"/>
          <w:color w:val="000000" w:themeColor="text1"/>
        </w:rPr>
        <w:t>子計畫六目前著重在自然語言分析模型中探索模型判別結果、輸出答案及回覆的可解釋性，具體呈現在以下兩個系統中。</w:t>
      </w:r>
    </w:p>
    <w:p w14:paraId="14960BA2" w14:textId="77777777" w:rsidR="003D12DF" w:rsidRPr="002F2105" w:rsidRDefault="003D12DF" w:rsidP="003D12DF">
      <w:pPr>
        <w:pStyle w:val="ListParagraph"/>
        <w:numPr>
          <w:ilvl w:val="0"/>
          <w:numId w:val="65"/>
        </w:numPr>
        <w:ind w:leftChars="0" w:firstLine="543"/>
        <w:rPr>
          <w:rFonts w:eastAsia="DFKai-SB"/>
          <w:color w:val="000000" w:themeColor="text1"/>
          <w:u w:val="single"/>
        </w:rPr>
      </w:pPr>
      <w:r w:rsidRPr="002F2105">
        <w:rPr>
          <w:rFonts w:eastAsia="DFKai-SB"/>
          <w:color w:val="000000" w:themeColor="text1"/>
        </w:rPr>
        <w:t>自傳式記憶認知評估系統</w:t>
      </w:r>
      <w:r w:rsidRPr="002F2105">
        <w:rPr>
          <w:rFonts w:eastAsia="DFKai-SB"/>
          <w:color w:val="000000" w:themeColor="text1"/>
        </w:rPr>
        <w:t>(</w:t>
      </w:r>
      <w:r w:rsidRPr="002F2105">
        <w:rPr>
          <w:rFonts w:eastAsia="DFKai-SB"/>
          <w:color w:val="000000" w:themeColor="text1"/>
        </w:rPr>
        <w:t>單時間點模型、縱向研究</w:t>
      </w:r>
      <w:r w:rsidRPr="002F2105">
        <w:rPr>
          <w:rFonts w:eastAsia="DFKai-SB"/>
          <w:color w:val="000000" w:themeColor="text1"/>
        </w:rPr>
        <w:t xml:space="preserve">) </w:t>
      </w:r>
    </w:p>
    <w:p w14:paraId="1960FF64" w14:textId="77777777"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color w:val="000000" w:themeColor="text1"/>
        </w:rPr>
        <w:t>透過事後歸因方法，我們利用注意力視覺化</w:t>
      </w:r>
      <w:r w:rsidRPr="002F2105">
        <w:rPr>
          <w:rFonts w:eastAsia="DFKai-SB"/>
          <w:color w:val="000000" w:themeColor="text1"/>
        </w:rPr>
        <w:t>(attention visualization)</w:t>
      </w:r>
      <w:r w:rsidRPr="002F2105">
        <w:rPr>
          <w:rFonts w:eastAsia="DFKai-SB"/>
          <w:color w:val="000000" w:themeColor="text1"/>
        </w:rPr>
        <w:t>的方式，以探討模型在推理過程中可能的影響因素。視覺化圖中展示了模型對於每個句子不同的關注程度，進而更直觀地呈現模型在判斷中所依據的重要資訊。我們可以藉由這種方法，剖析模型產生不同預測結果的決策過程中，注意力分布的變化是否有相似的趨勢。這種視覺化方式有助於深入探索模型的內部運作，並輔助使用者理解模型的預測結果。</w:t>
      </w:r>
      <w:r w:rsidRPr="002F2105">
        <w:rPr>
          <w:rFonts w:eastAsia="DFKai-SB"/>
          <w:color w:val="000000" w:themeColor="text1"/>
        </w:rPr>
        <w:t xml:space="preserve"> </w:t>
      </w:r>
    </w:p>
    <w:p w14:paraId="39324BB0" w14:textId="77777777" w:rsidR="003D12DF" w:rsidRPr="002F2105" w:rsidRDefault="003D12DF" w:rsidP="003D12DF">
      <w:pPr>
        <w:pStyle w:val="ListParagraph"/>
        <w:ind w:leftChars="0" w:left="1015" w:firstLineChars="200" w:firstLine="480"/>
        <w:jc w:val="both"/>
        <w:rPr>
          <w:rFonts w:eastAsia="DFKai-SB"/>
          <w:color w:val="000000" w:themeColor="text1"/>
        </w:rPr>
      </w:pPr>
    </w:p>
    <w:tbl>
      <w:tblPr>
        <w:tblW w:w="0" w:type="auto"/>
        <w:jc w:val="center"/>
        <w:tblLook w:val="04A0" w:firstRow="1" w:lastRow="0" w:firstColumn="1" w:lastColumn="0" w:noHBand="0" w:noVBand="1"/>
      </w:tblPr>
      <w:tblGrid>
        <w:gridCol w:w="4875"/>
        <w:gridCol w:w="4250"/>
      </w:tblGrid>
      <w:tr w:rsidR="002F2105" w:rsidRPr="002F2105" w14:paraId="7352065C" w14:textId="77777777">
        <w:trPr>
          <w:jc w:val="center"/>
        </w:trPr>
        <w:tc>
          <w:tcPr>
            <w:tcW w:w="4875" w:type="dxa"/>
            <w:shd w:val="clear" w:color="auto" w:fill="auto"/>
            <w:vAlign w:val="center"/>
          </w:tcPr>
          <w:p w14:paraId="598E66CB" w14:textId="301C68E3" w:rsidR="003D12DF" w:rsidRPr="002F2105" w:rsidRDefault="003600E2">
            <w:pPr>
              <w:widowControl/>
              <w:rPr>
                <w:rFonts w:eastAsia="DFKai-SB"/>
                <w:color w:val="000000" w:themeColor="text1"/>
              </w:rPr>
            </w:pPr>
            <w:r w:rsidRPr="002F2105">
              <w:rPr>
                <w:noProof/>
                <w:color w:val="000000" w:themeColor="text1"/>
              </w:rPr>
              <w:drawing>
                <wp:anchor distT="0" distB="0" distL="114300" distR="114300" simplePos="0" relativeHeight="251656192" behindDoc="0" locked="0" layoutInCell="1" allowOverlap="1" wp14:anchorId="6638A2C0" wp14:editId="5234E362">
                  <wp:simplePos x="0" y="0"/>
                  <wp:positionH relativeFrom="margin">
                    <wp:posOffset>140335</wp:posOffset>
                  </wp:positionH>
                  <wp:positionV relativeFrom="margin">
                    <wp:posOffset>314325</wp:posOffset>
                  </wp:positionV>
                  <wp:extent cx="2522220" cy="1108075"/>
                  <wp:effectExtent l="0" t="0" r="0" b="0"/>
                  <wp:wrapTopAndBottom/>
                  <wp:docPr id="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220" cy="1108075"/>
                          </a:xfrm>
                          <a:prstGeom prst="rect">
                            <a:avLst/>
                          </a:prstGeom>
                          <a:noFill/>
                        </pic:spPr>
                      </pic:pic>
                    </a:graphicData>
                  </a:graphic>
                  <wp14:sizeRelH relativeFrom="page">
                    <wp14:pctWidth>0</wp14:pctWidth>
                  </wp14:sizeRelH>
                  <wp14:sizeRelV relativeFrom="page">
                    <wp14:pctHeight>0</wp14:pctHeight>
                  </wp14:sizeRelV>
                </wp:anchor>
              </w:drawing>
            </w:r>
          </w:p>
        </w:tc>
        <w:tc>
          <w:tcPr>
            <w:tcW w:w="3998" w:type="dxa"/>
            <w:shd w:val="clear" w:color="auto" w:fill="auto"/>
          </w:tcPr>
          <w:p w14:paraId="470A5B01" w14:textId="12E458E5" w:rsidR="003D12DF" w:rsidRPr="002F2105" w:rsidRDefault="003600E2">
            <w:pPr>
              <w:jc w:val="center"/>
              <w:rPr>
                <w:rFonts w:eastAsia="DFKai-SB"/>
                <w:color w:val="000000" w:themeColor="text1"/>
              </w:rPr>
            </w:pPr>
            <w:r w:rsidRPr="002F2105">
              <w:rPr>
                <w:noProof/>
                <w:color w:val="000000" w:themeColor="text1"/>
              </w:rPr>
              <w:drawing>
                <wp:anchor distT="0" distB="0" distL="114300" distR="114300" simplePos="0" relativeHeight="251658240" behindDoc="0" locked="0" layoutInCell="1" allowOverlap="1" wp14:anchorId="15706A5F" wp14:editId="0E69FB8F">
                  <wp:simplePos x="0" y="0"/>
                  <wp:positionH relativeFrom="margin">
                    <wp:posOffset>13335</wp:posOffset>
                  </wp:positionH>
                  <wp:positionV relativeFrom="margin">
                    <wp:posOffset>635</wp:posOffset>
                  </wp:positionV>
                  <wp:extent cx="2561590" cy="1584325"/>
                  <wp:effectExtent l="0" t="0" r="0" b="0"/>
                  <wp:wrapTopAndBottom/>
                  <wp:docPr id="8" name="Picture 154051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5165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1590" cy="1584325"/>
                          </a:xfrm>
                          <a:prstGeom prst="rect">
                            <a:avLst/>
                          </a:prstGeom>
                          <a:noFill/>
                        </pic:spPr>
                      </pic:pic>
                    </a:graphicData>
                  </a:graphic>
                  <wp14:sizeRelH relativeFrom="page">
                    <wp14:pctWidth>0</wp14:pctWidth>
                  </wp14:sizeRelH>
                  <wp14:sizeRelV relativeFrom="page">
                    <wp14:pctHeight>0</wp14:pctHeight>
                  </wp14:sizeRelV>
                </wp:anchor>
              </w:drawing>
            </w:r>
          </w:p>
        </w:tc>
      </w:tr>
      <w:tr w:rsidR="00521DD5" w:rsidRPr="002F2105" w14:paraId="25572FB1" w14:textId="77777777">
        <w:trPr>
          <w:jc w:val="center"/>
        </w:trPr>
        <w:tc>
          <w:tcPr>
            <w:tcW w:w="4875" w:type="dxa"/>
            <w:shd w:val="clear" w:color="auto" w:fill="auto"/>
            <w:vAlign w:val="center"/>
          </w:tcPr>
          <w:p w14:paraId="0C8A861C" w14:textId="77777777" w:rsidR="00237514" w:rsidRPr="002F2105" w:rsidRDefault="003D12DF">
            <w:pPr>
              <w:pStyle w:val="ListParagraph"/>
              <w:tabs>
                <w:tab w:val="left" w:pos="3165"/>
              </w:tabs>
              <w:ind w:leftChars="0" w:left="0"/>
              <w:jc w:val="center"/>
              <w:rPr>
                <w:rFonts w:eastAsia="DFKai-SB"/>
                <w:color w:val="000000" w:themeColor="text1"/>
              </w:rPr>
            </w:pPr>
            <w:r w:rsidRPr="002F2105">
              <w:rPr>
                <w:rFonts w:eastAsia="DFKai-SB"/>
                <w:color w:val="000000" w:themeColor="text1"/>
              </w:rPr>
              <w:t>圖</w:t>
            </w:r>
            <w:r w:rsidRPr="002F2105">
              <w:rPr>
                <w:rFonts w:eastAsia="DFKai-SB" w:hint="eastAsia"/>
                <w:color w:val="000000" w:themeColor="text1"/>
              </w:rPr>
              <w:t>六</w:t>
            </w:r>
            <w:r w:rsidRPr="002F2105">
              <w:rPr>
                <w:rFonts w:eastAsia="DFKai-SB"/>
                <w:color w:val="000000" w:themeColor="text1"/>
              </w:rPr>
              <w:t>、</w:t>
            </w:r>
            <w:r w:rsidRPr="002F2105">
              <w:rPr>
                <w:rFonts w:eastAsia="DFKai-SB"/>
                <w:color w:val="000000" w:themeColor="text1"/>
              </w:rPr>
              <w:t xml:space="preserve"> </w:t>
            </w:r>
            <w:r w:rsidRPr="002F2105">
              <w:rPr>
                <w:rFonts w:eastAsia="DFKai-SB"/>
                <w:color w:val="000000" w:themeColor="text1"/>
              </w:rPr>
              <w:t>認知評估模型注意力圖像化之</w:t>
            </w:r>
          </w:p>
          <w:p w14:paraId="2CCADED3" w14:textId="5D38B5A4" w:rsidR="003D12DF" w:rsidRPr="002F2105" w:rsidRDefault="003D12DF">
            <w:pPr>
              <w:pStyle w:val="ListParagraph"/>
              <w:tabs>
                <w:tab w:val="left" w:pos="3165"/>
              </w:tabs>
              <w:ind w:leftChars="0" w:left="0"/>
              <w:jc w:val="center"/>
              <w:rPr>
                <w:rFonts w:eastAsia="DFKai-SB"/>
                <w:color w:val="000000" w:themeColor="text1"/>
              </w:rPr>
            </w:pPr>
            <w:r w:rsidRPr="002F2105">
              <w:rPr>
                <w:rFonts w:eastAsia="DFKai-SB"/>
                <w:color w:val="000000" w:themeColor="text1"/>
              </w:rPr>
              <w:lastRenderedPageBreak/>
              <w:t>MCI</w:t>
            </w:r>
            <w:r w:rsidRPr="002F2105">
              <w:rPr>
                <w:rFonts w:eastAsia="DFKai-SB"/>
                <w:color w:val="000000" w:themeColor="text1"/>
              </w:rPr>
              <w:t>資料</w:t>
            </w:r>
          </w:p>
        </w:tc>
        <w:tc>
          <w:tcPr>
            <w:tcW w:w="3998" w:type="dxa"/>
            <w:shd w:val="clear" w:color="auto" w:fill="auto"/>
          </w:tcPr>
          <w:p w14:paraId="1EE18960" w14:textId="77777777" w:rsidR="00237514" w:rsidRPr="002F2105" w:rsidRDefault="003D12DF">
            <w:pPr>
              <w:pStyle w:val="ListParagraph"/>
              <w:tabs>
                <w:tab w:val="left" w:pos="3165"/>
              </w:tabs>
              <w:ind w:leftChars="0" w:left="0"/>
              <w:jc w:val="center"/>
              <w:rPr>
                <w:rFonts w:eastAsia="DFKai-SB"/>
                <w:color w:val="000000" w:themeColor="text1"/>
              </w:rPr>
            </w:pPr>
            <w:r w:rsidRPr="002F2105">
              <w:rPr>
                <w:rFonts w:eastAsia="DFKai-SB"/>
                <w:color w:val="000000" w:themeColor="text1"/>
              </w:rPr>
              <w:lastRenderedPageBreak/>
              <w:t>圖</w:t>
            </w:r>
            <w:r w:rsidRPr="002F2105">
              <w:rPr>
                <w:rFonts w:eastAsia="DFKai-SB" w:hint="eastAsia"/>
                <w:color w:val="000000" w:themeColor="text1"/>
              </w:rPr>
              <w:t>七</w:t>
            </w:r>
            <w:r w:rsidRPr="002F2105">
              <w:rPr>
                <w:rFonts w:eastAsia="DFKai-SB"/>
                <w:color w:val="000000" w:themeColor="text1"/>
              </w:rPr>
              <w:t>、</w:t>
            </w:r>
            <w:r w:rsidRPr="002F2105">
              <w:rPr>
                <w:rFonts w:eastAsia="DFKai-SB"/>
                <w:color w:val="000000" w:themeColor="text1"/>
              </w:rPr>
              <w:t xml:space="preserve"> </w:t>
            </w:r>
            <w:r w:rsidRPr="002F2105">
              <w:rPr>
                <w:rFonts w:eastAsia="DFKai-SB"/>
                <w:color w:val="000000" w:themeColor="text1"/>
              </w:rPr>
              <w:t>認知評估模型注意力圖像化之</w:t>
            </w:r>
          </w:p>
          <w:p w14:paraId="7DD3119A" w14:textId="2188F9BD" w:rsidR="003D12DF" w:rsidRPr="002F2105" w:rsidRDefault="003D12DF">
            <w:pPr>
              <w:pStyle w:val="ListParagraph"/>
              <w:tabs>
                <w:tab w:val="left" w:pos="3165"/>
              </w:tabs>
              <w:ind w:leftChars="0" w:left="0"/>
              <w:jc w:val="center"/>
              <w:rPr>
                <w:rFonts w:eastAsia="DFKai-SB"/>
                <w:noProof/>
                <w:color w:val="000000" w:themeColor="text1"/>
              </w:rPr>
            </w:pPr>
            <w:r w:rsidRPr="002F2105">
              <w:rPr>
                <w:rFonts w:eastAsia="DFKai-SB"/>
                <w:color w:val="000000" w:themeColor="text1"/>
              </w:rPr>
              <w:lastRenderedPageBreak/>
              <w:t>HC</w:t>
            </w:r>
            <w:r w:rsidRPr="002F2105">
              <w:rPr>
                <w:rFonts w:eastAsia="DFKai-SB"/>
                <w:color w:val="000000" w:themeColor="text1"/>
              </w:rPr>
              <w:t>資料</w:t>
            </w:r>
          </w:p>
        </w:tc>
      </w:tr>
    </w:tbl>
    <w:p w14:paraId="1CCD5EC3" w14:textId="77777777" w:rsidR="003D12DF" w:rsidRPr="002F2105" w:rsidRDefault="003D12DF" w:rsidP="003D12DF">
      <w:pPr>
        <w:pStyle w:val="ListParagraph"/>
        <w:ind w:leftChars="0" w:left="0"/>
        <w:rPr>
          <w:rFonts w:eastAsia="DFKai-SB"/>
          <w:color w:val="000000" w:themeColor="text1"/>
        </w:rPr>
      </w:pPr>
    </w:p>
    <w:p w14:paraId="123105E2" w14:textId="2DFFE49C" w:rsidR="003D12DF" w:rsidRPr="002F2105" w:rsidRDefault="003D12DF" w:rsidP="00325620">
      <w:pPr>
        <w:pStyle w:val="ListParagraph"/>
        <w:ind w:leftChars="0" w:left="0" w:firstLineChars="200" w:firstLine="480"/>
        <w:jc w:val="both"/>
        <w:rPr>
          <w:rFonts w:eastAsia="DFKai-SB"/>
          <w:color w:val="000000" w:themeColor="text1"/>
        </w:rPr>
      </w:pPr>
      <w:r w:rsidRPr="002F2105">
        <w:rPr>
          <w:rFonts w:eastAsia="DFKai-SB"/>
          <w:color w:val="000000" w:themeColor="text1"/>
        </w:rPr>
        <w:t>圖六為具有輕度認知障礙之受試者</w:t>
      </w:r>
      <w:r w:rsidRPr="002F2105">
        <w:rPr>
          <w:rFonts w:eastAsia="DFKai-SB"/>
          <w:color w:val="000000" w:themeColor="text1"/>
        </w:rPr>
        <w:t>(MCI)</w:t>
      </w:r>
      <w:r w:rsidRPr="002F2105">
        <w:rPr>
          <w:rFonts w:eastAsia="DFKai-SB"/>
          <w:color w:val="000000" w:themeColor="text1"/>
        </w:rPr>
        <w:t>之資料可視化結果，圖七為認知狀態正常之受試者</w:t>
      </w:r>
      <w:r w:rsidRPr="002F2105">
        <w:rPr>
          <w:rFonts w:eastAsia="DFKai-SB"/>
          <w:color w:val="000000" w:themeColor="text1"/>
        </w:rPr>
        <w:t>(HC)</w:t>
      </w:r>
      <w:r w:rsidRPr="002F2105">
        <w:rPr>
          <w:rFonts w:eastAsia="DFKai-SB"/>
          <w:color w:val="000000" w:themeColor="text1"/>
        </w:rPr>
        <w:t>之資料可視化結果。由圖七中可觀察出模型對於認知狀態正常之受試者</w:t>
      </w:r>
      <w:r w:rsidRPr="002F2105">
        <w:rPr>
          <w:rFonts w:eastAsia="DFKai-SB"/>
          <w:color w:val="000000" w:themeColor="text1"/>
        </w:rPr>
        <w:t>(HC)</w:t>
      </w:r>
      <w:r w:rsidRPr="002F2105">
        <w:rPr>
          <w:rFonts w:eastAsia="DFKai-SB"/>
          <w:color w:val="000000" w:themeColor="text1"/>
        </w:rPr>
        <w:t>，更能關注到其所述內容中與主題插入</w:t>
      </w:r>
      <w:r w:rsidRPr="002F2105">
        <w:rPr>
          <w:rFonts w:eastAsia="DFKai-SB"/>
          <w:color w:val="000000" w:themeColor="text1"/>
        </w:rPr>
        <w:t>(topic insertion)</w:t>
      </w:r>
      <w:r w:rsidRPr="002F2105">
        <w:rPr>
          <w:rFonts w:eastAsia="DFKai-SB"/>
          <w:color w:val="000000" w:themeColor="text1"/>
        </w:rPr>
        <w:t>所插入之事件標題關聯性較高的字詞，且同時對於事件主題之關注度也相對更高，由此可見模型較能同時掌握對於認知狀態較健康之受試者所述內容的重點與其事件主題，可觀察出主題與內容擁有較高的一致性；另一方面，認知狀態已有退化情形之受試者</w:t>
      </w:r>
      <w:r w:rsidRPr="002F2105">
        <w:rPr>
          <w:rFonts w:eastAsia="DFKai-SB"/>
          <w:color w:val="000000" w:themeColor="text1"/>
        </w:rPr>
        <w:t>(MCI)</w:t>
      </w:r>
      <w:r w:rsidRPr="002F2105">
        <w:rPr>
          <w:rFonts w:eastAsia="DFKai-SB"/>
          <w:color w:val="000000" w:themeColor="text1"/>
        </w:rPr>
        <w:t>所述事件內容被模型關注到的部分則與其原先預計講述之事件主題較無關聯性，比如：圖六中</w:t>
      </w:r>
      <w:r w:rsidRPr="002F2105">
        <w:rPr>
          <w:rFonts w:eastAsia="DFKai-SB"/>
          <w:color w:val="000000" w:themeColor="text1"/>
        </w:rPr>
        <w:t>MCI</w:t>
      </w:r>
      <w:r w:rsidRPr="002F2105">
        <w:rPr>
          <w:rFonts w:eastAsia="DFKai-SB"/>
          <w:color w:val="000000" w:themeColor="text1"/>
        </w:rPr>
        <w:t>受試者欲講述之事件主題為「女兒過世」，實際講述之內容卻以「皮膚」為關注高點，可推測此位受試者之測試結果可能出現文不對題之情形，可能原因為其認知狀態之退化導致受試者無法保持談話內容之一致性。</w:t>
      </w:r>
    </w:p>
    <w:p w14:paraId="61EEE6DB" w14:textId="77777777" w:rsidR="003D12DF" w:rsidRPr="002F2105" w:rsidRDefault="003D12DF" w:rsidP="003D12DF">
      <w:pPr>
        <w:ind w:left="1418" w:firstLine="283"/>
        <w:rPr>
          <w:rFonts w:eastAsia="DFKai-SB"/>
          <w:color w:val="000000" w:themeColor="text1"/>
        </w:rPr>
      </w:pPr>
    </w:p>
    <w:p w14:paraId="251B3C9F" w14:textId="77777777" w:rsidR="003D12DF" w:rsidRPr="002F2105" w:rsidRDefault="003D12DF" w:rsidP="003D12DF">
      <w:pPr>
        <w:pStyle w:val="ListParagraph"/>
        <w:numPr>
          <w:ilvl w:val="0"/>
          <w:numId w:val="65"/>
        </w:numPr>
        <w:ind w:leftChars="0" w:firstLine="543"/>
        <w:rPr>
          <w:rFonts w:eastAsia="DFKai-SB"/>
          <w:color w:val="000000" w:themeColor="text1"/>
          <w:u w:val="single"/>
        </w:rPr>
      </w:pPr>
      <w:r w:rsidRPr="002F2105">
        <w:rPr>
          <w:rFonts w:eastAsia="DFKai-SB"/>
          <w:color w:val="000000" w:themeColor="text1"/>
        </w:rPr>
        <w:t>查詢驅動記憶輔助系統</w:t>
      </w:r>
      <w:r w:rsidRPr="002F2105">
        <w:rPr>
          <w:rFonts w:eastAsia="DFKai-SB"/>
          <w:color w:val="000000" w:themeColor="text1"/>
        </w:rPr>
        <w:t xml:space="preserve">  </w:t>
      </w:r>
    </w:p>
    <w:p w14:paraId="6882B542" w14:textId="5E0AA9EB"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color w:val="000000" w:themeColor="text1"/>
        </w:rPr>
        <w:t>由於系統在記憶檢索階段同時使用監督式訓練的</w:t>
      </w:r>
      <w:r w:rsidRPr="002F2105">
        <w:rPr>
          <w:rFonts w:eastAsia="DFKai-SB"/>
          <w:color w:val="000000" w:themeColor="text1"/>
        </w:rPr>
        <w:t>AI</w:t>
      </w:r>
      <w:r w:rsidRPr="002F2105">
        <w:rPr>
          <w:rFonts w:eastAsia="DFKai-SB"/>
          <w:color w:val="000000" w:themeColor="text1"/>
        </w:rPr>
        <w:t>模型和非監督式匹配的方法，可就各方法分別檢視記憶檢索的可解釋性。首先，基於匹配的記憶檢索方法，會匹配記憶和問題中的相同的人物實體、時間實體和地點實體，如圖</w:t>
      </w:r>
      <w:r w:rsidRPr="002F2105">
        <w:rPr>
          <w:rFonts w:eastAsia="DFKai-SB" w:hint="eastAsia"/>
          <w:color w:val="000000" w:themeColor="text1"/>
        </w:rPr>
        <w:t>八</w:t>
      </w:r>
      <w:r w:rsidRPr="002F2105">
        <w:rPr>
          <w:rFonts w:eastAsia="DFKai-SB"/>
          <w:color w:val="000000" w:themeColor="text1"/>
        </w:rPr>
        <w:t>，使得記憶檢索時能有效檢索出使用者提到的人物，時間和地點詞彙。因此，使用者能夠信任檢索的結果。</w:t>
      </w:r>
    </w:p>
    <w:p w14:paraId="7970834F" w14:textId="77777777" w:rsidR="003D12DF" w:rsidRPr="002F2105" w:rsidRDefault="003D12DF" w:rsidP="003D12DF">
      <w:pPr>
        <w:pStyle w:val="ListParagraph"/>
        <w:ind w:leftChars="0" w:left="0" w:firstLineChars="200" w:firstLine="480"/>
        <w:jc w:val="both"/>
        <w:rPr>
          <w:rFonts w:eastAsia="DFKai-SB"/>
          <w:color w:val="000000" w:themeColor="text1"/>
        </w:rPr>
      </w:pPr>
    </w:p>
    <w:p w14:paraId="48383D90" w14:textId="69EFCA64" w:rsidR="003D12DF" w:rsidRPr="002F2105" w:rsidRDefault="003600E2" w:rsidP="00325620">
      <w:pPr>
        <w:jc w:val="center"/>
        <w:rPr>
          <w:rFonts w:eastAsia="DFKai-SB"/>
          <w:color w:val="000000" w:themeColor="text1"/>
        </w:rPr>
      </w:pPr>
      <w:r w:rsidRPr="002F2105">
        <w:rPr>
          <w:rFonts w:eastAsia="DFKai-SB"/>
          <w:noProof/>
          <w:color w:val="000000" w:themeColor="text1"/>
        </w:rPr>
        <w:drawing>
          <wp:inline distT="0" distB="0" distL="0" distR="0" wp14:anchorId="138A3378" wp14:editId="351FB5F8">
            <wp:extent cx="5505450" cy="62865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5450" cy="628650"/>
                    </a:xfrm>
                    <a:prstGeom prst="rect">
                      <a:avLst/>
                    </a:prstGeom>
                    <a:noFill/>
                    <a:ln>
                      <a:noFill/>
                    </a:ln>
                  </pic:spPr>
                </pic:pic>
              </a:graphicData>
            </a:graphic>
          </wp:inline>
        </w:drawing>
      </w:r>
    </w:p>
    <w:p w14:paraId="309E89AA" w14:textId="77777777" w:rsidR="003D12DF" w:rsidRPr="002F2105" w:rsidRDefault="003D12DF" w:rsidP="003D12DF">
      <w:pPr>
        <w:jc w:val="center"/>
        <w:rPr>
          <w:rFonts w:eastAsia="DFKai-SB"/>
          <w:color w:val="000000" w:themeColor="text1"/>
        </w:rPr>
      </w:pPr>
    </w:p>
    <w:p w14:paraId="4D141C1E" w14:textId="2F344DE6" w:rsidR="003D12DF" w:rsidRPr="002F2105" w:rsidRDefault="003D12DF" w:rsidP="003D12DF">
      <w:pPr>
        <w:jc w:val="center"/>
        <w:rPr>
          <w:rFonts w:eastAsia="DFKai-SB"/>
          <w:color w:val="000000" w:themeColor="text1"/>
        </w:rPr>
      </w:pPr>
      <w:r w:rsidRPr="002F2105">
        <w:rPr>
          <w:rFonts w:eastAsia="DFKai-SB"/>
          <w:color w:val="000000" w:themeColor="text1"/>
        </w:rPr>
        <w:t>圖</w:t>
      </w:r>
      <w:r w:rsidRPr="002F2105">
        <w:rPr>
          <w:rFonts w:eastAsia="DFKai-SB" w:hint="eastAsia"/>
          <w:color w:val="000000" w:themeColor="text1"/>
        </w:rPr>
        <w:t>八</w:t>
      </w:r>
      <w:r w:rsidRPr="002F2105">
        <w:rPr>
          <w:rFonts w:eastAsia="DFKai-SB"/>
          <w:color w:val="000000" w:themeColor="text1"/>
        </w:rPr>
        <w:t>、</w:t>
      </w:r>
      <w:r w:rsidRPr="002F2105">
        <w:rPr>
          <w:rFonts w:eastAsia="DFKai-SB"/>
          <w:color w:val="000000" w:themeColor="text1"/>
        </w:rPr>
        <w:t xml:space="preserve"> </w:t>
      </w:r>
      <w:r w:rsidRPr="002F2105">
        <w:rPr>
          <w:rFonts w:eastAsia="DFKai-SB"/>
          <w:color w:val="000000" w:themeColor="text1"/>
        </w:rPr>
        <w:t>實體匹配</w:t>
      </w:r>
      <w:r w:rsidRPr="002F2105">
        <w:rPr>
          <w:rFonts w:eastAsia="DFKai-SB"/>
          <w:color w:val="000000" w:themeColor="text1"/>
        </w:rPr>
        <w:t xml:space="preserve"> (Entity Matching)</w:t>
      </w:r>
    </w:p>
    <w:p w14:paraId="1787912E" w14:textId="77777777" w:rsidR="003D12DF" w:rsidRPr="002F2105" w:rsidRDefault="003D12DF" w:rsidP="003D12DF">
      <w:pPr>
        <w:pStyle w:val="ListParagraph"/>
        <w:ind w:leftChars="0" w:left="0" w:firstLineChars="200" w:firstLine="480"/>
        <w:jc w:val="both"/>
        <w:rPr>
          <w:rFonts w:eastAsia="DFKai-SB"/>
          <w:color w:val="000000" w:themeColor="text1"/>
        </w:rPr>
      </w:pPr>
    </w:p>
    <w:p w14:paraId="46D942DD" w14:textId="1E2559EE"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color w:val="000000" w:themeColor="text1"/>
        </w:rPr>
        <w:t>而針對基於</w:t>
      </w:r>
      <w:r w:rsidRPr="002F2105">
        <w:rPr>
          <w:rFonts w:eastAsia="DFKai-SB"/>
          <w:color w:val="000000" w:themeColor="text1"/>
        </w:rPr>
        <w:t>AI</w:t>
      </w:r>
      <w:r w:rsidRPr="002F2105">
        <w:rPr>
          <w:rFonts w:eastAsia="DFKai-SB"/>
          <w:color w:val="000000" w:themeColor="text1"/>
        </w:rPr>
        <w:t>模型的記憶檢索方法，可使用</w:t>
      </w:r>
      <w:r w:rsidRPr="002F2105">
        <w:rPr>
          <w:rFonts w:eastAsia="DFKai-SB"/>
          <w:color w:val="000000" w:themeColor="text1"/>
        </w:rPr>
        <w:t>Gradient-Based Attribution [</w:t>
      </w:r>
      <w:r w:rsidR="00147832" w:rsidRPr="002F2105">
        <w:rPr>
          <w:rFonts w:eastAsia="DFKai-SB"/>
          <w:color w:val="000000" w:themeColor="text1"/>
        </w:rPr>
        <w:t>29</w:t>
      </w:r>
      <w:r w:rsidRPr="002F2105">
        <w:rPr>
          <w:rFonts w:eastAsia="DFKai-SB"/>
          <w:color w:val="000000" w:themeColor="text1"/>
        </w:rPr>
        <w:t>]</w:t>
      </w:r>
      <w:r w:rsidRPr="002F2105">
        <w:rPr>
          <w:rFonts w:eastAsia="DFKai-SB"/>
          <w:color w:val="000000" w:themeColor="text1"/>
        </w:rPr>
        <w:t>的方式來觀察模型關注的詞，圖</w:t>
      </w:r>
      <w:r w:rsidRPr="002F2105">
        <w:rPr>
          <w:rFonts w:eastAsia="DFKai-SB" w:hint="eastAsia"/>
          <w:color w:val="000000" w:themeColor="text1"/>
        </w:rPr>
        <w:t>九</w:t>
      </w:r>
      <w:r w:rsidRPr="002F2105">
        <w:rPr>
          <w:rFonts w:eastAsia="DFKai-SB"/>
          <w:color w:val="000000" w:themeColor="text1"/>
        </w:rPr>
        <w:t>中顏色愈深的詞表示其對模型作成此預測結果之貢獻愈高。從中可見模型較為關注</w:t>
      </w:r>
      <w:r w:rsidRPr="002F2105">
        <w:rPr>
          <w:rFonts w:eastAsia="DFKai-SB"/>
          <w:color w:val="000000" w:themeColor="text1"/>
        </w:rPr>
        <w:t>5</w:t>
      </w:r>
      <w:r w:rsidRPr="002F2105">
        <w:rPr>
          <w:rFonts w:eastAsia="DFKai-SB"/>
          <w:color w:val="000000" w:themeColor="text1"/>
        </w:rPr>
        <w:t>月</w:t>
      </w:r>
      <w:r w:rsidRPr="002F2105">
        <w:rPr>
          <w:rFonts w:eastAsia="DFKai-SB"/>
          <w:color w:val="000000" w:themeColor="text1"/>
        </w:rPr>
        <w:t>8</w:t>
      </w:r>
      <w:r w:rsidRPr="002F2105">
        <w:rPr>
          <w:rFonts w:eastAsia="DFKai-SB"/>
          <w:color w:val="000000" w:themeColor="text1"/>
        </w:rPr>
        <w:t>日和台北，而問題原本描述的重點確實就是這兩個詞，由此可解釋模型確實有學到如何判斷相似度，使用者可以信任此</w:t>
      </w:r>
      <w:r w:rsidRPr="002F2105">
        <w:rPr>
          <w:rFonts w:eastAsia="DFKai-SB"/>
          <w:color w:val="000000" w:themeColor="text1"/>
        </w:rPr>
        <w:t>AI</w:t>
      </w:r>
      <w:r w:rsidRPr="002F2105">
        <w:rPr>
          <w:rFonts w:eastAsia="DFKai-SB"/>
          <w:color w:val="000000" w:themeColor="text1"/>
        </w:rPr>
        <w:t>模型。</w:t>
      </w:r>
    </w:p>
    <w:p w14:paraId="17E6F81F" w14:textId="77777777" w:rsidR="003D12DF" w:rsidRPr="002F2105" w:rsidRDefault="003D12DF" w:rsidP="003D12DF">
      <w:pPr>
        <w:rPr>
          <w:rFonts w:eastAsia="DFKai-SB"/>
          <w:color w:val="000000" w:themeColor="text1"/>
        </w:rPr>
      </w:pPr>
    </w:p>
    <w:p w14:paraId="12C97CF4" w14:textId="01F7BF58" w:rsidR="003D12DF" w:rsidRPr="002F2105" w:rsidRDefault="003600E2" w:rsidP="003D12DF">
      <w:pPr>
        <w:jc w:val="center"/>
        <w:rPr>
          <w:rFonts w:eastAsia="DFKai-SB"/>
          <w:color w:val="000000" w:themeColor="text1"/>
        </w:rPr>
      </w:pPr>
      <w:r w:rsidRPr="002F2105">
        <w:rPr>
          <w:rFonts w:eastAsia="DFKai-SB"/>
          <w:noProof/>
          <w:color w:val="000000" w:themeColor="text1"/>
        </w:rPr>
        <w:drawing>
          <wp:inline distT="0" distB="0" distL="0" distR="0" wp14:anchorId="538EE46C" wp14:editId="0BB38B68">
            <wp:extent cx="3924300" cy="47625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4300" cy="476250"/>
                    </a:xfrm>
                    <a:prstGeom prst="rect">
                      <a:avLst/>
                    </a:prstGeom>
                    <a:noFill/>
                    <a:ln>
                      <a:noFill/>
                    </a:ln>
                  </pic:spPr>
                </pic:pic>
              </a:graphicData>
            </a:graphic>
          </wp:inline>
        </w:drawing>
      </w:r>
    </w:p>
    <w:p w14:paraId="56CB5F40" w14:textId="77777777" w:rsidR="003D12DF" w:rsidRPr="002F2105" w:rsidRDefault="003D12DF" w:rsidP="003D12DF">
      <w:pPr>
        <w:jc w:val="center"/>
        <w:rPr>
          <w:rFonts w:eastAsia="DFKai-SB"/>
          <w:color w:val="000000" w:themeColor="text1"/>
        </w:rPr>
      </w:pPr>
    </w:p>
    <w:p w14:paraId="53120672" w14:textId="19F7C73F" w:rsidR="003D12DF" w:rsidRPr="002F2105" w:rsidRDefault="003D12DF" w:rsidP="003D12DF">
      <w:pPr>
        <w:jc w:val="center"/>
        <w:rPr>
          <w:rFonts w:eastAsia="DFKai-SB"/>
          <w:color w:val="000000" w:themeColor="text1"/>
          <w:highlight w:val="yellow"/>
        </w:rPr>
      </w:pPr>
      <w:r w:rsidRPr="002F2105">
        <w:rPr>
          <w:rFonts w:eastAsia="DFKai-SB"/>
          <w:color w:val="000000" w:themeColor="text1"/>
        </w:rPr>
        <w:t>圖</w:t>
      </w:r>
      <w:r w:rsidRPr="002F2105">
        <w:rPr>
          <w:rFonts w:eastAsia="DFKai-SB" w:hint="eastAsia"/>
          <w:color w:val="000000" w:themeColor="text1"/>
        </w:rPr>
        <w:t>九</w:t>
      </w:r>
      <w:r w:rsidRPr="002F2105">
        <w:rPr>
          <w:rFonts w:eastAsia="DFKai-SB"/>
          <w:color w:val="000000" w:themeColor="text1"/>
        </w:rPr>
        <w:t>、</w:t>
      </w:r>
      <w:r w:rsidRPr="002F2105">
        <w:rPr>
          <w:rFonts w:eastAsia="DFKai-SB"/>
          <w:color w:val="000000" w:themeColor="text1"/>
        </w:rPr>
        <w:t xml:space="preserve"> </w:t>
      </w:r>
      <w:r w:rsidRPr="002F2105">
        <w:rPr>
          <w:rFonts w:eastAsia="DFKai-SB"/>
          <w:color w:val="000000" w:themeColor="text1"/>
        </w:rPr>
        <w:t>使用</w:t>
      </w:r>
      <w:r w:rsidRPr="002F2105">
        <w:rPr>
          <w:rFonts w:eastAsia="DFKai-SB"/>
          <w:color w:val="000000" w:themeColor="text1"/>
        </w:rPr>
        <w:t>Gradient-Based Attribution</w:t>
      </w:r>
      <w:r w:rsidRPr="002F2105">
        <w:rPr>
          <w:rFonts w:eastAsia="DFKai-SB"/>
          <w:color w:val="000000" w:themeColor="text1"/>
        </w:rPr>
        <w:t>方法解釋記憶排序模型</w:t>
      </w:r>
    </w:p>
    <w:p w14:paraId="5BA82B76" w14:textId="77777777" w:rsidR="003D12DF" w:rsidRPr="002F2105" w:rsidRDefault="003D12DF" w:rsidP="00DE5717">
      <w:pPr>
        <w:pStyle w:val="ListParagraph"/>
        <w:rPr>
          <w:rFonts w:eastAsia="DFKai-SB"/>
          <w:color w:val="000000" w:themeColor="text1"/>
          <w:highlight w:val="green"/>
        </w:rPr>
      </w:pPr>
    </w:p>
    <w:p w14:paraId="369C8263" w14:textId="77777777" w:rsidR="00370619" w:rsidRPr="002F2105" w:rsidRDefault="00DE5717" w:rsidP="00370619">
      <w:pPr>
        <w:pStyle w:val="ListParagraph"/>
        <w:numPr>
          <w:ilvl w:val="0"/>
          <w:numId w:val="25"/>
        </w:numPr>
        <w:spacing w:line="400" w:lineRule="exact"/>
        <w:ind w:leftChars="0" w:left="1418" w:hanging="403"/>
        <w:rPr>
          <w:rFonts w:eastAsia="DFKai-SB"/>
          <w:color w:val="000000" w:themeColor="text1"/>
          <w:highlight w:val="green"/>
        </w:rPr>
      </w:pPr>
      <w:r w:rsidRPr="002F2105">
        <w:rPr>
          <w:rFonts w:eastAsia="DFKai-SB" w:hint="eastAsia"/>
          <w:b/>
          <w:color w:val="000000" w:themeColor="text1"/>
          <w:highlight w:val="green"/>
          <w:u w:val="single"/>
        </w:rPr>
        <w:t>人文法制衝擊影響之因應作為</w:t>
      </w:r>
      <w:r w:rsidRPr="002F2105">
        <w:rPr>
          <w:rFonts w:eastAsia="DFKai-SB"/>
          <w:b/>
          <w:color w:val="000000" w:themeColor="text1"/>
          <w:highlight w:val="green"/>
          <w:u w:val="single"/>
        </w:rPr>
        <w:t>:</w:t>
      </w:r>
    </w:p>
    <w:p w14:paraId="2D42DF8A" w14:textId="77777777" w:rsidR="00370619" w:rsidRPr="002F2105" w:rsidRDefault="00370619" w:rsidP="00370619">
      <w:pPr>
        <w:pStyle w:val="ListParagraph"/>
        <w:rPr>
          <w:rFonts w:eastAsia="DFKai-SB"/>
          <w:b/>
          <w:color w:val="000000" w:themeColor="text1"/>
          <w:u w:val="single"/>
        </w:rPr>
      </w:pPr>
    </w:p>
    <w:p w14:paraId="79868739" w14:textId="77777777" w:rsidR="00370619" w:rsidRPr="002F2105" w:rsidRDefault="00370619" w:rsidP="00370619">
      <w:pPr>
        <w:pStyle w:val="ListParagraph"/>
        <w:numPr>
          <w:ilvl w:val="0"/>
          <w:numId w:val="25"/>
        </w:numPr>
        <w:spacing w:line="400" w:lineRule="exact"/>
        <w:ind w:leftChars="0" w:left="1418" w:hanging="403"/>
        <w:rPr>
          <w:rFonts w:eastAsia="DFKai-SB"/>
          <w:color w:val="000000" w:themeColor="text1"/>
        </w:rPr>
      </w:pPr>
      <w:r w:rsidRPr="002F2105">
        <w:rPr>
          <w:rFonts w:eastAsia="DFKai-SB" w:hint="eastAsia"/>
          <w:b/>
          <w:color w:val="000000" w:themeColor="text1"/>
          <w:u w:val="single"/>
        </w:rPr>
        <w:t>資料及</w:t>
      </w:r>
      <w:r w:rsidRPr="002F2105">
        <w:rPr>
          <w:rFonts w:eastAsia="DFKai-SB"/>
          <w:b/>
          <w:color w:val="000000" w:themeColor="text1"/>
          <w:u w:val="single"/>
        </w:rPr>
        <w:t>AI</w:t>
      </w:r>
      <w:r w:rsidRPr="002F2105">
        <w:rPr>
          <w:rFonts w:eastAsia="DFKai-SB" w:hint="eastAsia"/>
          <w:b/>
          <w:color w:val="000000" w:themeColor="text1"/>
          <w:u w:val="single"/>
        </w:rPr>
        <w:t>模型之治理與共享</w:t>
      </w:r>
    </w:p>
    <w:p w14:paraId="38FE8A99" w14:textId="77777777" w:rsidR="00370619" w:rsidRPr="002F2105" w:rsidRDefault="00370619" w:rsidP="00370619">
      <w:pPr>
        <w:pStyle w:val="ListParagraph"/>
        <w:rPr>
          <w:rFonts w:eastAsia="DFKai-SB"/>
          <w:color w:val="000000" w:themeColor="text1"/>
        </w:rPr>
      </w:pPr>
    </w:p>
    <w:p w14:paraId="1817D0D9" w14:textId="77777777" w:rsidR="00370619" w:rsidRPr="002F2105" w:rsidRDefault="00370619" w:rsidP="00370619">
      <w:pPr>
        <w:pStyle w:val="ListParagraph"/>
        <w:spacing w:line="400" w:lineRule="exact"/>
        <w:ind w:leftChars="0"/>
        <w:rPr>
          <w:rFonts w:eastAsia="DFKai-SB"/>
          <w:color w:val="000000" w:themeColor="text1"/>
          <w:highlight w:val="green"/>
        </w:rPr>
      </w:pPr>
    </w:p>
    <w:p w14:paraId="64B3D053" w14:textId="77777777" w:rsidR="000425DC" w:rsidRPr="002F2105" w:rsidRDefault="00282516" w:rsidP="009D7779">
      <w:pPr>
        <w:pStyle w:val="ListParagraph"/>
        <w:numPr>
          <w:ilvl w:val="0"/>
          <w:numId w:val="27"/>
        </w:numPr>
        <w:spacing w:line="400" w:lineRule="exact"/>
        <w:ind w:leftChars="0" w:left="1701" w:hanging="424"/>
        <w:rPr>
          <w:rFonts w:eastAsia="DFKai-SB"/>
          <w:b/>
          <w:color w:val="000000" w:themeColor="text1"/>
        </w:rPr>
      </w:pPr>
      <w:r w:rsidRPr="002F2105">
        <w:rPr>
          <w:rFonts w:eastAsia="DFKai-SB"/>
          <w:b/>
          <w:color w:val="000000" w:themeColor="text1"/>
        </w:rPr>
        <w:t>後續年度</w:t>
      </w:r>
      <w:r w:rsidR="003A0A69" w:rsidRPr="002F2105">
        <w:rPr>
          <w:rFonts w:eastAsia="DFKai-SB"/>
          <w:b/>
          <w:color w:val="000000" w:themeColor="text1"/>
        </w:rPr>
        <w:t>計畫執行規劃</w:t>
      </w:r>
      <w:r w:rsidR="003A0A69" w:rsidRPr="002F2105">
        <w:rPr>
          <w:rFonts w:eastAsia="DFKai-SB"/>
          <w:color w:val="000000" w:themeColor="text1"/>
        </w:rPr>
        <w:t>：</w:t>
      </w:r>
      <w:r w:rsidR="008E0F68" w:rsidRPr="002F2105">
        <w:rPr>
          <w:rFonts w:eastAsia="DFKai-SB"/>
          <w:color w:val="000000" w:themeColor="text1"/>
        </w:rPr>
        <w:t>請參考五大里程碑下之重點，</w:t>
      </w:r>
      <w:r w:rsidR="008E0F68" w:rsidRPr="002F2105">
        <w:rPr>
          <w:rFonts w:eastAsia="DFKai-SB"/>
          <w:b/>
          <w:color w:val="000000" w:themeColor="text1"/>
          <w:u w:val="single"/>
        </w:rPr>
        <w:t>以</w:t>
      </w:r>
      <w:r w:rsidR="008E0F68" w:rsidRPr="002F2105">
        <w:rPr>
          <w:rFonts w:eastAsia="DFKai-SB"/>
          <w:b/>
          <w:color w:val="000000" w:themeColor="text1"/>
          <w:u w:val="single"/>
        </w:rPr>
        <w:t>OKR</w:t>
      </w:r>
      <w:r w:rsidR="008E0F68" w:rsidRPr="002F2105">
        <w:rPr>
          <w:rFonts w:eastAsia="DFKai-SB"/>
          <w:b/>
          <w:color w:val="000000" w:themeColor="text1"/>
          <w:u w:val="single"/>
        </w:rPr>
        <w:t>之精神</w:t>
      </w:r>
      <w:r w:rsidR="00761E8D" w:rsidRPr="002F2105">
        <w:rPr>
          <w:rFonts w:eastAsia="DFKai-SB" w:hint="eastAsia"/>
          <w:b/>
          <w:color w:val="000000" w:themeColor="text1"/>
          <w:u w:val="single"/>
        </w:rPr>
        <w:t>具體說明</w:t>
      </w:r>
      <w:r w:rsidRPr="002F2105">
        <w:rPr>
          <w:rFonts w:eastAsia="DFKai-SB"/>
          <w:b/>
          <w:color w:val="000000" w:themeColor="text1"/>
          <w:u w:val="single"/>
        </w:rPr>
        <w:t>後</w:t>
      </w:r>
      <w:r w:rsidRPr="002F2105">
        <w:rPr>
          <w:rFonts w:eastAsia="DFKai-SB"/>
          <w:b/>
          <w:color w:val="000000" w:themeColor="text1"/>
          <w:u w:val="single"/>
        </w:rPr>
        <w:lastRenderedPageBreak/>
        <w:t>續年度</w:t>
      </w:r>
      <w:r w:rsidR="008E0F68" w:rsidRPr="002F2105">
        <w:rPr>
          <w:rFonts w:eastAsia="DFKai-SB" w:hint="eastAsia"/>
          <w:b/>
          <w:color w:val="000000" w:themeColor="text1"/>
          <w:u w:val="single"/>
        </w:rPr>
        <w:t>之目標</w:t>
      </w:r>
      <w:r w:rsidR="00837D30" w:rsidRPr="002F2105">
        <w:rPr>
          <w:rFonts w:eastAsia="DFKai-SB" w:hint="eastAsia"/>
          <w:b/>
          <w:color w:val="000000" w:themeColor="text1"/>
          <w:u w:val="single"/>
        </w:rPr>
        <w:t>、</w:t>
      </w:r>
      <w:r w:rsidR="008E0F68" w:rsidRPr="002F2105">
        <w:rPr>
          <w:rFonts w:eastAsia="DFKai-SB" w:hint="eastAsia"/>
          <w:b/>
          <w:color w:val="000000" w:themeColor="text1"/>
          <w:u w:val="single"/>
        </w:rPr>
        <w:t>達成策略</w:t>
      </w:r>
      <w:r w:rsidR="00837D30" w:rsidRPr="002F2105">
        <w:rPr>
          <w:rFonts w:eastAsia="DFKai-SB" w:hint="eastAsia"/>
          <w:b/>
          <w:color w:val="000000" w:themeColor="text1"/>
          <w:u w:val="single"/>
        </w:rPr>
        <w:t>、檢視項目</w:t>
      </w:r>
      <w:r w:rsidR="00761E8D" w:rsidRPr="002F2105">
        <w:rPr>
          <w:rFonts w:eastAsia="DFKai-SB" w:hint="eastAsia"/>
          <w:b/>
          <w:color w:val="000000" w:themeColor="text1"/>
          <w:u w:val="single"/>
        </w:rPr>
        <w:t>、前後期差異</w:t>
      </w:r>
      <w:r w:rsidR="008E0F68" w:rsidRPr="002F2105">
        <w:rPr>
          <w:rFonts w:eastAsia="DFKai-SB" w:hint="eastAsia"/>
          <w:color w:val="000000" w:themeColor="text1"/>
        </w:rPr>
        <w:t>，並包含</w:t>
      </w:r>
      <w:r w:rsidR="003A0A69" w:rsidRPr="002F2105">
        <w:rPr>
          <w:rFonts w:eastAsia="DFKai-SB"/>
          <w:color w:val="000000" w:themeColor="text1"/>
        </w:rPr>
        <w:t>所要探討或解決的問題、</w:t>
      </w:r>
      <w:r w:rsidR="00837D30" w:rsidRPr="002F2105">
        <w:rPr>
          <w:rFonts w:eastAsia="DFKai-SB" w:hint="eastAsia"/>
          <w:color w:val="000000" w:themeColor="text1"/>
        </w:rPr>
        <w:t>議題重要性、</w:t>
      </w:r>
      <w:r w:rsidR="003A0A69" w:rsidRPr="002F2105">
        <w:rPr>
          <w:rFonts w:eastAsia="DFKai-SB"/>
          <w:color w:val="000000" w:themeColor="text1"/>
        </w:rPr>
        <w:t>研究原創性、預期</w:t>
      </w:r>
      <w:r w:rsidR="00837D30" w:rsidRPr="002F2105">
        <w:rPr>
          <w:rFonts w:eastAsia="DFKai-SB" w:hint="eastAsia"/>
          <w:color w:val="000000" w:themeColor="text1"/>
        </w:rPr>
        <w:t>效益與</w:t>
      </w:r>
      <w:r w:rsidR="003A0A69" w:rsidRPr="002F2105">
        <w:rPr>
          <w:rFonts w:eastAsia="DFKai-SB"/>
          <w:color w:val="000000" w:themeColor="text1"/>
        </w:rPr>
        <w:t>影響性</w:t>
      </w:r>
      <w:r w:rsidR="00837D30" w:rsidRPr="002F2105">
        <w:rPr>
          <w:rFonts w:eastAsia="DFKai-SB" w:hint="eastAsia"/>
          <w:color w:val="000000" w:themeColor="text1"/>
        </w:rPr>
        <w:t>、</w:t>
      </w:r>
      <w:r w:rsidR="003A0A69" w:rsidRPr="002F2105">
        <w:rPr>
          <w:rFonts w:eastAsia="DFKai-SB"/>
          <w:color w:val="000000" w:themeColor="text1"/>
        </w:rPr>
        <w:t>國內外有關本計畫之研究情況</w:t>
      </w:r>
      <w:r w:rsidR="003C43CF" w:rsidRPr="002F2105">
        <w:rPr>
          <w:rFonts w:eastAsia="DFKai-SB" w:hint="eastAsia"/>
          <w:color w:val="000000" w:themeColor="text1"/>
        </w:rPr>
        <w:t>、是否有可對應或欲突破之國外重要標竿</w:t>
      </w:r>
      <w:r w:rsidR="003A0A69" w:rsidRPr="002F2105">
        <w:rPr>
          <w:rFonts w:eastAsia="DFKai-SB"/>
          <w:color w:val="000000" w:themeColor="text1"/>
        </w:rPr>
        <w:t>、重要參考文獻之評述等。</w:t>
      </w:r>
    </w:p>
    <w:bookmarkEnd w:id="1"/>
    <w:p w14:paraId="614BE288" w14:textId="77777777" w:rsidR="00723EC4" w:rsidRPr="002F2105" w:rsidRDefault="00723EC4" w:rsidP="007C0BBF">
      <w:pPr>
        <w:pStyle w:val="ListParagraph"/>
        <w:spacing w:line="400" w:lineRule="exact"/>
        <w:ind w:leftChars="0" w:left="1701"/>
        <w:rPr>
          <w:rFonts w:eastAsia="DFKai-SB"/>
          <w:color w:val="000000" w:themeColor="text1"/>
        </w:rPr>
      </w:pPr>
    </w:p>
    <w:p w14:paraId="373E6834" w14:textId="77777777" w:rsidR="00C47289" w:rsidRPr="002F2105" w:rsidRDefault="00C47289" w:rsidP="00C47289">
      <w:pPr>
        <w:pStyle w:val="ListParagraph"/>
        <w:spacing w:line="400" w:lineRule="exact"/>
        <w:ind w:leftChars="0" w:left="993"/>
        <w:rPr>
          <w:rFonts w:eastAsia="DFKai-SB"/>
          <w:color w:val="000000" w:themeColor="text1"/>
        </w:rPr>
      </w:pPr>
      <w:r w:rsidRPr="002F2105">
        <w:rPr>
          <w:rFonts w:eastAsia="DFKai-SB" w:hint="eastAsia"/>
          <w:color w:val="000000" w:themeColor="text1"/>
          <w:highlight w:val="green"/>
        </w:rPr>
        <w:t>以下為本計畫依據第一</w:t>
      </w:r>
      <w:r w:rsidRPr="002F2105">
        <w:rPr>
          <w:rFonts w:eastAsia="DFKai-SB"/>
          <w:color w:val="000000" w:themeColor="text1"/>
          <w:highlight w:val="green"/>
        </w:rPr>
        <w:t>&amp;</w:t>
      </w:r>
      <w:r w:rsidRPr="002F2105">
        <w:rPr>
          <w:rFonts w:eastAsia="DFKai-SB" w:hint="eastAsia"/>
          <w:color w:val="000000" w:themeColor="text1"/>
          <w:highlight w:val="green"/>
        </w:rPr>
        <w:t>二年之里程碑達成情形說明</w:t>
      </w:r>
      <w:r w:rsidRPr="002F2105">
        <w:rPr>
          <w:rFonts w:eastAsia="DFKai-SB"/>
          <w:color w:val="000000" w:themeColor="text1"/>
        </w:rPr>
        <w:t xml:space="preserve">: </w:t>
      </w:r>
    </w:p>
    <w:p w14:paraId="703062D6" w14:textId="77777777" w:rsidR="00604F99" w:rsidRPr="002F2105" w:rsidRDefault="00604F99" w:rsidP="00DE5717">
      <w:pPr>
        <w:pStyle w:val="ListParagraph"/>
        <w:numPr>
          <w:ilvl w:val="0"/>
          <w:numId w:val="42"/>
        </w:numPr>
        <w:spacing w:line="400" w:lineRule="exact"/>
        <w:ind w:leftChars="0" w:left="1560"/>
        <w:rPr>
          <w:rFonts w:eastAsia="DFKai-SB"/>
          <w:color w:val="000000" w:themeColor="text1"/>
          <w:highlight w:val="green"/>
        </w:rPr>
      </w:pPr>
      <w:r w:rsidRPr="002F2105">
        <w:rPr>
          <w:rFonts w:eastAsia="DFKai-SB"/>
          <w:b/>
          <w:color w:val="000000" w:themeColor="text1"/>
          <w:highlight w:val="green"/>
          <w:u w:val="single"/>
        </w:rPr>
        <w:t>AI</w:t>
      </w:r>
      <w:r w:rsidRPr="002F2105">
        <w:rPr>
          <w:rFonts w:eastAsia="DFKai-SB"/>
          <w:b/>
          <w:color w:val="000000" w:themeColor="text1"/>
          <w:highlight w:val="green"/>
          <w:u w:val="single"/>
        </w:rPr>
        <w:t>技術突破</w:t>
      </w:r>
      <w:r w:rsidRPr="002F2105">
        <w:rPr>
          <w:rFonts w:eastAsia="DFKai-SB"/>
          <w:color w:val="000000" w:themeColor="text1"/>
          <w:highlight w:val="green"/>
        </w:rPr>
        <w:t>：</w:t>
      </w:r>
      <w:r w:rsidR="005C7F40" w:rsidRPr="002F2105">
        <w:rPr>
          <w:rFonts w:eastAsia="DFKai-SB"/>
          <w:color w:val="000000" w:themeColor="text1"/>
        </w:rPr>
        <w:t>(</w:t>
      </w:r>
      <w:r w:rsidR="005C7F40" w:rsidRPr="002F2105">
        <w:rPr>
          <w:rFonts w:eastAsia="DFKai-SB"/>
          <w:b/>
          <w:bCs/>
          <w:color w:val="000000" w:themeColor="text1"/>
          <w:sz w:val="28"/>
          <w:szCs w:val="28"/>
          <w:shd w:val="clear" w:color="auto" w:fill="FFFF00"/>
        </w:rPr>
        <w:t>請子計畫</w:t>
      </w:r>
      <w:r w:rsidR="005C7F40" w:rsidRPr="002F2105">
        <w:rPr>
          <w:rFonts w:eastAsia="DFKai-SB"/>
          <w:b/>
          <w:bCs/>
          <w:color w:val="000000" w:themeColor="text1"/>
          <w:sz w:val="28"/>
          <w:szCs w:val="28"/>
          <w:shd w:val="clear" w:color="auto" w:fill="FFFF00"/>
        </w:rPr>
        <w:t>1-8</w:t>
      </w:r>
      <w:r w:rsidR="005C7F40" w:rsidRPr="002F2105">
        <w:rPr>
          <w:rFonts w:eastAsia="DFKai-SB"/>
          <w:b/>
          <w:bCs/>
          <w:color w:val="000000" w:themeColor="text1"/>
          <w:sz w:val="28"/>
          <w:szCs w:val="28"/>
          <w:shd w:val="clear" w:color="auto" w:fill="FFFF00"/>
        </w:rPr>
        <w:t>提供</w:t>
      </w:r>
      <w:r w:rsidR="005C7F40" w:rsidRPr="002F2105">
        <w:rPr>
          <w:rFonts w:eastAsia="DFKai-SB"/>
          <w:b/>
          <w:bCs/>
          <w:color w:val="000000" w:themeColor="text1"/>
          <w:sz w:val="28"/>
          <w:szCs w:val="28"/>
          <w:shd w:val="clear" w:color="auto" w:fill="FFFF00"/>
        </w:rPr>
        <w:t>)</w:t>
      </w:r>
    </w:p>
    <w:p w14:paraId="0B4CA4AE" w14:textId="77777777" w:rsidR="003F0C99" w:rsidRPr="002F2105" w:rsidRDefault="00A372AD" w:rsidP="009D7779">
      <w:pPr>
        <w:pStyle w:val="ListParagraph"/>
        <w:numPr>
          <w:ilvl w:val="3"/>
          <w:numId w:val="35"/>
        </w:numPr>
        <w:spacing w:line="400" w:lineRule="exact"/>
        <w:ind w:leftChars="0" w:left="1918" w:hanging="364"/>
        <w:rPr>
          <w:rFonts w:eastAsia="DFKai-SB"/>
          <w:color w:val="000000" w:themeColor="text1"/>
          <w:highlight w:val="green"/>
        </w:rPr>
      </w:pPr>
      <w:r w:rsidRPr="002F2105">
        <w:rPr>
          <w:rFonts w:eastAsia="DFKai-SB"/>
          <w:color w:val="000000" w:themeColor="text1"/>
          <w:highlight w:val="green"/>
        </w:rPr>
        <w:t>檢視並精進里程碑目標及選定的重要挑戰議題，</w:t>
      </w:r>
      <w:r w:rsidR="008E0F68" w:rsidRPr="002F2105">
        <w:rPr>
          <w:rFonts w:eastAsia="DFKai-SB"/>
          <w:color w:val="000000" w:themeColor="text1"/>
          <w:highlight w:val="green"/>
        </w:rPr>
        <w:t>持續衝刺於頂會</w:t>
      </w:r>
      <w:r w:rsidR="008E0F68" w:rsidRPr="002F2105">
        <w:rPr>
          <w:rFonts w:eastAsia="DFKai-SB"/>
          <w:color w:val="000000" w:themeColor="text1"/>
          <w:highlight w:val="green"/>
        </w:rPr>
        <w:t>/</w:t>
      </w:r>
      <w:r w:rsidR="008E0F68" w:rsidRPr="002F2105">
        <w:rPr>
          <w:rFonts w:eastAsia="DFKai-SB"/>
          <w:color w:val="000000" w:themeColor="text1"/>
          <w:highlight w:val="green"/>
        </w:rPr>
        <w:t>重要期刊發表論文</w:t>
      </w:r>
      <w:r w:rsidR="008E0F68" w:rsidRPr="002F2105">
        <w:rPr>
          <w:rFonts w:eastAsia="DFKai-SB"/>
          <w:color w:val="000000" w:themeColor="text1"/>
          <w:highlight w:val="green"/>
        </w:rPr>
        <w:t>(</w:t>
      </w:r>
      <w:r w:rsidR="008E0F68" w:rsidRPr="002F2105">
        <w:rPr>
          <w:rFonts w:eastAsia="DFKai-SB"/>
          <w:color w:val="000000" w:themeColor="text1"/>
          <w:highlight w:val="green"/>
        </w:rPr>
        <w:t>參</w:t>
      </w:r>
      <w:r w:rsidR="008A1D10" w:rsidRPr="002F2105">
        <w:rPr>
          <w:rFonts w:eastAsia="DFKai-SB" w:hint="eastAsia"/>
          <w:color w:val="000000" w:themeColor="text1"/>
          <w:highlight w:val="green"/>
        </w:rPr>
        <w:t>考</w:t>
      </w:r>
      <w:r w:rsidR="008E0F68" w:rsidRPr="002F2105">
        <w:rPr>
          <w:rFonts w:eastAsia="DFKai-SB"/>
          <w:color w:val="000000" w:themeColor="text1"/>
          <w:highlight w:val="green"/>
        </w:rPr>
        <w:t>附件</w:t>
      </w:r>
      <w:r w:rsidR="008E0F68" w:rsidRPr="002F2105">
        <w:rPr>
          <w:rFonts w:eastAsia="DFKai-SB"/>
          <w:color w:val="000000" w:themeColor="text1"/>
          <w:highlight w:val="green"/>
        </w:rPr>
        <w:t>1)</w:t>
      </w:r>
      <w:r w:rsidR="008E0F68" w:rsidRPr="002F2105">
        <w:rPr>
          <w:rFonts w:eastAsia="DFKai-SB"/>
          <w:color w:val="000000" w:themeColor="text1"/>
          <w:highlight w:val="green"/>
        </w:rPr>
        <w:t>，並請自訂</w:t>
      </w:r>
      <w:r w:rsidR="008E0F68" w:rsidRPr="002F2105">
        <w:rPr>
          <w:rFonts w:eastAsia="DFKai-SB"/>
          <w:color w:val="000000" w:themeColor="text1"/>
          <w:highlight w:val="green"/>
        </w:rPr>
        <w:t>OKR</w:t>
      </w:r>
      <w:r w:rsidR="008E0F68" w:rsidRPr="002F2105">
        <w:rPr>
          <w:rFonts w:eastAsia="DFKai-SB" w:hint="eastAsia"/>
          <w:color w:val="000000" w:themeColor="text1"/>
          <w:highlight w:val="green"/>
        </w:rPr>
        <w:t>檢視項目。</w:t>
      </w:r>
    </w:p>
    <w:p w14:paraId="0ECE0CE1" w14:textId="77777777" w:rsidR="003D12DF" w:rsidRPr="002F2105" w:rsidRDefault="003D12DF" w:rsidP="003D12DF">
      <w:pPr>
        <w:pStyle w:val="ListParagraph"/>
        <w:spacing w:line="400" w:lineRule="exact"/>
        <w:ind w:leftChars="0" w:left="1918"/>
        <w:rPr>
          <w:rFonts w:eastAsia="DFKai-SB"/>
          <w:color w:val="000000" w:themeColor="text1"/>
          <w:highlight w:val="green"/>
        </w:rPr>
      </w:pPr>
    </w:p>
    <w:p w14:paraId="3BFB96A2" w14:textId="77777777" w:rsidR="003D12DF" w:rsidRPr="002F2105" w:rsidRDefault="003D12DF" w:rsidP="00325620">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子計畫六在第三</w:t>
      </w:r>
      <w:r w:rsidRPr="002F2105">
        <w:rPr>
          <w:rFonts w:eastAsia="DFKai-SB"/>
          <w:color w:val="000000" w:themeColor="text1"/>
        </w:rPr>
        <w:t>&amp;</w:t>
      </w:r>
      <w:r w:rsidRPr="002F2105">
        <w:rPr>
          <w:rFonts w:eastAsia="DFKai-SB" w:hint="eastAsia"/>
          <w:color w:val="000000" w:themeColor="text1"/>
        </w:rPr>
        <w:t>四年期間，將著力於認知水平、情緒狀態的長期評估與追蹤，並進一步探索</w:t>
      </w:r>
      <w:r w:rsidRPr="002F2105">
        <w:rPr>
          <w:rFonts w:eastAsia="DFKai-SB"/>
          <w:color w:val="000000" w:themeColor="text1"/>
        </w:rPr>
        <w:t>AI</w:t>
      </w:r>
      <w:r w:rsidRPr="002F2105">
        <w:rPr>
          <w:rFonts w:eastAsia="DFKai-SB" w:hint="eastAsia"/>
          <w:color w:val="000000" w:themeColor="text1"/>
        </w:rPr>
        <w:t>模型應用於居家照護、遠距醫療領域的可解釋性與受信賴層級，積極於長照中心、醫療院所等具備高齡日常照護訓練的實際場域驗證</w:t>
      </w:r>
      <w:r w:rsidRPr="002F2105">
        <w:rPr>
          <w:rFonts w:eastAsia="DFKai-SB"/>
          <w:color w:val="000000" w:themeColor="text1"/>
        </w:rPr>
        <w:t>CHARM</w:t>
      </w:r>
      <w:r w:rsidRPr="002F2105">
        <w:rPr>
          <w:rFonts w:eastAsia="DFKai-SB" w:hint="eastAsia"/>
          <w:color w:val="000000" w:themeColor="text1"/>
        </w:rPr>
        <w:t>系統的可行性，蒐集測試資料以利於模型調優、改善系統模組易用性與互動性。計畫後續</w:t>
      </w:r>
      <w:r w:rsidRPr="002F2105">
        <w:rPr>
          <w:rFonts w:eastAsia="DFKai-SB"/>
          <w:color w:val="000000" w:themeColor="text1"/>
        </w:rPr>
        <w:t>詳細研究的方法及進行步驟分述如下：</w:t>
      </w:r>
    </w:p>
    <w:p w14:paraId="3DCE995F" w14:textId="77777777" w:rsidR="003D12DF" w:rsidRPr="002F2105" w:rsidRDefault="003D12DF" w:rsidP="003D12DF">
      <w:pPr>
        <w:pStyle w:val="ListParagraph"/>
        <w:ind w:leftChars="0" w:left="0"/>
        <w:rPr>
          <w:rFonts w:eastAsia="DFKai-SB"/>
          <w:color w:val="000000" w:themeColor="text1"/>
        </w:rPr>
      </w:pPr>
    </w:p>
    <w:p w14:paraId="39DEA728" w14:textId="77777777" w:rsidR="003D12DF" w:rsidRPr="002F2105" w:rsidRDefault="003D12DF" w:rsidP="003D12DF">
      <w:pPr>
        <w:pStyle w:val="ListParagraph"/>
        <w:ind w:leftChars="0" w:left="0" w:firstLine="554"/>
        <w:rPr>
          <w:rFonts w:eastAsia="DFKai-SB"/>
          <w:b/>
          <w:bCs/>
          <w:color w:val="000000" w:themeColor="text1"/>
          <w:highlight w:val="green"/>
          <w:u w:val="single"/>
        </w:rPr>
      </w:pPr>
      <w:r w:rsidRPr="002F2105">
        <w:rPr>
          <w:rFonts w:eastAsia="DFKai-SB"/>
          <w:b/>
          <w:bCs/>
          <w:color w:val="000000" w:themeColor="text1"/>
          <w:u w:val="single"/>
        </w:rPr>
        <w:t>第三年上半年</w:t>
      </w:r>
      <w:r w:rsidRPr="002F2105">
        <w:rPr>
          <w:rFonts w:eastAsia="DFKai-SB"/>
          <w:b/>
          <w:bCs/>
          <w:color w:val="000000" w:themeColor="text1"/>
          <w:u w:val="single"/>
        </w:rPr>
        <w:t>(2023/10/01- 2024/03/31)</w:t>
      </w:r>
    </w:p>
    <w:p w14:paraId="2DBF749C" w14:textId="3BBF20FF"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認知評估縱向序列分析</w:t>
      </w:r>
      <w:r w:rsidRPr="002F2105">
        <w:rPr>
          <w:rFonts w:eastAsia="DFKai-SB"/>
          <w:color w:val="000000" w:themeColor="text1"/>
        </w:rPr>
        <w:t xml:space="preserve"> </w:t>
      </w:r>
    </w:p>
    <w:p w14:paraId="24E95EAA" w14:textId="226E751D"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color w:val="000000" w:themeColor="text1"/>
        </w:rPr>
        <w:t>由於</w:t>
      </w:r>
      <w:r w:rsidRPr="002F2105">
        <w:rPr>
          <w:rFonts w:eastAsia="DFKai-SB" w:hint="eastAsia"/>
          <w:color w:val="000000" w:themeColor="text1"/>
        </w:rPr>
        <w:t>認知評估語音資料集</w:t>
      </w:r>
      <w:r w:rsidRPr="002F2105">
        <w:rPr>
          <w:rFonts w:eastAsia="DFKai-SB"/>
          <w:color w:val="000000" w:themeColor="text1"/>
        </w:rPr>
        <w:t>(</w:t>
      </w:r>
      <w:r w:rsidRPr="002F2105">
        <w:rPr>
          <w:rFonts w:eastAsia="DFKai-SB" w:hint="eastAsia"/>
          <w:color w:val="000000" w:themeColor="text1"/>
        </w:rPr>
        <w:t>共計</w:t>
      </w:r>
      <w:r w:rsidRPr="002F2105">
        <w:rPr>
          <w:rFonts w:eastAsia="DFKai-SB"/>
          <w:color w:val="000000" w:themeColor="text1"/>
        </w:rPr>
        <w:t>60</w:t>
      </w:r>
      <w:r w:rsidRPr="002F2105">
        <w:rPr>
          <w:rFonts w:eastAsia="DFKai-SB"/>
          <w:color w:val="000000" w:themeColor="text1"/>
        </w:rPr>
        <w:t>名受試者三期</w:t>
      </w:r>
      <w:r w:rsidRPr="002F2105">
        <w:rPr>
          <w:rFonts w:eastAsia="DFKai-SB" w:hint="eastAsia"/>
          <w:color w:val="000000" w:themeColor="text1"/>
        </w:rPr>
        <w:t>收案資料</w:t>
      </w:r>
      <w:r w:rsidRPr="002F2105">
        <w:rPr>
          <w:rFonts w:eastAsia="DFKai-SB"/>
          <w:color w:val="000000" w:themeColor="text1"/>
        </w:rPr>
        <w:t>)</w:t>
      </w:r>
      <w:r w:rsidRPr="002F2105">
        <w:rPr>
          <w:rFonts w:eastAsia="DFKai-SB"/>
          <w:color w:val="000000" w:themeColor="text1"/>
        </w:rPr>
        <w:t>的自傳式記憶資料預計於第三年收集完成，故在第二到第三年期間，針對自動化認知障礙評估系統的目標為提升</w:t>
      </w:r>
      <w:r w:rsidRPr="002F2105">
        <w:rPr>
          <w:rFonts w:eastAsia="DFKai-SB"/>
          <w:color w:val="000000" w:themeColor="text1"/>
        </w:rPr>
        <w:t>cross-sectional</w:t>
      </w:r>
      <w:r w:rsidRPr="002F2105">
        <w:rPr>
          <w:rFonts w:eastAsia="DFKai-SB"/>
          <w:color w:val="000000" w:themeColor="text1"/>
        </w:rPr>
        <w:t>與</w:t>
      </w:r>
      <w:r w:rsidRPr="002F2105">
        <w:rPr>
          <w:rFonts w:eastAsia="DFKai-SB"/>
          <w:color w:val="000000" w:themeColor="text1"/>
        </w:rPr>
        <w:t>longitudinal assessment module</w:t>
      </w:r>
      <w:r w:rsidRPr="002F2105">
        <w:rPr>
          <w:rFonts w:eastAsia="DFKai-SB"/>
          <w:color w:val="000000" w:themeColor="text1"/>
        </w:rPr>
        <w:t>預測結果的穩定性以及可靠性，</w:t>
      </w:r>
      <w:r w:rsidRPr="002F2105">
        <w:rPr>
          <w:rFonts w:eastAsia="DFKai-SB" w:hint="eastAsia"/>
          <w:color w:val="000000" w:themeColor="text1"/>
        </w:rPr>
        <w:t>擬</w:t>
      </w:r>
      <w:r w:rsidRPr="002F2105">
        <w:rPr>
          <w:rFonts w:eastAsia="DFKai-SB"/>
          <w:color w:val="000000" w:themeColor="text1"/>
        </w:rPr>
        <w:t>採取以下策略：</w:t>
      </w:r>
      <w:r w:rsidRPr="002F2105">
        <w:rPr>
          <w:rFonts w:eastAsia="DFKai-SB"/>
          <w:color w:val="000000" w:themeColor="text1"/>
        </w:rPr>
        <w:t xml:space="preserve">1) </w:t>
      </w:r>
      <w:r w:rsidRPr="002F2105">
        <w:rPr>
          <w:rFonts w:eastAsia="DFKai-SB" w:hint="eastAsia"/>
          <w:color w:val="000000" w:themeColor="text1"/>
        </w:rPr>
        <w:t>噪聲抑制與對抗訓練：</w:t>
      </w:r>
      <w:r w:rsidRPr="002F2105">
        <w:rPr>
          <w:rFonts w:eastAsia="DFKai-SB"/>
          <w:color w:val="000000" w:themeColor="text1"/>
        </w:rPr>
        <w:t>為改善錄音環境對資料品質的影響，預計導入噪音處理系統</w:t>
      </w:r>
      <w:r w:rsidRPr="002F2105">
        <w:rPr>
          <w:rFonts w:eastAsia="DFKai-SB"/>
          <w:color w:val="000000" w:themeColor="text1"/>
        </w:rPr>
        <w:t>[</w:t>
      </w:r>
      <w:r w:rsidR="005302EA" w:rsidRPr="002F2105">
        <w:rPr>
          <w:rFonts w:eastAsia="DFKai-SB"/>
          <w:color w:val="000000" w:themeColor="text1"/>
        </w:rPr>
        <w:t>30</w:t>
      </w:r>
      <w:r w:rsidRPr="002F2105">
        <w:rPr>
          <w:rFonts w:eastAsia="DFKai-SB"/>
          <w:color w:val="000000" w:themeColor="text1"/>
        </w:rPr>
        <w:t>]</w:t>
      </w:r>
      <w:r w:rsidRPr="002F2105">
        <w:rPr>
          <w:rFonts w:eastAsia="DFKai-SB"/>
          <w:color w:val="000000" w:themeColor="text1"/>
        </w:rPr>
        <w:t>，以減少環境干擾的因素，或是訓練模型時在資料加入人工噪聲，以提升模型的抗噪能力及穩定性</w:t>
      </w:r>
      <w:r w:rsidRPr="002F2105">
        <w:rPr>
          <w:rFonts w:eastAsia="DFKai-SB"/>
          <w:color w:val="000000" w:themeColor="text1"/>
        </w:rPr>
        <w:t>[</w:t>
      </w:r>
      <w:r w:rsidR="005302EA" w:rsidRPr="002F2105">
        <w:rPr>
          <w:rFonts w:eastAsia="DFKai-SB"/>
          <w:color w:val="000000" w:themeColor="text1"/>
        </w:rPr>
        <w:t>31</w:t>
      </w:r>
      <w:r w:rsidRPr="002F2105">
        <w:rPr>
          <w:rFonts w:eastAsia="DFKai-SB"/>
          <w:color w:val="000000" w:themeColor="text1"/>
        </w:rPr>
        <w:t>]</w:t>
      </w:r>
      <w:r w:rsidRPr="002F2105">
        <w:rPr>
          <w:rFonts w:eastAsia="DFKai-SB" w:hint="eastAsia"/>
          <w:color w:val="000000" w:themeColor="text1"/>
        </w:rPr>
        <w:t>；</w:t>
      </w:r>
      <w:r w:rsidRPr="002F2105">
        <w:rPr>
          <w:rFonts w:eastAsia="DFKai-SB"/>
          <w:color w:val="000000" w:themeColor="text1"/>
        </w:rPr>
        <w:t>2)</w:t>
      </w:r>
      <w:r w:rsidRPr="002F2105">
        <w:rPr>
          <w:rFonts w:eastAsia="DFKai-SB" w:hint="eastAsia"/>
          <w:color w:val="000000" w:themeColor="text1"/>
        </w:rPr>
        <w:t>角色標籤與資料利用：</w:t>
      </w:r>
      <w:r w:rsidRPr="002F2105">
        <w:rPr>
          <w:rFonts w:eastAsia="DFKai-SB"/>
          <w:color w:val="000000" w:themeColor="text1"/>
        </w:rPr>
        <w:t>目前資料蒐集皆是透過心理方面的專業人士與受試者進行訪談對話</w:t>
      </w:r>
      <w:r w:rsidRPr="002F2105">
        <w:rPr>
          <w:rFonts w:eastAsia="DFKai-SB" w:hint="eastAsia"/>
          <w:color w:val="000000" w:themeColor="text1"/>
        </w:rPr>
        <w:t>取得</w:t>
      </w:r>
      <w:r w:rsidRPr="002F2105">
        <w:rPr>
          <w:rFonts w:eastAsia="DFKai-SB"/>
          <w:color w:val="000000" w:themeColor="text1"/>
        </w:rPr>
        <w:t>，使得訓練資料</w:t>
      </w:r>
      <w:r w:rsidRPr="002F2105">
        <w:rPr>
          <w:rFonts w:eastAsia="DFKai-SB" w:hint="eastAsia"/>
          <w:color w:val="000000" w:themeColor="text1"/>
        </w:rPr>
        <w:t>中混雜</w:t>
      </w:r>
      <w:r w:rsidRPr="002F2105">
        <w:rPr>
          <w:rFonts w:eastAsia="DFKai-SB"/>
          <w:color w:val="000000" w:themeColor="text1"/>
        </w:rPr>
        <w:t>訪問者的資訊，</w:t>
      </w:r>
      <w:r w:rsidRPr="002F2105">
        <w:rPr>
          <w:rFonts w:eastAsia="DFKai-SB" w:hint="eastAsia"/>
          <w:color w:val="000000" w:themeColor="text1"/>
        </w:rPr>
        <w:t>限制了</w:t>
      </w:r>
      <w:r w:rsidRPr="002F2105">
        <w:rPr>
          <w:rFonts w:eastAsia="DFKai-SB"/>
          <w:color w:val="000000" w:themeColor="text1"/>
        </w:rPr>
        <w:t>模型的訓練與推理過程</w:t>
      </w:r>
      <w:r w:rsidRPr="002F2105">
        <w:rPr>
          <w:rFonts w:eastAsia="DFKai-SB" w:hint="eastAsia"/>
          <w:color w:val="000000" w:themeColor="text1"/>
        </w:rPr>
        <w:t>的設計</w:t>
      </w:r>
      <w:r w:rsidRPr="002F2105">
        <w:rPr>
          <w:rFonts w:eastAsia="DFKai-SB"/>
          <w:color w:val="000000" w:themeColor="text1"/>
        </w:rPr>
        <w:t>。為</w:t>
      </w:r>
      <w:r w:rsidRPr="002F2105">
        <w:rPr>
          <w:rFonts w:eastAsia="DFKai-SB" w:hint="eastAsia"/>
          <w:color w:val="000000" w:themeColor="text1"/>
        </w:rPr>
        <w:t>使</w:t>
      </w:r>
      <w:r w:rsidRPr="002F2105">
        <w:rPr>
          <w:rFonts w:eastAsia="DFKai-SB"/>
          <w:color w:val="000000" w:themeColor="text1"/>
        </w:rPr>
        <w:t>模型能夠更專注在受試者</w:t>
      </w:r>
      <w:r w:rsidRPr="002F2105">
        <w:rPr>
          <w:rFonts w:eastAsia="DFKai-SB" w:hint="eastAsia"/>
          <w:color w:val="000000" w:themeColor="text1"/>
        </w:rPr>
        <w:t>語句</w:t>
      </w:r>
      <w:r w:rsidRPr="002F2105">
        <w:rPr>
          <w:rFonts w:eastAsia="DFKai-SB"/>
          <w:color w:val="000000" w:themeColor="text1"/>
        </w:rPr>
        <w:t>，</w:t>
      </w:r>
      <w:r w:rsidRPr="002F2105">
        <w:rPr>
          <w:rFonts w:eastAsia="DFKai-SB" w:hint="eastAsia"/>
          <w:color w:val="000000" w:themeColor="text1"/>
        </w:rPr>
        <w:t>擬</w:t>
      </w:r>
      <w:r w:rsidRPr="002F2105">
        <w:rPr>
          <w:rFonts w:eastAsia="DFKai-SB"/>
          <w:color w:val="000000" w:themeColor="text1"/>
        </w:rPr>
        <w:t>導入語者分離</w:t>
      </w:r>
      <w:r w:rsidRPr="002F2105">
        <w:rPr>
          <w:rFonts w:eastAsia="DFKai-SB"/>
          <w:color w:val="000000" w:themeColor="text1"/>
        </w:rPr>
        <w:t xml:space="preserve">(speaker </w:t>
      </w:r>
      <w:proofErr w:type="spellStart"/>
      <w:r w:rsidRPr="002F2105">
        <w:rPr>
          <w:rFonts w:eastAsia="DFKai-SB"/>
          <w:color w:val="000000" w:themeColor="text1"/>
        </w:rPr>
        <w:t>diarization</w:t>
      </w:r>
      <w:proofErr w:type="spellEnd"/>
      <w:r w:rsidRPr="002F2105">
        <w:rPr>
          <w:rFonts w:eastAsia="DFKai-SB"/>
          <w:color w:val="000000" w:themeColor="text1"/>
        </w:rPr>
        <w:t>)</w:t>
      </w:r>
      <w:r w:rsidRPr="002F2105">
        <w:rPr>
          <w:rFonts w:eastAsia="DFKai-SB"/>
          <w:color w:val="000000" w:themeColor="text1"/>
        </w:rPr>
        <w:t>系統</w:t>
      </w:r>
      <w:r w:rsidRPr="002F2105">
        <w:rPr>
          <w:rFonts w:eastAsia="DFKai-SB"/>
          <w:color w:val="000000" w:themeColor="text1"/>
        </w:rPr>
        <w:t>[</w:t>
      </w:r>
      <w:r w:rsidR="005302EA" w:rsidRPr="002F2105">
        <w:rPr>
          <w:rFonts w:eastAsia="DFKai-SB"/>
          <w:color w:val="000000" w:themeColor="text1"/>
        </w:rPr>
        <w:t>32</w:t>
      </w:r>
      <w:r w:rsidRPr="002F2105">
        <w:rPr>
          <w:rFonts w:eastAsia="DFKai-SB"/>
          <w:color w:val="000000" w:themeColor="text1"/>
        </w:rPr>
        <w:t>]</w:t>
      </w:r>
      <w:r w:rsidRPr="002F2105">
        <w:rPr>
          <w:rFonts w:eastAsia="DFKai-SB"/>
          <w:color w:val="000000" w:themeColor="text1"/>
        </w:rPr>
        <w:t>，</w:t>
      </w:r>
      <w:r w:rsidRPr="002F2105">
        <w:rPr>
          <w:rFonts w:eastAsia="DFKai-SB" w:hint="eastAsia"/>
          <w:color w:val="000000" w:themeColor="text1"/>
        </w:rPr>
        <w:t>以</w:t>
      </w:r>
      <w:r w:rsidRPr="002F2105">
        <w:rPr>
          <w:rFonts w:eastAsia="DFKai-SB"/>
          <w:color w:val="000000" w:themeColor="text1"/>
        </w:rPr>
        <w:t>區分資料集中訪問者與受試者的語音段落，減少訪問者訪談品質對模型預測結果的影響。以上策略將有助於進一步優化認知障礙評估系統的性能，並加強系統在真實世界應用中的可行性和效能。隨著受試者</w:t>
      </w:r>
      <w:r w:rsidRPr="002F2105">
        <w:rPr>
          <w:rFonts w:eastAsia="DFKai-SB" w:hint="eastAsia"/>
          <w:color w:val="000000" w:themeColor="text1"/>
        </w:rPr>
        <w:t>人數</w:t>
      </w:r>
      <w:r w:rsidRPr="002F2105">
        <w:rPr>
          <w:rFonts w:eastAsia="DFKai-SB"/>
          <w:color w:val="000000" w:themeColor="text1"/>
        </w:rPr>
        <w:t>與受訪次數</w:t>
      </w:r>
      <w:r w:rsidRPr="002F2105">
        <w:rPr>
          <w:rFonts w:eastAsia="DFKai-SB" w:hint="eastAsia"/>
          <w:color w:val="000000" w:themeColor="text1"/>
        </w:rPr>
        <w:t>的</w:t>
      </w:r>
      <w:r w:rsidRPr="002F2105">
        <w:rPr>
          <w:rFonts w:eastAsia="DFKai-SB"/>
          <w:color w:val="000000" w:themeColor="text1"/>
        </w:rPr>
        <w:t>增</w:t>
      </w:r>
      <w:r w:rsidRPr="002F2105">
        <w:rPr>
          <w:rFonts w:eastAsia="DFKai-SB" w:hint="eastAsia"/>
          <w:color w:val="000000" w:themeColor="text1"/>
        </w:rPr>
        <w:t>加</w:t>
      </w:r>
      <w:r w:rsidRPr="002F2105">
        <w:rPr>
          <w:rFonts w:eastAsia="DFKai-SB"/>
          <w:color w:val="000000" w:themeColor="text1"/>
        </w:rPr>
        <w:t>，</w:t>
      </w:r>
      <w:r w:rsidRPr="002F2105">
        <w:rPr>
          <w:rFonts w:eastAsia="DFKai-SB" w:hint="eastAsia"/>
          <w:color w:val="000000" w:themeColor="text1"/>
        </w:rPr>
        <w:t>擬</w:t>
      </w:r>
      <w:r w:rsidRPr="002F2105">
        <w:rPr>
          <w:rFonts w:eastAsia="DFKai-SB"/>
          <w:color w:val="000000" w:themeColor="text1"/>
        </w:rPr>
        <w:t>擴展初期</w:t>
      </w:r>
      <w:r w:rsidRPr="002F2105">
        <w:rPr>
          <w:rFonts w:eastAsia="DFKai-SB" w:hint="eastAsia"/>
          <w:color w:val="000000" w:themeColor="text1"/>
        </w:rPr>
        <w:t>研發之</w:t>
      </w:r>
      <w:r w:rsidRPr="002F2105">
        <w:rPr>
          <w:rFonts w:eastAsia="DFKai-SB"/>
          <w:color w:val="000000" w:themeColor="text1"/>
        </w:rPr>
        <w:t>longitudinal</w:t>
      </w:r>
      <w:r w:rsidRPr="002F2105">
        <w:rPr>
          <w:rFonts w:eastAsia="DFKai-SB"/>
          <w:color w:val="000000" w:themeColor="text1"/>
        </w:rPr>
        <w:t>模型的方向編碼器，</w:t>
      </w:r>
      <w:r w:rsidRPr="002F2105">
        <w:rPr>
          <w:rFonts w:eastAsia="DFKai-SB" w:hint="eastAsia"/>
          <w:color w:val="000000" w:themeColor="text1"/>
        </w:rPr>
        <w:t>例</w:t>
      </w:r>
      <w:r w:rsidRPr="002F2105">
        <w:rPr>
          <w:rFonts w:eastAsia="DFKai-SB"/>
          <w:color w:val="000000" w:themeColor="text1"/>
        </w:rPr>
        <w:t>如替換</w:t>
      </w:r>
      <w:r w:rsidRPr="002F2105">
        <w:rPr>
          <w:rFonts w:eastAsia="DFKai-SB" w:hint="eastAsia"/>
          <w:color w:val="000000" w:themeColor="text1"/>
        </w:rPr>
        <w:t>為</w:t>
      </w:r>
      <w:r w:rsidRPr="002F2105">
        <w:rPr>
          <w:rFonts w:eastAsia="DFKai-SB"/>
          <w:color w:val="000000" w:themeColor="text1"/>
        </w:rPr>
        <w:t>循環神經網路</w:t>
      </w:r>
      <w:r w:rsidRPr="002F2105">
        <w:rPr>
          <w:rFonts w:eastAsia="DFKai-SB"/>
          <w:color w:val="000000" w:themeColor="text1"/>
        </w:rPr>
        <w:t>(recurrent neural network)</w:t>
      </w:r>
      <w:r w:rsidRPr="002F2105">
        <w:rPr>
          <w:rFonts w:eastAsia="DFKai-SB"/>
          <w:color w:val="000000" w:themeColor="text1"/>
        </w:rPr>
        <w:t>，以捕捉序列資料在時間上的變化性，強化模型預測能力，</w:t>
      </w:r>
      <w:r w:rsidRPr="002F2105">
        <w:rPr>
          <w:rFonts w:eastAsia="DFKai-SB" w:hint="eastAsia"/>
          <w:color w:val="000000" w:themeColor="text1"/>
        </w:rPr>
        <w:t>達到</w:t>
      </w:r>
      <w:r w:rsidRPr="002F2105">
        <w:rPr>
          <w:rFonts w:eastAsia="DFKai-SB"/>
          <w:color w:val="000000" w:themeColor="text1"/>
        </w:rPr>
        <w:t>對受試者未來的認知狀態進行預測，以</w:t>
      </w:r>
      <w:r w:rsidRPr="002F2105">
        <w:rPr>
          <w:rFonts w:eastAsia="DFKai-SB" w:hint="eastAsia"/>
          <w:color w:val="000000" w:themeColor="text1"/>
        </w:rPr>
        <w:t>利於</w:t>
      </w:r>
      <w:r w:rsidRPr="002F2105">
        <w:rPr>
          <w:rFonts w:eastAsia="DFKai-SB"/>
          <w:color w:val="000000" w:themeColor="text1"/>
        </w:rPr>
        <w:t>在受試者在進入輕度認知障礙</w:t>
      </w:r>
      <w:r w:rsidRPr="002F2105">
        <w:rPr>
          <w:rFonts w:eastAsia="DFKai-SB"/>
          <w:color w:val="000000" w:themeColor="text1"/>
        </w:rPr>
        <w:t>(mild cognitive impairment)</w:t>
      </w:r>
      <w:r w:rsidRPr="002F2105">
        <w:rPr>
          <w:rFonts w:eastAsia="DFKai-SB"/>
          <w:color w:val="000000" w:themeColor="text1"/>
        </w:rPr>
        <w:t>前</w:t>
      </w:r>
      <w:r w:rsidRPr="002F2105">
        <w:rPr>
          <w:rFonts w:eastAsia="DFKai-SB" w:hint="eastAsia"/>
          <w:color w:val="000000" w:themeColor="text1"/>
        </w:rPr>
        <w:t>即</w:t>
      </w:r>
      <w:r w:rsidRPr="002F2105">
        <w:rPr>
          <w:rFonts w:eastAsia="DFKai-SB"/>
          <w:color w:val="000000" w:themeColor="text1"/>
        </w:rPr>
        <w:t>發出警訊</w:t>
      </w:r>
      <w:r w:rsidRPr="002F2105">
        <w:rPr>
          <w:rFonts w:eastAsia="DFKai-SB" w:hint="eastAsia"/>
          <w:color w:val="000000" w:themeColor="text1"/>
        </w:rPr>
        <w:t>，幫助其</w:t>
      </w:r>
      <w:r w:rsidRPr="002F2105">
        <w:rPr>
          <w:rFonts w:eastAsia="DFKai-SB"/>
          <w:color w:val="000000" w:themeColor="text1"/>
        </w:rPr>
        <w:t>及早進行介入治療。</w:t>
      </w:r>
    </w:p>
    <w:p w14:paraId="27E15901" w14:textId="77777777" w:rsidR="003D12DF" w:rsidRPr="002F2105" w:rsidRDefault="003D12DF" w:rsidP="003D12DF">
      <w:pPr>
        <w:pStyle w:val="ListParagraph"/>
        <w:ind w:leftChars="0" w:left="0" w:firstLineChars="200" w:firstLine="480"/>
        <w:jc w:val="both"/>
        <w:rPr>
          <w:rFonts w:eastAsia="DFKai-SB"/>
          <w:color w:val="000000" w:themeColor="text1"/>
        </w:rPr>
      </w:pPr>
    </w:p>
    <w:p w14:paraId="0B204C84" w14:textId="2817E87F"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憂鬱偵測與情緒輔助的可解釋性</w:t>
      </w:r>
      <w:r w:rsidRPr="002F2105">
        <w:rPr>
          <w:rFonts w:eastAsia="DFKai-SB"/>
          <w:color w:val="000000" w:themeColor="text1"/>
        </w:rPr>
        <w:t xml:space="preserve"> </w:t>
      </w:r>
    </w:p>
    <w:p w14:paraId="0902405A" w14:textId="0CDB0E33" w:rsidR="005302EA" w:rsidRPr="002F2105" w:rsidRDefault="005302EA" w:rsidP="005302EA">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針對憂鬱偵測與情緒支持系統，第三年起將強化對</w:t>
      </w:r>
      <w:r w:rsidRPr="002F2105">
        <w:rPr>
          <w:rFonts w:eastAsia="DFKai-SB"/>
          <w:color w:val="000000" w:themeColor="text1"/>
        </w:rPr>
        <w:t>AI</w:t>
      </w:r>
      <w:r w:rsidRPr="002F2105">
        <w:rPr>
          <w:rFonts w:eastAsia="DFKai-SB" w:hint="eastAsia"/>
          <w:color w:val="000000" w:themeColor="text1"/>
        </w:rPr>
        <w:t>模型的可解釋性進行研究，擬設計實驗方案，逐個消融特定特徵，例如使用者的性別、情緒狀態以及負面話語指標，以此觀察模型表現的之變化，有助於我們瞭解各項特徵在憂鬱偵測中的作用，以及它們對於模型可解釋性的貢獻。此研究主題旨在驗證特定特徵對模型性能與可解釋性的影響，透過實驗更深入地理解自然語言理解與預測模型的運作方式，並確保其偵測憂鬱及提供情緒支援的能力能夠被合理且清晰地解釋。透過這項研究，我們將為憂鬱偵測及情緒支援領域提供更多洞察，進一步提升所研發之模型在實際系統應用中的強健性與可解釋性，亦有助於提升人們對於</w:t>
      </w:r>
      <w:r w:rsidRPr="002F2105">
        <w:rPr>
          <w:rFonts w:eastAsia="DFKai-SB"/>
          <w:color w:val="000000" w:themeColor="text1"/>
        </w:rPr>
        <w:t>AI</w:t>
      </w:r>
      <w:r w:rsidRPr="002F2105">
        <w:rPr>
          <w:rFonts w:eastAsia="DFKai-SB" w:hint="eastAsia"/>
          <w:color w:val="000000" w:themeColor="text1"/>
        </w:rPr>
        <w:t>系統的信任度，為臨床實踐和心理健康支援等領域提供更具價值的試驗工具和資料參考。</w:t>
      </w:r>
    </w:p>
    <w:p w14:paraId="66ECB606" w14:textId="77777777" w:rsidR="00325620" w:rsidRPr="002F2105" w:rsidRDefault="00325620" w:rsidP="005302EA">
      <w:pPr>
        <w:pStyle w:val="ListParagraph"/>
        <w:ind w:leftChars="0" w:left="0" w:firstLineChars="200" w:firstLine="480"/>
        <w:jc w:val="both"/>
        <w:rPr>
          <w:rFonts w:eastAsia="DFKai-SB"/>
          <w:color w:val="000000" w:themeColor="text1"/>
        </w:rPr>
      </w:pPr>
    </w:p>
    <w:p w14:paraId="6B5BD6B7" w14:textId="32434EC2" w:rsidR="00325620" w:rsidRPr="002F2105" w:rsidRDefault="006B76F3" w:rsidP="00325620">
      <w:pPr>
        <w:pStyle w:val="ListParagraph"/>
        <w:numPr>
          <w:ilvl w:val="0"/>
          <w:numId w:val="69"/>
        </w:numPr>
        <w:spacing w:afterLines="30" w:after="108"/>
        <w:ind w:leftChars="0"/>
        <w:jc w:val="both"/>
        <w:rPr>
          <w:rFonts w:eastAsia="DFKai-SB"/>
          <w:color w:val="000000" w:themeColor="text1"/>
          <w:highlight w:val="cyan"/>
        </w:rPr>
      </w:pPr>
      <w:ins w:id="2" w:author="YULING" w:date="2023-08-28T09:16:00Z">
        <w:r w:rsidRPr="002F2105">
          <w:rPr>
            <w:rFonts w:eastAsia="DFKai-SB" w:hint="eastAsia"/>
            <w:color w:val="000000" w:themeColor="text1"/>
            <w:highlight w:val="cyan"/>
          </w:rPr>
          <w:lastRenderedPageBreak/>
          <w:t>認知</w:t>
        </w:r>
      </w:ins>
      <w:r w:rsidRPr="002F2105">
        <w:rPr>
          <w:rFonts w:eastAsia="DFKai-SB"/>
          <w:color w:val="000000" w:themeColor="text1"/>
          <w:highlight w:val="cyan"/>
        </w:rPr>
        <w:t>介入方案內容建置</w:t>
      </w:r>
    </w:p>
    <w:p w14:paraId="213DB4FF" w14:textId="7A6AB983" w:rsidR="00325620" w:rsidRPr="002F2105" w:rsidRDefault="00325620" w:rsidP="00325620">
      <w:pPr>
        <w:spacing w:afterLines="30" w:after="108"/>
        <w:ind w:firstLine="340"/>
        <w:jc w:val="both"/>
        <w:rPr>
          <w:rFonts w:eastAsia="DFKai-SB"/>
          <w:color w:val="000000" w:themeColor="text1"/>
          <w:highlight w:val="cyan"/>
        </w:rPr>
      </w:pPr>
      <w:commentRangeStart w:id="3"/>
      <w:r w:rsidRPr="002F2105">
        <w:rPr>
          <w:rFonts w:eastAsia="DFKai-SB"/>
          <w:color w:val="000000" w:themeColor="text1"/>
          <w:highlight w:val="cyan"/>
        </w:rPr>
        <w:t>從第三年度起，本子計畫亦將首度嘗試將複合式行為介入方案導入以人工智慧技術輔助之自動化系統，探索偵測失智症患者的早期認知變化及介入方案，不僅有利於收集多向度且具時間連續性之大數據資料，更可檢視其作為商業商品之可能性。本子計畫之協同研究人員</w:t>
      </w:r>
      <w:r w:rsidRPr="002F2105">
        <w:rPr>
          <w:rFonts w:eastAsia="DFKai-SB"/>
          <w:color w:val="000000" w:themeColor="text1"/>
          <w:highlight w:val="cyan"/>
        </w:rPr>
        <w:t>(</w:t>
      </w:r>
      <w:r w:rsidRPr="002F2105">
        <w:rPr>
          <w:rFonts w:eastAsia="DFKai-SB"/>
          <w:color w:val="000000" w:themeColor="text1"/>
          <w:highlight w:val="cyan"/>
        </w:rPr>
        <w:t>張玉玲教授</w:t>
      </w:r>
      <w:r w:rsidRPr="002F2105">
        <w:rPr>
          <w:rFonts w:eastAsia="DFKai-SB"/>
          <w:color w:val="000000" w:themeColor="text1"/>
          <w:highlight w:val="cyan"/>
        </w:rPr>
        <w:t>)</w:t>
      </w:r>
      <w:r w:rsidRPr="002F2105">
        <w:rPr>
          <w:rFonts w:eastAsia="DFKai-SB"/>
          <w:color w:val="000000" w:themeColor="text1"/>
          <w:highlight w:val="cyan"/>
        </w:rPr>
        <w:t>為具有台灣與美國臨床心理執業執照之專長，透過與資工領域以及心理學其他領域專家合作，將於此年度將複合式非藥物介入方案內容建置完成，並邀請</w:t>
      </w:r>
      <w:del w:id="4" w:author="YULING" w:date="2023-08-28T08:46:00Z">
        <w:r w:rsidRPr="002F2105" w:rsidDel="00A13A40">
          <w:rPr>
            <w:rFonts w:eastAsia="DFKai-SB" w:hint="eastAsia"/>
            <w:color w:val="000000" w:themeColor="text1"/>
            <w:highlight w:val="cyan"/>
          </w:rPr>
          <w:delText>三</w:delText>
        </w:r>
      </w:del>
      <w:ins w:id="5" w:author="YULING" w:date="2023-08-28T08:46:00Z">
        <w:r w:rsidRPr="002F2105">
          <w:rPr>
            <w:rFonts w:eastAsia="DFKai-SB"/>
            <w:color w:val="000000" w:themeColor="text1"/>
            <w:highlight w:val="cyan"/>
          </w:rPr>
          <w:t>5</w:t>
        </w:r>
      </w:ins>
      <w:r w:rsidRPr="002F2105">
        <w:rPr>
          <w:rFonts w:eastAsia="DFKai-SB"/>
          <w:color w:val="000000" w:themeColor="text1"/>
          <w:highlight w:val="cyan"/>
        </w:rPr>
        <w:t>位具有失智</w:t>
      </w:r>
      <w:ins w:id="6" w:author="YULING" w:date="2023-08-28T08:48:00Z">
        <w:r w:rsidRPr="002F2105">
          <w:rPr>
            <w:rFonts w:eastAsia="DFKai-SB" w:hint="eastAsia"/>
            <w:color w:val="000000" w:themeColor="text1"/>
            <w:highlight w:val="cyan"/>
          </w:rPr>
          <w:t>高</w:t>
        </w:r>
      </w:ins>
      <w:r w:rsidRPr="002F2105">
        <w:rPr>
          <w:rFonts w:eastAsia="DFKai-SB"/>
          <w:color w:val="000000" w:themeColor="text1"/>
          <w:highlight w:val="cyan"/>
        </w:rPr>
        <w:t>風險之高齡受試者於實驗室進行</w:t>
      </w:r>
      <w:del w:id="7" w:author="YULING" w:date="2023-08-28T08:46:00Z">
        <w:r w:rsidRPr="002F2105" w:rsidDel="00A13A40">
          <w:rPr>
            <w:rFonts w:eastAsia="DFKai-SB"/>
            <w:color w:val="000000" w:themeColor="text1"/>
            <w:highlight w:val="cyan"/>
          </w:rPr>
          <w:delText>4</w:delText>
        </w:r>
      </w:del>
      <w:ins w:id="8" w:author="YULING" w:date="2023-08-28T08:46:00Z">
        <w:r w:rsidRPr="002F2105">
          <w:rPr>
            <w:rFonts w:eastAsia="DFKai-SB"/>
            <w:color w:val="000000" w:themeColor="text1"/>
            <w:highlight w:val="cyan"/>
          </w:rPr>
          <w:t>6</w:t>
        </w:r>
      </w:ins>
      <w:r w:rsidRPr="002F2105">
        <w:rPr>
          <w:rFonts w:eastAsia="DFKai-SB"/>
          <w:color w:val="000000" w:themeColor="text1"/>
          <w:highlight w:val="cyan"/>
        </w:rPr>
        <w:t>週</w:t>
      </w:r>
      <w:r w:rsidRPr="002F2105">
        <w:rPr>
          <w:rFonts w:eastAsia="DFKai-SB"/>
          <w:color w:val="000000" w:themeColor="text1"/>
          <w:highlight w:val="cyan"/>
        </w:rPr>
        <w:t>(</w:t>
      </w:r>
      <w:ins w:id="9" w:author="YULING" w:date="2023-08-28T08:46:00Z">
        <w:r w:rsidRPr="002F2105">
          <w:rPr>
            <w:rFonts w:eastAsia="DFKai-SB" w:hint="eastAsia"/>
            <w:color w:val="000000" w:themeColor="text1"/>
            <w:highlight w:val="cyan"/>
          </w:rPr>
          <w:t>每週三次，</w:t>
        </w:r>
      </w:ins>
      <w:del w:id="10" w:author="YULING" w:date="2023-08-28T08:47:00Z">
        <w:r w:rsidRPr="002F2105" w:rsidDel="00A13A40">
          <w:rPr>
            <w:rFonts w:eastAsia="DFKai-SB"/>
            <w:color w:val="000000" w:themeColor="text1"/>
            <w:highlight w:val="cyan"/>
          </w:rPr>
          <w:delText>於週間五天，</w:delText>
        </w:r>
      </w:del>
      <w:r w:rsidRPr="002F2105">
        <w:rPr>
          <w:rFonts w:eastAsia="DFKai-SB"/>
          <w:color w:val="000000" w:themeColor="text1"/>
          <w:highlight w:val="cyan"/>
        </w:rPr>
        <w:t>每次進行</w:t>
      </w:r>
      <w:del w:id="11" w:author="YULING" w:date="2023-08-28T08:47:00Z">
        <w:r w:rsidRPr="002F2105" w:rsidDel="00A13A40">
          <w:rPr>
            <w:rFonts w:eastAsia="DFKai-SB"/>
            <w:color w:val="000000" w:themeColor="text1"/>
            <w:highlight w:val="cyan"/>
          </w:rPr>
          <w:delText>5</w:delText>
        </w:r>
      </w:del>
      <w:ins w:id="12" w:author="YULING" w:date="2023-08-28T08:47:00Z">
        <w:r w:rsidRPr="002F2105">
          <w:rPr>
            <w:rFonts w:eastAsia="DFKai-SB"/>
            <w:color w:val="000000" w:themeColor="text1"/>
            <w:highlight w:val="cyan"/>
          </w:rPr>
          <w:t>3</w:t>
        </w:r>
      </w:ins>
      <w:r w:rsidRPr="002F2105">
        <w:rPr>
          <w:rFonts w:eastAsia="DFKai-SB"/>
          <w:color w:val="000000" w:themeColor="text1"/>
          <w:highlight w:val="cyan"/>
        </w:rPr>
        <w:t>0</w:t>
      </w:r>
      <w:del w:id="13" w:author="YULING" w:date="2023-08-28T08:47:00Z">
        <w:r w:rsidRPr="002F2105" w:rsidDel="00A13A40">
          <w:rPr>
            <w:rFonts w:eastAsia="DFKai-SB"/>
            <w:color w:val="000000" w:themeColor="text1"/>
            <w:highlight w:val="cyan"/>
          </w:rPr>
          <w:delText>~60</w:delText>
        </w:r>
      </w:del>
      <w:r w:rsidRPr="002F2105">
        <w:rPr>
          <w:rFonts w:eastAsia="DFKai-SB"/>
          <w:color w:val="000000" w:themeColor="text1"/>
          <w:highlight w:val="cyan"/>
        </w:rPr>
        <w:t>分鐘</w:t>
      </w:r>
      <w:r w:rsidRPr="002F2105">
        <w:rPr>
          <w:rFonts w:eastAsia="DFKai-SB"/>
          <w:color w:val="000000" w:themeColor="text1"/>
          <w:highlight w:val="cyan"/>
        </w:rPr>
        <w:t>)</w:t>
      </w:r>
      <w:ins w:id="14" w:author="YULING" w:date="2023-08-28T08:48:00Z">
        <w:r w:rsidRPr="002F2105">
          <w:rPr>
            <w:rFonts w:eastAsia="DFKai-SB" w:hint="eastAsia"/>
            <w:color w:val="000000" w:themeColor="text1"/>
            <w:highlight w:val="cyan"/>
          </w:rPr>
          <w:t>與機器人</w:t>
        </w:r>
      </w:ins>
      <w:ins w:id="15" w:author="YULING" w:date="2023-08-28T08:47:00Z">
        <w:r w:rsidRPr="002F2105">
          <w:rPr>
            <w:rFonts w:eastAsia="DFKai-SB" w:hint="eastAsia"/>
            <w:color w:val="000000" w:themeColor="text1"/>
            <w:highlight w:val="cyan"/>
          </w:rPr>
          <w:t>互動的認知訓練</w:t>
        </w:r>
      </w:ins>
      <w:ins w:id="16" w:author="YULING" w:date="2023-08-28T08:52:00Z">
        <w:r w:rsidRPr="002F2105">
          <w:rPr>
            <w:rFonts w:eastAsia="DFKai-SB" w:hint="eastAsia"/>
            <w:color w:val="000000" w:themeColor="text1"/>
            <w:highlight w:val="cyan"/>
          </w:rPr>
          <w:t>測試</w:t>
        </w:r>
      </w:ins>
      <w:del w:id="17" w:author="YULING" w:date="2023-08-28T08:47:00Z">
        <w:r w:rsidRPr="002F2105" w:rsidDel="00A13A40">
          <w:rPr>
            <w:rFonts w:eastAsia="DFKai-SB"/>
            <w:color w:val="000000" w:themeColor="text1"/>
            <w:highlight w:val="cyan"/>
          </w:rPr>
          <w:delText xml:space="preserve"> </w:delText>
        </w:r>
        <w:r w:rsidRPr="002F2105" w:rsidDel="00A13A40">
          <w:rPr>
            <w:rFonts w:eastAsia="DFKai-SB"/>
            <w:color w:val="000000" w:themeColor="text1"/>
            <w:highlight w:val="cyan"/>
          </w:rPr>
          <w:delText>測試</w:delText>
        </w:r>
      </w:del>
      <w:del w:id="18" w:author="YULING" w:date="2023-08-28T08:48:00Z">
        <w:r w:rsidRPr="002F2105" w:rsidDel="00F71C51">
          <w:rPr>
            <w:rFonts w:eastAsia="DFKai-SB"/>
            <w:color w:val="000000" w:themeColor="text1"/>
            <w:highlight w:val="cyan"/>
          </w:rPr>
          <w:delText>，精化介入方案效能</w:delText>
        </w:r>
      </w:del>
      <w:r w:rsidRPr="002F2105">
        <w:rPr>
          <w:rFonts w:eastAsia="DFKai-SB"/>
          <w:color w:val="000000" w:themeColor="text1"/>
          <w:highlight w:val="cyan"/>
        </w:rPr>
        <w:t>。此方案將同時考慮理論與臨床實務，著重於</w:t>
      </w:r>
      <w:ins w:id="19" w:author="YULING" w:date="2023-08-28T08:49:00Z">
        <w:r w:rsidRPr="002F2105">
          <w:rPr>
            <w:rFonts w:eastAsia="DFKai-SB" w:hint="eastAsia"/>
            <w:color w:val="000000" w:themeColor="text1"/>
            <w:highlight w:val="cyan"/>
          </w:rPr>
          <w:t>執行功能</w:t>
        </w:r>
      </w:ins>
      <w:del w:id="20" w:author="YULING" w:date="2023-08-28T08:49:00Z">
        <w:r w:rsidRPr="002F2105" w:rsidDel="00F71C51">
          <w:rPr>
            <w:rFonts w:eastAsia="DFKai-SB"/>
            <w:color w:val="000000" w:themeColor="text1"/>
            <w:highlight w:val="cyan"/>
          </w:rPr>
          <w:delText>記憶策略指導</w:delText>
        </w:r>
      </w:del>
      <w:r w:rsidRPr="002F2105">
        <w:rPr>
          <w:rFonts w:eastAsia="DFKai-SB"/>
          <w:color w:val="000000" w:themeColor="text1"/>
          <w:highlight w:val="cyan"/>
        </w:rPr>
        <w:t>與記憶能力提升訓練，</w:t>
      </w:r>
      <w:ins w:id="21" w:author="YULING" w:date="2023-08-28T08:50:00Z">
        <w:r w:rsidRPr="002F2105">
          <w:rPr>
            <w:rFonts w:eastAsia="DFKai-SB" w:hint="eastAsia"/>
            <w:color w:val="000000" w:themeColor="text1"/>
            <w:highlight w:val="cyan"/>
          </w:rPr>
          <w:t>與</w:t>
        </w:r>
      </w:ins>
      <w:r w:rsidRPr="002F2105">
        <w:rPr>
          <w:rFonts w:eastAsia="DFKai-SB"/>
          <w:color w:val="000000" w:themeColor="text1"/>
          <w:highlight w:val="cyan"/>
        </w:rPr>
        <w:t>心靈福祉提升</w:t>
      </w:r>
      <w:r w:rsidRPr="002F2105">
        <w:rPr>
          <w:rFonts w:eastAsia="DFKai-SB"/>
          <w:color w:val="000000" w:themeColor="text1"/>
          <w:highlight w:val="cyan"/>
        </w:rPr>
        <w:t>(</w:t>
      </w:r>
      <w:r w:rsidRPr="002F2105">
        <w:rPr>
          <w:rFonts w:eastAsia="DFKai-SB"/>
          <w:color w:val="000000" w:themeColor="text1"/>
          <w:highlight w:val="cyan"/>
        </w:rPr>
        <w:t>包括</w:t>
      </w:r>
      <w:del w:id="22" w:author="YULING" w:date="2023-08-28T08:49:00Z">
        <w:r w:rsidRPr="002F2105" w:rsidDel="00F71C51">
          <w:rPr>
            <w:rFonts w:eastAsia="DFKai-SB"/>
            <w:color w:val="000000" w:themeColor="text1"/>
            <w:highlight w:val="cyan"/>
          </w:rPr>
          <w:delText>引入健康的生活型態，</w:delText>
        </w:r>
      </w:del>
      <w:r w:rsidRPr="002F2105">
        <w:rPr>
          <w:rFonts w:eastAsia="DFKai-SB"/>
          <w:color w:val="000000" w:themeColor="text1"/>
          <w:highlight w:val="cyan"/>
        </w:rPr>
        <w:t>情緒監督</w:t>
      </w:r>
      <w:del w:id="23" w:author="YULING" w:date="2023-08-28T08:49:00Z">
        <w:r w:rsidRPr="002F2105" w:rsidDel="00F71C51">
          <w:rPr>
            <w:rFonts w:eastAsia="DFKai-SB"/>
            <w:color w:val="000000" w:themeColor="text1"/>
            <w:highlight w:val="cyan"/>
          </w:rPr>
          <w:delText>與減壓</w:delText>
        </w:r>
      </w:del>
      <w:r w:rsidRPr="002F2105">
        <w:rPr>
          <w:rFonts w:eastAsia="DFKai-SB"/>
          <w:color w:val="000000" w:themeColor="text1"/>
          <w:highlight w:val="cyan"/>
        </w:rPr>
        <w:t>)</w:t>
      </w:r>
      <w:del w:id="24" w:author="YULING" w:date="2023-08-28T08:50:00Z">
        <w:r w:rsidRPr="002F2105" w:rsidDel="00F71C51">
          <w:rPr>
            <w:rFonts w:eastAsia="DFKai-SB"/>
            <w:color w:val="000000" w:themeColor="text1"/>
            <w:highlight w:val="cyan"/>
          </w:rPr>
          <w:delText>，</w:delText>
        </w:r>
      </w:del>
      <w:del w:id="25" w:author="YULING" w:date="2023-08-28T08:49:00Z">
        <w:r w:rsidRPr="002F2105" w:rsidDel="00F71C51">
          <w:rPr>
            <w:rFonts w:eastAsia="DFKai-SB"/>
            <w:color w:val="000000" w:themeColor="text1"/>
            <w:highlight w:val="cyan"/>
          </w:rPr>
          <w:delText>以及身體活動量</w:delText>
        </w:r>
      </w:del>
      <w:del w:id="26" w:author="YULING" w:date="2023-08-28T08:50:00Z">
        <w:r w:rsidRPr="002F2105" w:rsidDel="00F71C51">
          <w:rPr>
            <w:rFonts w:eastAsia="DFKai-SB"/>
            <w:color w:val="000000" w:themeColor="text1"/>
            <w:highlight w:val="cyan"/>
          </w:rPr>
          <w:delText>監督與提升</w:delText>
        </w:r>
      </w:del>
      <w:r w:rsidRPr="002F2105">
        <w:rPr>
          <w:rFonts w:eastAsia="DFKai-SB"/>
          <w:color w:val="000000" w:themeColor="text1"/>
          <w:highlight w:val="cyan"/>
        </w:rPr>
        <w:t>。受試者招募除了透過本研究共同主持人長期在台大醫院神經內科擔任臨床心理師與實習師督導及與社區樂齡中心及其他區域醫院的良好關係，亦可與其他子計畫合作收案</w:t>
      </w:r>
      <w:r w:rsidRPr="002F2105">
        <w:rPr>
          <w:rFonts w:eastAsia="DFKai-SB"/>
          <w:color w:val="000000" w:themeColor="text1"/>
          <w:highlight w:val="cyan"/>
        </w:rPr>
        <w:t>(</w:t>
      </w:r>
      <w:r w:rsidRPr="002F2105">
        <w:rPr>
          <w:rFonts w:eastAsia="DFKai-SB"/>
          <w:color w:val="000000" w:themeColor="text1"/>
          <w:highlight w:val="cyan"/>
        </w:rPr>
        <w:t>如子計畫三、四、八等</w:t>
      </w:r>
      <w:r w:rsidRPr="002F2105">
        <w:rPr>
          <w:rFonts w:eastAsia="DFKai-SB"/>
          <w:color w:val="000000" w:themeColor="text1"/>
          <w:highlight w:val="cyan"/>
        </w:rPr>
        <w:t>)</w:t>
      </w:r>
      <w:r w:rsidRPr="002F2105">
        <w:rPr>
          <w:rFonts w:eastAsia="DFKai-SB"/>
          <w:color w:val="000000" w:themeColor="text1"/>
          <w:highlight w:val="cyan"/>
        </w:rPr>
        <w:t>，共享受試者資料平台。</w:t>
      </w:r>
      <w:commentRangeEnd w:id="3"/>
      <w:r w:rsidRPr="002F2105">
        <w:rPr>
          <w:rStyle w:val="CommentReference"/>
          <w:color w:val="000000" w:themeColor="text1"/>
          <w:kern w:val="0"/>
        </w:rPr>
        <w:commentReference w:id="3"/>
      </w:r>
    </w:p>
    <w:p w14:paraId="57B3A13E" w14:textId="77777777" w:rsidR="00325620" w:rsidRPr="002F2105" w:rsidRDefault="00325620" w:rsidP="005302EA">
      <w:pPr>
        <w:pStyle w:val="ListParagraph"/>
        <w:ind w:leftChars="0" w:left="0" w:firstLineChars="200" w:firstLine="480"/>
        <w:jc w:val="both"/>
        <w:rPr>
          <w:rFonts w:eastAsia="DFKai-SB"/>
          <w:color w:val="000000" w:themeColor="text1"/>
        </w:rPr>
      </w:pPr>
    </w:p>
    <w:p w14:paraId="57A31338" w14:textId="77777777" w:rsidR="003D12DF" w:rsidRPr="002F2105" w:rsidRDefault="003D12DF" w:rsidP="003D12DF">
      <w:pPr>
        <w:rPr>
          <w:rFonts w:eastAsia="DFKai-SB"/>
          <w:color w:val="000000" w:themeColor="text1"/>
          <w:u w:val="single"/>
        </w:rPr>
      </w:pPr>
    </w:p>
    <w:p w14:paraId="26251EE4" w14:textId="77777777" w:rsidR="003D12DF" w:rsidRPr="002F2105" w:rsidRDefault="003D12DF" w:rsidP="003D12DF">
      <w:pPr>
        <w:rPr>
          <w:rFonts w:eastAsia="DFKai-SB"/>
          <w:b/>
          <w:bCs/>
          <w:color w:val="000000" w:themeColor="text1"/>
          <w:u w:val="single"/>
        </w:rPr>
      </w:pPr>
      <w:r w:rsidRPr="002F2105">
        <w:rPr>
          <w:rFonts w:eastAsia="DFKai-SB"/>
          <w:b/>
          <w:bCs/>
          <w:color w:val="000000" w:themeColor="text1"/>
          <w:u w:val="single"/>
        </w:rPr>
        <w:t>第三年下半年</w:t>
      </w:r>
      <w:r w:rsidRPr="002F2105">
        <w:rPr>
          <w:rFonts w:eastAsia="DFKai-SB"/>
          <w:b/>
          <w:bCs/>
          <w:color w:val="000000" w:themeColor="text1"/>
          <w:u w:val="single"/>
        </w:rPr>
        <w:t>(2024/04/01- 2024/09/30)</w:t>
      </w:r>
    </w:p>
    <w:p w14:paraId="791ED89B" w14:textId="706546BC"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認知評估系統互動性優化</w:t>
      </w:r>
      <w:r w:rsidRPr="002F2105" w:rsidDel="00A61BFD">
        <w:rPr>
          <w:rFonts w:eastAsia="DFKai-SB"/>
          <w:color w:val="000000" w:themeColor="text1"/>
        </w:rPr>
        <w:t xml:space="preserve"> </w:t>
      </w:r>
    </w:p>
    <w:p w14:paraId="2F68B2F6" w14:textId="25615503"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color w:val="000000" w:themeColor="text1"/>
        </w:rPr>
        <w:t>為達到自動化認知評估系統的目標，</w:t>
      </w:r>
      <w:r w:rsidRPr="002F2105">
        <w:rPr>
          <w:rFonts w:eastAsia="DFKai-SB" w:hint="eastAsia"/>
          <w:color w:val="000000" w:themeColor="text1"/>
        </w:rPr>
        <w:t>擬建立機器人自動化收案流程，</w:t>
      </w:r>
      <w:r w:rsidRPr="002F2105">
        <w:rPr>
          <w:rFonts w:eastAsia="DFKai-SB"/>
          <w:color w:val="000000" w:themeColor="text1"/>
        </w:rPr>
        <w:t>以機器人</w:t>
      </w:r>
      <w:r w:rsidRPr="002F2105">
        <w:rPr>
          <w:rFonts w:eastAsia="DFKai-SB" w:hint="eastAsia"/>
          <w:color w:val="000000" w:themeColor="text1"/>
        </w:rPr>
        <w:t>引導、</w:t>
      </w:r>
      <w:r w:rsidRPr="002F2105">
        <w:rPr>
          <w:rFonts w:eastAsia="DFKai-SB"/>
          <w:color w:val="000000" w:themeColor="text1"/>
        </w:rPr>
        <w:t>輔助受試者進行測驗。在既有的資料收集過程中，訪問者與受試者之間</w:t>
      </w:r>
      <w:r w:rsidRPr="002F2105">
        <w:rPr>
          <w:rFonts w:eastAsia="DFKai-SB" w:hint="eastAsia"/>
          <w:color w:val="000000" w:themeColor="text1"/>
        </w:rPr>
        <w:t>需要</w:t>
      </w:r>
      <w:r w:rsidRPr="002F2105">
        <w:rPr>
          <w:rFonts w:eastAsia="DFKai-SB"/>
          <w:color w:val="000000" w:themeColor="text1"/>
        </w:rPr>
        <w:t>進行一連串的自我故事問答，</w:t>
      </w:r>
      <w:r w:rsidRPr="002F2105">
        <w:rPr>
          <w:rFonts w:eastAsia="DFKai-SB" w:hint="eastAsia"/>
          <w:color w:val="000000" w:themeColor="text1"/>
        </w:rPr>
        <w:t>具體為受</w:t>
      </w:r>
      <w:r w:rsidRPr="002F2105">
        <w:rPr>
          <w:rFonts w:eastAsia="DFKai-SB"/>
          <w:color w:val="000000" w:themeColor="text1"/>
        </w:rPr>
        <w:t>試者</w:t>
      </w:r>
      <w:r w:rsidRPr="002F2105">
        <w:rPr>
          <w:rFonts w:eastAsia="DFKai-SB" w:hint="eastAsia"/>
          <w:color w:val="000000" w:themeColor="text1"/>
        </w:rPr>
        <w:t>首</w:t>
      </w:r>
      <w:r w:rsidRPr="002F2105">
        <w:rPr>
          <w:rFonts w:eastAsia="DFKai-SB"/>
          <w:color w:val="000000" w:themeColor="text1"/>
        </w:rPr>
        <w:t>先回憶</w:t>
      </w:r>
      <w:r w:rsidRPr="002F2105">
        <w:rPr>
          <w:rFonts w:eastAsia="DFKai-SB" w:hint="eastAsia"/>
          <w:color w:val="000000" w:themeColor="text1"/>
        </w:rPr>
        <w:t>並敘述</w:t>
      </w:r>
      <w:r w:rsidRPr="002F2105">
        <w:rPr>
          <w:rFonts w:eastAsia="DFKai-SB"/>
          <w:color w:val="000000" w:themeColor="text1"/>
        </w:rPr>
        <w:t>一段人生的重要故事，而後訪問者再針對故事細節做出提問，例如：「還記得那天的地點發生在哪裡嗎？」、「那天有哪些人在場？」、「大概是什麼時候發生的」</w:t>
      </w:r>
      <w:r w:rsidRPr="002F2105">
        <w:rPr>
          <w:rFonts w:eastAsia="DFKai-SB"/>
          <w:color w:val="000000" w:themeColor="text1"/>
        </w:rPr>
        <w:t>…</w:t>
      </w:r>
      <w:r w:rsidRPr="002F2105">
        <w:rPr>
          <w:rFonts w:eastAsia="DFKai-SB"/>
          <w:color w:val="000000" w:themeColor="text1"/>
        </w:rPr>
        <w:t>等等</w:t>
      </w:r>
      <w:r w:rsidRPr="002F2105">
        <w:rPr>
          <w:rFonts w:eastAsia="DFKai-SB" w:hint="eastAsia"/>
          <w:color w:val="000000" w:themeColor="text1"/>
        </w:rPr>
        <w:t>與「</w:t>
      </w:r>
      <w:r w:rsidRPr="002F2105">
        <w:rPr>
          <w:rFonts w:eastAsia="DFKai-SB"/>
          <w:color w:val="000000" w:themeColor="text1"/>
        </w:rPr>
        <w:t>時</w:t>
      </w:r>
      <w:r w:rsidRPr="002F2105">
        <w:rPr>
          <w:rFonts w:eastAsia="DFKai-SB" w:hint="eastAsia"/>
          <w:color w:val="000000" w:themeColor="text1"/>
        </w:rPr>
        <w:t>、</w:t>
      </w:r>
      <w:r w:rsidRPr="002F2105">
        <w:rPr>
          <w:rFonts w:eastAsia="DFKai-SB"/>
          <w:color w:val="000000" w:themeColor="text1"/>
        </w:rPr>
        <w:t>事</w:t>
      </w:r>
      <w:r w:rsidRPr="002F2105">
        <w:rPr>
          <w:rFonts w:eastAsia="DFKai-SB" w:hint="eastAsia"/>
          <w:color w:val="000000" w:themeColor="text1"/>
        </w:rPr>
        <w:t>、</w:t>
      </w:r>
      <w:r w:rsidRPr="002F2105">
        <w:rPr>
          <w:rFonts w:eastAsia="DFKai-SB"/>
          <w:color w:val="000000" w:themeColor="text1"/>
        </w:rPr>
        <w:t>地</w:t>
      </w:r>
      <w:r w:rsidRPr="002F2105">
        <w:rPr>
          <w:rFonts w:eastAsia="DFKai-SB" w:hint="eastAsia"/>
          <w:color w:val="000000" w:themeColor="text1"/>
        </w:rPr>
        <w:t>」</w:t>
      </w:r>
      <w:r w:rsidRPr="002F2105">
        <w:rPr>
          <w:rFonts w:eastAsia="DFKai-SB"/>
          <w:color w:val="000000" w:themeColor="text1"/>
        </w:rPr>
        <w:t>相關的問題。在自動化認知評估系統中，</w:t>
      </w:r>
      <w:r w:rsidRPr="002F2105">
        <w:rPr>
          <w:rFonts w:eastAsia="DFKai-SB"/>
          <w:color w:val="000000" w:themeColor="text1"/>
        </w:rPr>
        <w:t>AI</w:t>
      </w:r>
      <w:r w:rsidRPr="002F2105">
        <w:rPr>
          <w:rFonts w:eastAsia="DFKai-SB"/>
          <w:color w:val="000000" w:themeColor="text1"/>
        </w:rPr>
        <w:t>機器人將</w:t>
      </w:r>
      <w:r w:rsidRPr="002F2105">
        <w:rPr>
          <w:rFonts w:eastAsia="DFKai-SB" w:hint="eastAsia"/>
          <w:color w:val="000000" w:themeColor="text1"/>
        </w:rPr>
        <w:t>承擔</w:t>
      </w:r>
      <w:r w:rsidRPr="002F2105">
        <w:rPr>
          <w:rFonts w:eastAsia="DFKai-SB"/>
          <w:color w:val="000000" w:themeColor="text1"/>
        </w:rPr>
        <w:t>訪問者的</w:t>
      </w:r>
      <w:r w:rsidRPr="002F2105">
        <w:rPr>
          <w:rFonts w:eastAsia="DFKai-SB" w:hint="eastAsia"/>
          <w:color w:val="000000" w:themeColor="text1"/>
        </w:rPr>
        <w:t>角色</w:t>
      </w:r>
      <w:r w:rsidRPr="002F2105">
        <w:rPr>
          <w:rFonts w:eastAsia="DFKai-SB"/>
          <w:color w:val="000000" w:themeColor="text1"/>
        </w:rPr>
        <w:t>，根據受試者</w:t>
      </w:r>
      <w:r w:rsidRPr="002F2105">
        <w:rPr>
          <w:rFonts w:eastAsia="DFKai-SB" w:hint="eastAsia"/>
          <w:color w:val="000000" w:themeColor="text1"/>
        </w:rPr>
        <w:t>敘述的</w:t>
      </w:r>
      <w:r w:rsidRPr="002F2105">
        <w:rPr>
          <w:rFonts w:eastAsia="DFKai-SB"/>
          <w:color w:val="000000" w:themeColor="text1"/>
        </w:rPr>
        <w:t>人生故事</w:t>
      </w:r>
      <w:r w:rsidRPr="002F2105">
        <w:rPr>
          <w:rFonts w:eastAsia="DFKai-SB" w:hint="eastAsia"/>
          <w:color w:val="000000" w:themeColor="text1"/>
        </w:rPr>
        <w:t>內容</w:t>
      </w:r>
      <w:r w:rsidRPr="002F2105">
        <w:rPr>
          <w:rFonts w:eastAsia="DFKai-SB"/>
          <w:color w:val="000000" w:themeColor="text1"/>
        </w:rPr>
        <w:t>，進行上下文總結</w:t>
      </w:r>
      <w:r w:rsidRPr="002F2105">
        <w:rPr>
          <w:rFonts w:eastAsia="DFKai-SB"/>
          <w:color w:val="000000" w:themeColor="text1"/>
        </w:rPr>
        <w:t>(context summarization)</w:t>
      </w:r>
      <w:r w:rsidRPr="002F2105">
        <w:rPr>
          <w:rFonts w:eastAsia="DFKai-SB"/>
          <w:color w:val="000000" w:themeColor="text1"/>
        </w:rPr>
        <w:t>，擷取故事主題，並針對主題提出</w:t>
      </w:r>
      <w:r w:rsidRPr="002F2105">
        <w:rPr>
          <w:rFonts w:eastAsia="DFKai-SB" w:hint="eastAsia"/>
          <w:color w:val="000000" w:themeColor="text1"/>
        </w:rPr>
        <w:t>「</w:t>
      </w:r>
      <w:r w:rsidRPr="002F2105">
        <w:rPr>
          <w:rFonts w:eastAsia="DFKai-SB"/>
          <w:color w:val="000000" w:themeColor="text1"/>
        </w:rPr>
        <w:t>人</w:t>
      </w:r>
      <w:r w:rsidRPr="002F2105">
        <w:rPr>
          <w:rFonts w:eastAsia="DFKai-SB" w:hint="eastAsia"/>
          <w:color w:val="000000" w:themeColor="text1"/>
        </w:rPr>
        <w:t>、</w:t>
      </w:r>
      <w:r w:rsidRPr="002F2105">
        <w:rPr>
          <w:rFonts w:eastAsia="DFKai-SB"/>
          <w:color w:val="000000" w:themeColor="text1"/>
        </w:rPr>
        <w:t>事</w:t>
      </w:r>
      <w:r w:rsidRPr="002F2105">
        <w:rPr>
          <w:rFonts w:eastAsia="DFKai-SB" w:hint="eastAsia"/>
          <w:color w:val="000000" w:themeColor="text1"/>
        </w:rPr>
        <w:t>、</w:t>
      </w:r>
      <w:r w:rsidRPr="002F2105">
        <w:rPr>
          <w:rFonts w:eastAsia="DFKai-SB"/>
          <w:color w:val="000000" w:themeColor="text1"/>
        </w:rPr>
        <w:t>時</w:t>
      </w:r>
      <w:r w:rsidRPr="002F2105">
        <w:rPr>
          <w:rFonts w:eastAsia="DFKai-SB" w:hint="eastAsia"/>
          <w:color w:val="000000" w:themeColor="text1"/>
        </w:rPr>
        <w:t>、</w:t>
      </w:r>
      <w:r w:rsidRPr="002F2105">
        <w:rPr>
          <w:rFonts w:eastAsia="DFKai-SB"/>
          <w:color w:val="000000" w:themeColor="text1"/>
        </w:rPr>
        <w:t>地</w:t>
      </w:r>
      <w:r w:rsidRPr="002F2105">
        <w:rPr>
          <w:rFonts w:eastAsia="DFKai-SB" w:hint="eastAsia"/>
          <w:color w:val="000000" w:themeColor="text1"/>
        </w:rPr>
        <w:t>、</w:t>
      </w:r>
      <w:r w:rsidRPr="002F2105">
        <w:rPr>
          <w:rFonts w:eastAsia="DFKai-SB"/>
          <w:color w:val="000000" w:themeColor="text1"/>
        </w:rPr>
        <w:t>物</w:t>
      </w:r>
      <w:r w:rsidRPr="002F2105">
        <w:rPr>
          <w:rFonts w:eastAsia="DFKai-SB" w:hint="eastAsia"/>
          <w:color w:val="000000" w:themeColor="text1"/>
        </w:rPr>
        <w:t>」</w:t>
      </w:r>
      <w:r w:rsidRPr="002F2105">
        <w:rPr>
          <w:rFonts w:eastAsia="DFKai-SB"/>
          <w:color w:val="000000" w:themeColor="text1"/>
        </w:rPr>
        <w:t>相關的細節問題；同時，</w:t>
      </w:r>
      <w:r w:rsidRPr="002F2105">
        <w:rPr>
          <w:rFonts w:eastAsia="DFKai-SB" w:hint="eastAsia"/>
          <w:color w:val="000000" w:themeColor="text1"/>
        </w:rPr>
        <w:t>利用團隊於第一、二年研發之</w:t>
      </w:r>
      <w:r w:rsidRPr="002F2105">
        <w:rPr>
          <w:rFonts w:eastAsia="DFKai-SB"/>
          <w:color w:val="000000" w:themeColor="text1"/>
        </w:rPr>
        <w:t>情感輔助機器人</w:t>
      </w:r>
      <w:r w:rsidRPr="002F2105">
        <w:rPr>
          <w:rFonts w:eastAsia="DFKai-SB" w:hint="eastAsia"/>
          <w:color w:val="000000" w:themeColor="text1"/>
        </w:rPr>
        <w:t>系統</w:t>
      </w:r>
      <w:r w:rsidRPr="002F2105">
        <w:rPr>
          <w:rFonts w:eastAsia="DFKai-SB"/>
          <w:color w:val="000000" w:themeColor="text1"/>
        </w:rPr>
        <w:t>從旁協助</w:t>
      </w:r>
      <w:r w:rsidRPr="002F2105">
        <w:rPr>
          <w:rFonts w:eastAsia="DFKai-SB" w:hint="eastAsia"/>
          <w:color w:val="000000" w:themeColor="text1"/>
        </w:rPr>
        <w:t>，亦</w:t>
      </w:r>
      <w:r w:rsidRPr="002F2105">
        <w:rPr>
          <w:rFonts w:eastAsia="DFKai-SB"/>
          <w:color w:val="000000" w:themeColor="text1"/>
        </w:rPr>
        <w:t>能夠</w:t>
      </w:r>
      <w:r w:rsidRPr="002F2105">
        <w:rPr>
          <w:rFonts w:eastAsia="DFKai-SB" w:hint="eastAsia"/>
          <w:color w:val="000000" w:themeColor="text1"/>
        </w:rPr>
        <w:t>自然地、有同理心地引導受試者進行回憶，當偵</w:t>
      </w:r>
      <w:r w:rsidRPr="002F2105">
        <w:rPr>
          <w:rFonts w:eastAsia="DFKai-SB"/>
          <w:color w:val="000000" w:themeColor="text1"/>
        </w:rPr>
        <w:t>測</w:t>
      </w:r>
      <w:r w:rsidRPr="002F2105">
        <w:rPr>
          <w:rFonts w:eastAsia="DFKai-SB" w:hint="eastAsia"/>
          <w:color w:val="000000" w:themeColor="text1"/>
        </w:rPr>
        <w:t>到</w:t>
      </w:r>
      <w:r w:rsidRPr="002F2105">
        <w:rPr>
          <w:rFonts w:eastAsia="DFKai-SB"/>
          <w:color w:val="000000" w:themeColor="text1"/>
        </w:rPr>
        <w:t>當前受試者的情緒狀態</w:t>
      </w:r>
      <w:r w:rsidRPr="002F2105">
        <w:rPr>
          <w:rFonts w:eastAsia="DFKai-SB" w:hint="eastAsia"/>
          <w:color w:val="000000" w:themeColor="text1"/>
        </w:rPr>
        <w:t>不佳時</w:t>
      </w:r>
      <w:r w:rsidRPr="002F2105">
        <w:rPr>
          <w:rFonts w:eastAsia="DFKai-SB"/>
          <w:color w:val="000000" w:themeColor="text1"/>
        </w:rPr>
        <w:t>，給予受試者正面回饋，</w:t>
      </w:r>
      <w:r w:rsidRPr="002F2105">
        <w:rPr>
          <w:rFonts w:eastAsia="DFKai-SB" w:hint="eastAsia"/>
          <w:color w:val="000000" w:themeColor="text1"/>
        </w:rPr>
        <w:t>提供</w:t>
      </w:r>
      <w:r w:rsidRPr="002F2105">
        <w:rPr>
          <w:rFonts w:eastAsia="DFKai-SB"/>
          <w:color w:val="000000" w:themeColor="text1"/>
        </w:rPr>
        <w:t>更貼近人性而非制式化的回應，提高使用者和機器人的互動性。</w:t>
      </w:r>
      <w:r w:rsidRPr="002F2105">
        <w:rPr>
          <w:rFonts w:eastAsia="DFKai-SB" w:hint="eastAsia"/>
          <w:color w:val="000000" w:themeColor="text1"/>
        </w:rPr>
        <w:t>機器人</w:t>
      </w:r>
      <w:r w:rsidRPr="002F2105">
        <w:rPr>
          <w:rFonts w:eastAsia="DFKai-SB"/>
          <w:color w:val="000000" w:themeColor="text1"/>
        </w:rPr>
        <w:t>自動化</w:t>
      </w:r>
      <w:r w:rsidRPr="002F2105">
        <w:rPr>
          <w:rFonts w:eastAsia="DFKai-SB" w:hint="eastAsia"/>
          <w:color w:val="000000" w:themeColor="text1"/>
        </w:rPr>
        <w:t>收案</w:t>
      </w:r>
      <w:r w:rsidRPr="002F2105">
        <w:rPr>
          <w:rFonts w:eastAsia="DFKai-SB"/>
          <w:color w:val="000000" w:themeColor="text1"/>
        </w:rPr>
        <w:t>流程能夠</w:t>
      </w:r>
      <w:r w:rsidRPr="002F2105">
        <w:rPr>
          <w:rFonts w:eastAsia="DFKai-SB" w:hint="eastAsia"/>
          <w:color w:val="000000" w:themeColor="text1"/>
        </w:rPr>
        <w:t>極大地改善</w:t>
      </w:r>
      <w:r w:rsidRPr="002F2105">
        <w:rPr>
          <w:rFonts w:eastAsia="DFKai-SB"/>
          <w:color w:val="000000" w:themeColor="text1"/>
        </w:rPr>
        <w:t>資料收集</w:t>
      </w:r>
      <w:r w:rsidRPr="002F2105">
        <w:rPr>
          <w:rFonts w:eastAsia="DFKai-SB" w:hint="eastAsia"/>
          <w:color w:val="000000" w:themeColor="text1"/>
        </w:rPr>
        <w:t>效率、</w:t>
      </w:r>
      <w:r w:rsidRPr="002F2105">
        <w:rPr>
          <w:rFonts w:eastAsia="DFKai-SB"/>
          <w:color w:val="000000" w:themeColor="text1"/>
        </w:rPr>
        <w:t>減少人力成本；</w:t>
      </w:r>
      <w:r w:rsidRPr="002F2105">
        <w:rPr>
          <w:rFonts w:eastAsia="DFKai-SB" w:hint="eastAsia"/>
          <w:color w:val="000000" w:themeColor="text1"/>
        </w:rPr>
        <w:t>同時</w:t>
      </w:r>
      <w:r w:rsidRPr="002F2105">
        <w:rPr>
          <w:rFonts w:eastAsia="DFKai-SB"/>
          <w:color w:val="000000" w:themeColor="text1"/>
        </w:rPr>
        <w:t>，</w:t>
      </w:r>
      <w:r w:rsidRPr="002F2105">
        <w:rPr>
          <w:rFonts w:eastAsia="DFKai-SB" w:hint="eastAsia"/>
          <w:color w:val="000000" w:themeColor="text1"/>
        </w:rPr>
        <w:t>標準化系統能夠</w:t>
      </w:r>
      <w:r w:rsidRPr="002F2105">
        <w:rPr>
          <w:rFonts w:eastAsia="DFKai-SB"/>
          <w:color w:val="000000" w:themeColor="text1"/>
        </w:rPr>
        <w:t>更專注地收集受試者</w:t>
      </w:r>
      <w:r w:rsidRPr="002F2105">
        <w:rPr>
          <w:rFonts w:eastAsia="DFKai-SB" w:hint="eastAsia"/>
          <w:color w:val="000000" w:themeColor="text1"/>
        </w:rPr>
        <w:t>自</w:t>
      </w:r>
      <w:r w:rsidRPr="002F2105">
        <w:rPr>
          <w:rFonts w:eastAsia="DFKai-SB"/>
          <w:color w:val="000000" w:themeColor="text1"/>
        </w:rPr>
        <w:t>身</w:t>
      </w:r>
      <w:r w:rsidRPr="002F2105">
        <w:rPr>
          <w:rFonts w:eastAsia="DFKai-SB" w:hint="eastAsia"/>
          <w:color w:val="000000" w:themeColor="text1"/>
        </w:rPr>
        <w:t>陳述</w:t>
      </w:r>
      <w:r w:rsidRPr="002F2105">
        <w:rPr>
          <w:rFonts w:eastAsia="DFKai-SB"/>
          <w:color w:val="000000" w:themeColor="text1"/>
        </w:rPr>
        <w:t>的資訊，減少訪問者</w:t>
      </w:r>
      <w:r w:rsidRPr="002F2105">
        <w:rPr>
          <w:rFonts w:eastAsia="DFKai-SB" w:hint="eastAsia"/>
          <w:color w:val="000000" w:themeColor="text1"/>
        </w:rPr>
        <w:t>干預</w:t>
      </w:r>
      <w:r w:rsidRPr="002F2105">
        <w:rPr>
          <w:rFonts w:eastAsia="DFKai-SB"/>
          <w:color w:val="000000" w:themeColor="text1"/>
        </w:rPr>
        <w:t>對預測結果的影響。</w:t>
      </w:r>
    </w:p>
    <w:p w14:paraId="5EA65C8F" w14:textId="77777777" w:rsidR="003D12DF" w:rsidRPr="002F2105" w:rsidRDefault="003D12DF" w:rsidP="003D12DF">
      <w:pPr>
        <w:ind w:left="1554"/>
        <w:jc w:val="both"/>
        <w:rPr>
          <w:rFonts w:eastAsia="DFKai-SB"/>
          <w:color w:val="000000" w:themeColor="text1"/>
        </w:rPr>
      </w:pPr>
    </w:p>
    <w:p w14:paraId="2F39C7F2" w14:textId="6B333FBA"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憂鬱偵測與情緒輔助系統實</w:t>
      </w:r>
      <w:r w:rsidRPr="002F2105">
        <w:rPr>
          <w:rFonts w:eastAsia="DFKai-SB" w:hint="eastAsia"/>
          <w:color w:val="000000" w:themeColor="text1"/>
        </w:rPr>
        <w:t>際</w:t>
      </w:r>
      <w:r w:rsidRPr="002F2105">
        <w:rPr>
          <w:rFonts w:eastAsia="DFKai-SB"/>
          <w:color w:val="000000" w:themeColor="text1"/>
        </w:rPr>
        <w:t>場域測試</w:t>
      </w:r>
      <w:r w:rsidRPr="002F2105">
        <w:rPr>
          <w:rFonts w:eastAsia="DFKai-SB"/>
          <w:color w:val="000000" w:themeColor="text1"/>
        </w:rPr>
        <w:t xml:space="preserve"> </w:t>
      </w:r>
    </w:p>
    <w:p w14:paraId="56B85B44" w14:textId="3125034F"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為擴展憂鬱偵測與情緒輔助系統應用情境，基於第二年研發之</w:t>
      </w:r>
      <w:r w:rsidRPr="002F2105">
        <w:rPr>
          <w:rFonts w:eastAsia="DFKai-SB"/>
          <w:color w:val="000000" w:themeColor="text1"/>
        </w:rPr>
        <w:t>憂鬱偵測</w:t>
      </w:r>
      <w:r w:rsidRPr="002F2105">
        <w:rPr>
          <w:rFonts w:eastAsia="DFKai-SB" w:hint="eastAsia"/>
          <w:color w:val="000000" w:themeColor="text1"/>
        </w:rPr>
        <w:t>系統，擬建立</w:t>
      </w:r>
      <w:r w:rsidRPr="002F2105">
        <w:rPr>
          <w:rFonts w:eastAsia="DFKai-SB"/>
          <w:color w:val="000000" w:themeColor="text1"/>
        </w:rPr>
        <w:t>憂鬱偵測與情緒輔助的社交型機器人</w:t>
      </w:r>
      <w:r w:rsidRPr="002F2105">
        <w:rPr>
          <w:rFonts w:eastAsia="DFKai-SB" w:hint="eastAsia"/>
          <w:color w:val="000000" w:themeColor="text1"/>
        </w:rPr>
        <w:t>系統，</w:t>
      </w:r>
      <w:r w:rsidRPr="002F2105">
        <w:rPr>
          <w:rFonts w:eastAsia="DFKai-SB"/>
          <w:color w:val="000000" w:themeColor="text1"/>
        </w:rPr>
        <w:t>透過</w:t>
      </w:r>
      <w:r w:rsidRPr="002F2105">
        <w:rPr>
          <w:rFonts w:eastAsia="DFKai-SB"/>
          <w:color w:val="000000" w:themeColor="text1"/>
        </w:rPr>
        <w:t>Kebbi</w:t>
      </w:r>
      <w:r w:rsidRPr="002F2105">
        <w:rPr>
          <w:rFonts w:eastAsia="DFKai-SB"/>
          <w:color w:val="000000" w:themeColor="text1"/>
        </w:rPr>
        <w:t>機器人與</w:t>
      </w:r>
      <w:r w:rsidRPr="002F2105">
        <w:rPr>
          <w:rFonts w:eastAsia="DFKai-SB" w:hint="eastAsia"/>
          <w:color w:val="000000" w:themeColor="text1"/>
        </w:rPr>
        <w:t>具憂鬱傾向之受測者進行自然</w:t>
      </w:r>
      <w:r w:rsidRPr="002F2105">
        <w:rPr>
          <w:rFonts w:eastAsia="DFKai-SB"/>
          <w:color w:val="000000" w:themeColor="text1"/>
        </w:rPr>
        <w:t>互動，</w:t>
      </w:r>
      <w:r w:rsidRPr="002F2105">
        <w:rPr>
          <w:rFonts w:eastAsia="DFKai-SB" w:hint="eastAsia"/>
          <w:color w:val="000000" w:themeColor="text1"/>
        </w:rPr>
        <w:t>使用語音自動轉譯之</w:t>
      </w:r>
      <w:r w:rsidRPr="002F2105">
        <w:rPr>
          <w:rFonts w:eastAsia="DFKai-SB"/>
          <w:color w:val="000000" w:themeColor="text1"/>
        </w:rPr>
        <w:t>逐字稿作為模型的輸入，</w:t>
      </w:r>
      <w:r w:rsidRPr="002F2105">
        <w:rPr>
          <w:rFonts w:eastAsia="DFKai-SB" w:hint="eastAsia"/>
          <w:color w:val="000000" w:themeColor="text1"/>
        </w:rPr>
        <w:t>提供情緒輔助之回覆，進行實際場域測試。</w:t>
      </w:r>
      <w:r w:rsidRPr="002F2105">
        <w:rPr>
          <w:rFonts w:eastAsia="DFKai-SB"/>
          <w:color w:val="000000" w:themeColor="text1"/>
        </w:rPr>
        <w:t>基於先前的研究假設</w:t>
      </w:r>
      <w:r w:rsidRPr="002F2105">
        <w:rPr>
          <w:rFonts w:eastAsia="DFKai-SB"/>
          <w:color w:val="000000" w:themeColor="text1"/>
        </w:rPr>
        <w:t>[</w:t>
      </w:r>
      <w:r w:rsidR="005302EA" w:rsidRPr="002F2105">
        <w:rPr>
          <w:rFonts w:eastAsia="DFKai-SB"/>
          <w:color w:val="000000" w:themeColor="text1"/>
        </w:rPr>
        <w:t>33</w:t>
      </w:r>
      <w:r w:rsidRPr="002F2105">
        <w:rPr>
          <w:rFonts w:eastAsia="DFKai-SB"/>
          <w:color w:val="000000" w:themeColor="text1"/>
        </w:rPr>
        <w:t>]</w:t>
      </w:r>
      <w:r w:rsidRPr="002F2105">
        <w:rPr>
          <w:rFonts w:eastAsia="DFKai-SB"/>
          <w:color w:val="000000" w:themeColor="text1"/>
        </w:rPr>
        <w:t>，即</w:t>
      </w:r>
      <w:r w:rsidRPr="002F2105">
        <w:rPr>
          <w:rFonts w:eastAsia="DFKai-SB" w:hint="eastAsia"/>
          <w:color w:val="000000" w:themeColor="text1"/>
        </w:rPr>
        <w:t>「</w:t>
      </w:r>
      <w:r w:rsidRPr="002F2105">
        <w:rPr>
          <w:rFonts w:eastAsia="DFKai-SB"/>
          <w:color w:val="000000" w:themeColor="text1"/>
        </w:rPr>
        <w:t>人們在經常表達自我內心的負面情緒時，可以有效的降低憂鬱之可能</w:t>
      </w:r>
      <w:r w:rsidRPr="002F2105">
        <w:rPr>
          <w:rFonts w:eastAsia="DFKai-SB" w:hint="eastAsia"/>
          <w:color w:val="000000" w:themeColor="text1"/>
        </w:rPr>
        <w:t>」</w:t>
      </w:r>
      <w:r w:rsidRPr="002F2105">
        <w:rPr>
          <w:rFonts w:eastAsia="DFKai-SB"/>
          <w:color w:val="000000" w:themeColor="text1"/>
        </w:rPr>
        <w:t>，</w:t>
      </w:r>
      <w:r w:rsidRPr="002F2105">
        <w:rPr>
          <w:rFonts w:eastAsia="DFKai-SB" w:hint="eastAsia"/>
          <w:color w:val="000000" w:themeColor="text1"/>
        </w:rPr>
        <w:t>擬</w:t>
      </w:r>
      <w:r w:rsidRPr="002F2105">
        <w:rPr>
          <w:rFonts w:eastAsia="DFKai-SB"/>
          <w:color w:val="000000" w:themeColor="text1"/>
        </w:rPr>
        <w:t>設定在使用者與機器人互動的過程中，使用者可以</w:t>
      </w:r>
      <w:r w:rsidRPr="002F2105">
        <w:rPr>
          <w:rFonts w:eastAsia="DFKai-SB" w:hint="eastAsia"/>
          <w:color w:val="000000" w:themeColor="text1"/>
        </w:rPr>
        <w:t>暢所欲言，盡情地抒發</w:t>
      </w:r>
      <w:r w:rsidRPr="002F2105">
        <w:rPr>
          <w:rFonts w:eastAsia="DFKai-SB"/>
          <w:color w:val="000000" w:themeColor="text1"/>
        </w:rPr>
        <w:t>自我的負面訊息，</w:t>
      </w:r>
      <w:r w:rsidRPr="002F2105">
        <w:rPr>
          <w:rFonts w:eastAsia="DFKai-SB" w:hint="eastAsia"/>
          <w:color w:val="000000" w:themeColor="text1"/>
        </w:rPr>
        <w:t>而機器人將始終提供正面回饋，包含適切的同理與認同；而</w:t>
      </w:r>
      <w:r w:rsidRPr="002F2105">
        <w:rPr>
          <w:rFonts w:eastAsia="DFKai-SB"/>
          <w:color w:val="000000" w:themeColor="text1"/>
        </w:rPr>
        <w:t>為避免機器人的回覆</w:t>
      </w:r>
      <w:r w:rsidRPr="002F2105">
        <w:rPr>
          <w:rFonts w:eastAsia="DFKai-SB" w:hint="eastAsia"/>
          <w:color w:val="000000" w:themeColor="text1"/>
        </w:rPr>
        <w:t>對</w:t>
      </w:r>
      <w:r w:rsidRPr="002F2105">
        <w:rPr>
          <w:rFonts w:eastAsia="DFKai-SB"/>
          <w:color w:val="000000" w:themeColor="text1"/>
        </w:rPr>
        <w:t>使用者</w:t>
      </w:r>
      <w:r w:rsidRPr="002F2105">
        <w:rPr>
          <w:rFonts w:eastAsia="DFKai-SB" w:hint="eastAsia"/>
          <w:color w:val="000000" w:themeColor="text1"/>
        </w:rPr>
        <w:t>造成不預期的困擾或傷害，擬對回覆策略進行規範，強化</w:t>
      </w:r>
      <w:r w:rsidRPr="002F2105">
        <w:rPr>
          <w:rFonts w:eastAsia="DFKai-SB"/>
          <w:color w:val="000000" w:themeColor="text1"/>
        </w:rPr>
        <w:t>機器人</w:t>
      </w:r>
      <w:r w:rsidRPr="002F2105">
        <w:rPr>
          <w:rFonts w:eastAsia="DFKai-SB" w:hint="eastAsia"/>
          <w:color w:val="000000" w:themeColor="text1"/>
        </w:rPr>
        <w:t>的</w:t>
      </w:r>
      <w:r w:rsidRPr="002F2105">
        <w:rPr>
          <w:rFonts w:eastAsia="DFKai-SB"/>
          <w:color w:val="000000" w:themeColor="text1"/>
        </w:rPr>
        <w:t>情緒輔助之</w:t>
      </w:r>
      <w:r w:rsidRPr="002F2105">
        <w:rPr>
          <w:rFonts w:eastAsia="DFKai-SB" w:hint="eastAsia"/>
          <w:color w:val="000000" w:themeColor="text1"/>
        </w:rPr>
        <w:t>目標</w:t>
      </w:r>
      <w:r w:rsidRPr="002F2105">
        <w:rPr>
          <w:rFonts w:eastAsia="DFKai-SB"/>
          <w:color w:val="000000" w:themeColor="text1"/>
        </w:rPr>
        <w:t>能力，使</w:t>
      </w:r>
      <w:r w:rsidRPr="002F2105">
        <w:rPr>
          <w:rFonts w:eastAsia="DFKai-SB" w:hint="eastAsia"/>
          <w:color w:val="000000" w:themeColor="text1"/>
        </w:rPr>
        <w:t>其</w:t>
      </w:r>
      <w:r w:rsidRPr="002F2105">
        <w:rPr>
          <w:rFonts w:eastAsia="DFKai-SB"/>
          <w:color w:val="000000" w:themeColor="text1"/>
        </w:rPr>
        <w:t>在適當的時</w:t>
      </w:r>
      <w:r w:rsidRPr="002F2105">
        <w:rPr>
          <w:rFonts w:eastAsia="DFKai-SB" w:hint="eastAsia"/>
          <w:color w:val="000000" w:themeColor="text1"/>
        </w:rPr>
        <w:t>機</w:t>
      </w:r>
      <w:r w:rsidRPr="002F2105">
        <w:rPr>
          <w:rFonts w:eastAsia="DFKai-SB"/>
          <w:color w:val="000000" w:themeColor="text1"/>
        </w:rPr>
        <w:t>能夠</w:t>
      </w:r>
      <w:r w:rsidRPr="002F2105">
        <w:rPr>
          <w:rFonts w:eastAsia="DFKai-SB" w:hint="eastAsia"/>
          <w:color w:val="000000" w:themeColor="text1"/>
        </w:rPr>
        <w:t>提供</w:t>
      </w:r>
      <w:r w:rsidRPr="002F2105">
        <w:rPr>
          <w:rFonts w:eastAsia="DFKai-SB"/>
          <w:color w:val="000000" w:themeColor="text1"/>
        </w:rPr>
        <w:t>安撫或建議等有效回覆。</w:t>
      </w:r>
      <w:r w:rsidRPr="002F2105">
        <w:rPr>
          <w:rFonts w:eastAsia="DFKai-SB" w:hint="eastAsia"/>
          <w:color w:val="000000" w:themeColor="text1"/>
        </w:rPr>
        <w:t>在</w:t>
      </w:r>
      <w:r w:rsidRPr="002F2105">
        <w:rPr>
          <w:rFonts w:eastAsia="DFKai-SB"/>
          <w:color w:val="000000" w:themeColor="text1"/>
        </w:rPr>
        <w:t>對話結束</w:t>
      </w:r>
      <w:r w:rsidRPr="002F2105">
        <w:rPr>
          <w:rFonts w:eastAsia="DFKai-SB" w:hint="eastAsia"/>
          <w:color w:val="000000" w:themeColor="text1"/>
        </w:rPr>
        <w:t>後</w:t>
      </w:r>
      <w:r w:rsidRPr="002F2105">
        <w:rPr>
          <w:rFonts w:eastAsia="DFKai-SB"/>
          <w:color w:val="000000" w:themeColor="text1"/>
        </w:rPr>
        <w:t>，系統後端將會處理並回傳憂鬱偵測之</w:t>
      </w:r>
      <w:r w:rsidRPr="002F2105">
        <w:rPr>
          <w:rFonts w:eastAsia="DFKai-SB" w:hint="eastAsia"/>
          <w:color w:val="000000" w:themeColor="text1"/>
        </w:rPr>
        <w:t>報告</w:t>
      </w:r>
      <w:r w:rsidRPr="002F2105">
        <w:rPr>
          <w:rFonts w:eastAsia="DFKai-SB"/>
          <w:color w:val="000000" w:themeColor="text1"/>
        </w:rPr>
        <w:t>形式的結果給使用者，讓使用者</w:t>
      </w:r>
      <w:r w:rsidRPr="002F2105">
        <w:rPr>
          <w:rFonts w:eastAsia="DFKai-SB" w:hint="eastAsia"/>
          <w:color w:val="000000" w:themeColor="text1"/>
        </w:rPr>
        <w:t>了解</w:t>
      </w:r>
      <w:r w:rsidRPr="002F2105">
        <w:rPr>
          <w:rFonts w:eastAsia="DFKai-SB"/>
          <w:color w:val="000000" w:themeColor="text1"/>
        </w:rPr>
        <w:t>在</w:t>
      </w:r>
      <w:r w:rsidRPr="002F2105">
        <w:rPr>
          <w:rFonts w:eastAsia="DFKai-SB" w:hint="eastAsia"/>
          <w:color w:val="000000" w:themeColor="text1"/>
        </w:rPr>
        <w:t>此</w:t>
      </w:r>
      <w:r w:rsidRPr="002F2105">
        <w:rPr>
          <w:rFonts w:eastAsia="DFKai-SB"/>
          <w:color w:val="000000" w:themeColor="text1"/>
        </w:rPr>
        <w:t>次對談中自我的情緒傾向，</w:t>
      </w:r>
      <w:r w:rsidRPr="002F2105">
        <w:rPr>
          <w:rFonts w:eastAsia="DFKai-SB" w:hint="eastAsia"/>
          <w:color w:val="000000" w:themeColor="text1"/>
        </w:rPr>
        <w:t>但仍須</w:t>
      </w:r>
      <w:r w:rsidRPr="002F2105">
        <w:rPr>
          <w:rFonts w:eastAsia="DFKai-SB"/>
          <w:color w:val="000000" w:themeColor="text1"/>
        </w:rPr>
        <w:t>告知使用者該結果僅具參考意義，</w:t>
      </w:r>
      <w:r w:rsidRPr="002F2105">
        <w:rPr>
          <w:rFonts w:eastAsia="DFKai-SB" w:hint="eastAsia"/>
          <w:color w:val="000000" w:themeColor="text1"/>
        </w:rPr>
        <w:t>並建議其積極尋求</w:t>
      </w:r>
      <w:r w:rsidRPr="002F2105">
        <w:rPr>
          <w:rFonts w:eastAsia="DFKai-SB"/>
          <w:color w:val="000000" w:themeColor="text1"/>
        </w:rPr>
        <w:t>專業醫師診斷</w:t>
      </w:r>
      <w:r w:rsidRPr="002F2105">
        <w:rPr>
          <w:rFonts w:eastAsia="DFKai-SB" w:hint="eastAsia"/>
          <w:color w:val="000000" w:themeColor="text1"/>
        </w:rPr>
        <w:t>與治療</w:t>
      </w:r>
      <w:r w:rsidRPr="002F2105">
        <w:rPr>
          <w:rFonts w:eastAsia="DFKai-SB"/>
          <w:color w:val="000000" w:themeColor="text1"/>
        </w:rPr>
        <w:t>。</w:t>
      </w:r>
      <w:commentRangeStart w:id="27"/>
      <w:r w:rsidR="00EA49B1" w:rsidRPr="002F2105">
        <w:rPr>
          <w:rFonts w:eastAsia="DFKai-SB" w:hint="eastAsia"/>
          <w:strike/>
          <w:color w:val="FF0000"/>
          <w:highlight w:val="yellow"/>
        </w:rPr>
        <w:t>對於探索可減輕高齡長者、尤其是慢性病患者、及其照護者負擔的</w:t>
      </w:r>
      <w:r w:rsidR="00EA49B1" w:rsidRPr="002F2105">
        <w:rPr>
          <w:rFonts w:eastAsia="DFKai-SB"/>
          <w:strike/>
          <w:color w:val="FF0000"/>
          <w:highlight w:val="yellow"/>
        </w:rPr>
        <w:t>AI</w:t>
      </w:r>
      <w:r w:rsidR="00EA49B1" w:rsidRPr="002F2105">
        <w:rPr>
          <w:rFonts w:eastAsia="DFKai-SB" w:hint="eastAsia"/>
          <w:strike/>
          <w:color w:val="FF0000"/>
          <w:highlight w:val="yellow"/>
        </w:rPr>
        <w:t>與機器人技術，擬透過問卷分析不同家庭背景中照護者的需求，尤其是心理方面的需求，在負面情緒與憂鬱的安撫策略中，擬增加正向情緒引導模組，以提供高齡慢性病患者和照護者練習專注於經驗自我。第一步是評估高齡慢性病患者和照護者正向情緒引導的效果。預計邀請家庭照護者和高齡慢性病患者各</w:t>
      </w:r>
      <w:r w:rsidR="00EA49B1" w:rsidRPr="002F2105">
        <w:rPr>
          <w:rFonts w:eastAsia="DFKai-SB"/>
          <w:strike/>
          <w:color w:val="FF0000"/>
          <w:highlight w:val="yellow"/>
        </w:rPr>
        <w:t>20</w:t>
      </w:r>
      <w:r w:rsidR="00EA49B1" w:rsidRPr="002F2105">
        <w:rPr>
          <w:rFonts w:eastAsia="DFKai-SB" w:hint="eastAsia"/>
          <w:strike/>
          <w:color w:val="FF0000"/>
          <w:highlight w:val="yellow"/>
        </w:rPr>
        <w:t>位參加為期三個</w:t>
      </w:r>
      <w:r w:rsidR="00EA49B1" w:rsidRPr="002F2105">
        <w:rPr>
          <w:rFonts w:eastAsia="DFKai-SB" w:hint="eastAsia"/>
          <w:strike/>
          <w:color w:val="FF0000"/>
          <w:highlight w:val="yellow"/>
        </w:rPr>
        <w:lastRenderedPageBreak/>
        <w:t>月的正向情緒訓練，於訓練前後各透過情緒狀態量表</w:t>
      </w:r>
      <w:r w:rsidR="00EA49B1" w:rsidRPr="002F2105">
        <w:rPr>
          <w:rFonts w:eastAsia="DFKai-SB"/>
          <w:strike/>
          <w:color w:val="FF0000"/>
          <w:highlight w:val="yellow"/>
        </w:rPr>
        <w:fldChar w:fldCharType="begin"/>
      </w:r>
      <w:r w:rsidR="00EA49B1" w:rsidRPr="002F2105">
        <w:rPr>
          <w:rFonts w:eastAsia="DFKai-SB"/>
          <w:strike/>
          <w:color w:val="FF0000"/>
          <w:highlight w:val="yellow"/>
        </w:rPr>
        <w:instrText xml:space="preserve"> ADDIN EN.CITE &lt;EndNote&gt;&lt;Cite&gt;&lt;Author&gt;McNair&lt;/Author&gt;&lt;Year&gt;1992&lt;/Year&gt;&lt;RecNum&gt;7&lt;/RecNum&gt;&lt;DisplayText&gt;[149]&lt;/DisplayText&gt;&lt;record&gt;&lt;rec-number&gt;7&lt;/rec-number&gt;&lt;foreign-keys&gt;&lt;key app="EN" db-id="wsrpetpesftz55efrfk59ptf900ef9ss5zt9" timestamp="1619237614"&gt;7&lt;/key&gt;&lt;/foreign-keys&gt;&lt;ref-type name="Journal Article"&gt;17&lt;/ref-type&gt;&lt;contributors&gt;&lt;authors&gt;&lt;author&gt;McNair, Douglas M&lt;/author&gt;&lt;/authors&gt;&lt;/contributors&gt;&lt;titles&gt;&lt;title&gt;Profile of mood states&lt;/title&gt;&lt;secondary-title&gt;Educational and Industrial Testing Service&lt;/secondary-title&gt;&lt;/titles&gt;&lt;periodical&gt;&lt;full-title&gt;Educational and Industrial Testing Service&lt;/full-title&gt;&lt;/periodical&gt;&lt;dates&gt;&lt;year&gt;1992&lt;/year&gt;&lt;/dates&gt;&lt;urls&gt;&lt;/urls&gt;&lt;/record&gt;&lt;/Cite&gt;&lt;/EndNote&gt;</w:instrText>
      </w:r>
      <w:r w:rsidR="00000000" w:rsidRPr="002F2105">
        <w:rPr>
          <w:rFonts w:eastAsia="DFKai-SB"/>
          <w:strike/>
          <w:color w:val="FF0000"/>
          <w:highlight w:val="yellow"/>
        </w:rPr>
        <w:fldChar w:fldCharType="separate"/>
      </w:r>
      <w:r w:rsidR="00EA49B1" w:rsidRPr="002F2105">
        <w:rPr>
          <w:rFonts w:eastAsia="DFKai-SB"/>
          <w:strike/>
          <w:color w:val="FF0000"/>
          <w:highlight w:val="yellow"/>
        </w:rPr>
        <w:fldChar w:fldCharType="end"/>
      </w:r>
      <w:r w:rsidR="00EA49B1" w:rsidRPr="002F2105">
        <w:rPr>
          <w:rFonts w:eastAsia="DFKai-SB" w:hint="eastAsia"/>
          <w:strike/>
          <w:color w:val="FF0000"/>
          <w:highlight w:val="yellow"/>
        </w:rPr>
        <w:t>評估參加者的情緒狀態，評估訓練的效果，預期可以有效地減輕照護者的負向情緒。確認訓練的正面效果後，協助高齡慢性病患者和照護者在感受到過多負面情緒時，可以不受時空限制隨時進行正向情緒引導。</w:t>
      </w:r>
      <w:commentRangeEnd w:id="27"/>
      <w:r w:rsidR="00E93B74">
        <w:rPr>
          <w:rStyle w:val="CommentReference"/>
          <w:rFonts w:ascii="Calibri" w:hAnsi="Calibri"/>
        </w:rPr>
        <w:commentReference w:id="27"/>
      </w:r>
    </w:p>
    <w:p w14:paraId="79921D10" w14:textId="77777777" w:rsidR="003D12DF" w:rsidRPr="002F2105" w:rsidRDefault="003D12DF" w:rsidP="003D12DF">
      <w:pPr>
        <w:pStyle w:val="ListParagraph"/>
        <w:ind w:leftChars="0" w:left="0" w:firstLineChars="200" w:firstLine="480"/>
        <w:jc w:val="both"/>
        <w:rPr>
          <w:rFonts w:eastAsia="DFKai-SB"/>
          <w:color w:val="000000" w:themeColor="text1"/>
        </w:rPr>
      </w:pPr>
    </w:p>
    <w:p w14:paraId="7571D516" w14:textId="4BD320F4" w:rsidR="003D12DF" w:rsidRPr="002F2105" w:rsidRDefault="003D12DF" w:rsidP="003D12DF">
      <w:pPr>
        <w:pStyle w:val="ListParagraph"/>
        <w:numPr>
          <w:ilvl w:val="0"/>
          <w:numId w:val="64"/>
        </w:numPr>
        <w:ind w:leftChars="0" w:firstLine="543"/>
        <w:rPr>
          <w:rFonts w:eastAsia="DFKai-SB"/>
          <w:color w:val="000000" w:themeColor="text1"/>
        </w:rPr>
      </w:pPr>
      <w:r w:rsidRPr="002F2105">
        <w:rPr>
          <w:rFonts w:eastAsia="DFKai-SB"/>
          <w:color w:val="000000" w:themeColor="text1"/>
        </w:rPr>
        <w:t>具有記憶能力的對話</w:t>
      </w:r>
      <w:r w:rsidRPr="002F2105">
        <w:rPr>
          <w:rFonts w:eastAsia="DFKai-SB" w:hint="eastAsia"/>
          <w:color w:val="000000" w:themeColor="text1"/>
        </w:rPr>
        <w:t>系統</w:t>
      </w:r>
      <w:r w:rsidRPr="002F2105">
        <w:rPr>
          <w:rFonts w:eastAsia="DFKai-SB"/>
          <w:color w:val="000000" w:themeColor="text1"/>
        </w:rPr>
        <w:t xml:space="preserve"> </w:t>
      </w:r>
    </w:p>
    <w:p w14:paraId="2B08AAF3" w14:textId="4200AA3E"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color w:val="000000" w:themeColor="text1"/>
        </w:rPr>
        <w:t>現今的</w:t>
      </w:r>
      <w:r w:rsidRPr="002F2105">
        <w:rPr>
          <w:rFonts w:eastAsia="DFKai-SB"/>
          <w:color w:val="000000" w:themeColor="text1"/>
        </w:rPr>
        <w:t>AI</w:t>
      </w:r>
      <w:r w:rsidRPr="002F2105">
        <w:rPr>
          <w:rFonts w:eastAsia="DFKai-SB"/>
          <w:color w:val="000000" w:themeColor="text1"/>
        </w:rPr>
        <w:t>對話</w:t>
      </w:r>
      <w:r w:rsidRPr="002F2105">
        <w:rPr>
          <w:rFonts w:eastAsia="DFKai-SB" w:hint="eastAsia"/>
          <w:color w:val="000000" w:themeColor="text1"/>
        </w:rPr>
        <w:t>系統雖然</w:t>
      </w:r>
      <w:r w:rsidRPr="002F2105">
        <w:rPr>
          <w:rFonts w:eastAsia="DFKai-SB"/>
          <w:color w:val="000000" w:themeColor="text1"/>
        </w:rPr>
        <w:t>可以</w:t>
      </w:r>
      <w:r w:rsidRPr="002F2105">
        <w:rPr>
          <w:rFonts w:eastAsia="DFKai-SB" w:hint="eastAsia"/>
          <w:color w:val="000000" w:themeColor="text1"/>
        </w:rPr>
        <w:t>與人</w:t>
      </w:r>
      <w:r w:rsidRPr="002F2105">
        <w:rPr>
          <w:rFonts w:eastAsia="DFKai-SB"/>
          <w:color w:val="000000" w:themeColor="text1"/>
        </w:rPr>
        <w:t>順暢</w:t>
      </w:r>
      <w:r w:rsidRPr="002F2105">
        <w:rPr>
          <w:rFonts w:eastAsia="DFKai-SB" w:hint="eastAsia"/>
          <w:color w:val="000000" w:themeColor="text1"/>
        </w:rPr>
        <w:t>地</w:t>
      </w:r>
      <w:r w:rsidRPr="002F2105">
        <w:rPr>
          <w:rFonts w:eastAsia="DFKai-SB"/>
          <w:color w:val="000000" w:themeColor="text1"/>
        </w:rPr>
        <w:t>聊天</w:t>
      </w:r>
      <w:r w:rsidRPr="002F2105">
        <w:rPr>
          <w:rFonts w:eastAsia="DFKai-SB" w:hint="eastAsia"/>
          <w:color w:val="000000" w:themeColor="text1"/>
        </w:rPr>
        <w:t>或回答具體而專業的問題</w:t>
      </w:r>
      <w:r w:rsidRPr="002F2105">
        <w:rPr>
          <w:rFonts w:eastAsia="DFKai-SB"/>
          <w:color w:val="000000" w:themeColor="text1"/>
        </w:rPr>
        <w:t>，然而</w:t>
      </w:r>
      <w:r w:rsidRPr="002F2105">
        <w:rPr>
          <w:rFonts w:eastAsia="DFKai-SB" w:hint="eastAsia"/>
          <w:color w:val="000000" w:themeColor="text1"/>
        </w:rPr>
        <w:t>大多缺</w:t>
      </w:r>
      <w:r w:rsidRPr="002F2105">
        <w:rPr>
          <w:rFonts w:eastAsia="DFKai-SB"/>
          <w:color w:val="000000" w:themeColor="text1"/>
        </w:rPr>
        <w:t>少</w:t>
      </w:r>
      <w:r w:rsidRPr="002F2105">
        <w:rPr>
          <w:rFonts w:eastAsia="DFKai-SB" w:hint="eastAsia"/>
          <w:color w:val="000000" w:themeColor="text1"/>
        </w:rPr>
        <w:t>或刻意削弱</w:t>
      </w:r>
      <w:r w:rsidRPr="002F2105">
        <w:rPr>
          <w:rFonts w:eastAsia="DFKai-SB"/>
          <w:color w:val="000000" w:themeColor="text1"/>
        </w:rPr>
        <w:t>了記憶能力</w:t>
      </w:r>
      <w:r w:rsidRPr="002F2105">
        <w:rPr>
          <w:rFonts w:eastAsia="DFKai-SB" w:hint="eastAsia"/>
          <w:color w:val="000000" w:themeColor="text1"/>
        </w:rPr>
        <w:t>，</w:t>
      </w:r>
      <w:r w:rsidRPr="002F2105">
        <w:rPr>
          <w:rFonts w:eastAsia="DFKai-SB"/>
          <w:color w:val="000000" w:themeColor="text1"/>
        </w:rPr>
        <w:t>讓對話</w:t>
      </w:r>
      <w:r w:rsidRPr="002F2105">
        <w:rPr>
          <w:rFonts w:eastAsia="DFKai-SB" w:hint="eastAsia"/>
          <w:color w:val="000000" w:themeColor="text1"/>
        </w:rPr>
        <w:t>系統</w:t>
      </w:r>
      <w:r w:rsidRPr="002F2105">
        <w:rPr>
          <w:rFonts w:eastAsia="DFKai-SB"/>
          <w:color w:val="000000" w:themeColor="text1"/>
        </w:rPr>
        <w:t>在每次與人互動時都像是第一次互動，</w:t>
      </w:r>
      <w:r w:rsidRPr="002F2105">
        <w:rPr>
          <w:rFonts w:eastAsia="DFKai-SB" w:hint="eastAsia"/>
          <w:color w:val="000000" w:themeColor="text1"/>
        </w:rPr>
        <w:t>而居家照護陪伴機器人卻需要長期積累並更新對使用者的認知，在此情境下，將</w:t>
      </w:r>
      <w:r w:rsidRPr="002F2105">
        <w:rPr>
          <w:rFonts w:eastAsia="DFKai-SB"/>
          <w:color w:val="000000" w:themeColor="text1"/>
        </w:rPr>
        <w:t>有效的記憶管理機制</w:t>
      </w:r>
      <w:r w:rsidRPr="002F2105">
        <w:rPr>
          <w:rFonts w:eastAsia="DFKai-SB" w:hint="eastAsia"/>
          <w:color w:val="000000" w:themeColor="text1"/>
        </w:rPr>
        <w:t>整合</w:t>
      </w:r>
      <w:r w:rsidRPr="002F2105">
        <w:rPr>
          <w:rFonts w:eastAsia="DFKai-SB"/>
          <w:color w:val="000000" w:themeColor="text1"/>
        </w:rPr>
        <w:t>到對話系統</w:t>
      </w:r>
      <w:r w:rsidRPr="002F2105">
        <w:rPr>
          <w:rFonts w:eastAsia="DFKai-SB" w:hint="eastAsia"/>
          <w:color w:val="000000" w:themeColor="text1"/>
        </w:rPr>
        <w:t>中將</w:t>
      </w:r>
      <w:r w:rsidRPr="002F2105">
        <w:rPr>
          <w:rFonts w:eastAsia="DFKai-SB"/>
          <w:color w:val="000000" w:themeColor="text1"/>
        </w:rPr>
        <w:t>大幅</w:t>
      </w:r>
      <w:r w:rsidRPr="002F2105">
        <w:rPr>
          <w:rFonts w:eastAsia="DFKai-SB" w:hint="eastAsia"/>
          <w:color w:val="000000" w:themeColor="text1"/>
        </w:rPr>
        <w:t>改善</w:t>
      </w:r>
      <w:r w:rsidRPr="002F2105">
        <w:rPr>
          <w:rFonts w:eastAsia="DFKai-SB"/>
          <w:color w:val="000000" w:themeColor="text1"/>
        </w:rPr>
        <w:t>互動體驗</w:t>
      </w:r>
      <w:r w:rsidRPr="002F2105">
        <w:rPr>
          <w:rFonts w:eastAsia="DFKai-SB" w:hint="eastAsia"/>
          <w:color w:val="000000" w:themeColor="text1"/>
        </w:rPr>
        <w:t>。在第三年中，</w:t>
      </w:r>
      <w:r w:rsidRPr="002F2105">
        <w:rPr>
          <w:rFonts w:eastAsia="DFKai-SB"/>
          <w:color w:val="000000" w:themeColor="text1"/>
        </w:rPr>
        <w:t>我們</w:t>
      </w:r>
      <w:r w:rsidRPr="002F2105">
        <w:rPr>
          <w:rFonts w:eastAsia="DFKai-SB" w:hint="eastAsia"/>
          <w:color w:val="000000" w:themeColor="text1"/>
        </w:rPr>
        <w:t>擬</w:t>
      </w:r>
      <w:r w:rsidRPr="002F2105">
        <w:rPr>
          <w:rFonts w:eastAsia="DFKai-SB"/>
          <w:color w:val="000000" w:themeColor="text1"/>
        </w:rPr>
        <w:t>開發一個具有記憶能力的</w:t>
      </w:r>
      <w:r w:rsidRPr="002F2105">
        <w:rPr>
          <w:rFonts w:eastAsia="DFKai-SB"/>
          <w:color w:val="000000" w:themeColor="text1"/>
        </w:rPr>
        <w:t>AI</w:t>
      </w:r>
      <w:r w:rsidRPr="002F2105">
        <w:rPr>
          <w:rFonts w:eastAsia="DFKai-SB"/>
          <w:color w:val="000000" w:themeColor="text1"/>
        </w:rPr>
        <w:t>對話系統，</w:t>
      </w:r>
      <w:r w:rsidRPr="002F2105">
        <w:rPr>
          <w:rFonts w:eastAsia="DFKai-SB" w:hint="eastAsia"/>
          <w:color w:val="000000" w:themeColor="text1"/>
        </w:rPr>
        <w:t>如圖十所示，</w:t>
      </w:r>
      <w:r w:rsidRPr="002F2105">
        <w:rPr>
          <w:rFonts w:eastAsia="DFKai-SB"/>
          <w:color w:val="000000" w:themeColor="text1"/>
        </w:rPr>
        <w:t>在對話過程中將每一</w:t>
      </w:r>
      <w:r w:rsidRPr="002F2105">
        <w:rPr>
          <w:rFonts w:eastAsia="DFKai-SB" w:hint="eastAsia"/>
          <w:color w:val="000000" w:themeColor="text1"/>
        </w:rPr>
        <w:t>條語句</w:t>
      </w:r>
      <w:r w:rsidRPr="002F2105">
        <w:rPr>
          <w:rFonts w:eastAsia="DFKai-SB"/>
          <w:color w:val="000000" w:themeColor="text1"/>
        </w:rPr>
        <w:t>(utterance)</w:t>
      </w:r>
      <w:r w:rsidRPr="002F2105">
        <w:rPr>
          <w:rFonts w:eastAsia="DFKai-SB"/>
          <w:color w:val="000000" w:themeColor="text1"/>
        </w:rPr>
        <w:t>存</w:t>
      </w:r>
      <w:r w:rsidRPr="002F2105">
        <w:rPr>
          <w:rFonts w:eastAsia="DFKai-SB" w:hint="eastAsia"/>
          <w:color w:val="000000" w:themeColor="text1"/>
        </w:rPr>
        <w:t>入</w:t>
      </w:r>
      <w:r w:rsidRPr="002F2105">
        <w:rPr>
          <w:rFonts w:eastAsia="DFKai-SB"/>
          <w:color w:val="000000" w:themeColor="text1"/>
        </w:rPr>
        <w:t>記憶資料庫中，</w:t>
      </w:r>
      <w:r w:rsidRPr="002F2105">
        <w:rPr>
          <w:rFonts w:eastAsia="DFKai-SB" w:hint="eastAsia"/>
          <w:color w:val="000000" w:themeColor="text1"/>
        </w:rPr>
        <w:t>並從</w:t>
      </w:r>
      <w:r w:rsidRPr="002F2105">
        <w:rPr>
          <w:rFonts w:eastAsia="DFKai-SB"/>
          <w:color w:val="000000" w:themeColor="text1"/>
        </w:rPr>
        <w:t>中抓取出重要的特徵，根據心理學自傳式記憶理論建構出一個大型的個人化知識庫</w:t>
      </w:r>
      <w:r w:rsidRPr="002F2105">
        <w:rPr>
          <w:rFonts w:eastAsia="DFKai-SB" w:hint="eastAsia"/>
          <w:color w:val="000000" w:themeColor="text1"/>
        </w:rPr>
        <w:t>。</w:t>
      </w:r>
      <w:r w:rsidRPr="002F2105">
        <w:rPr>
          <w:rFonts w:eastAsia="DFKai-SB"/>
          <w:color w:val="000000" w:themeColor="text1"/>
        </w:rPr>
        <w:t>在使用者與</w:t>
      </w:r>
      <w:r w:rsidRPr="002F2105">
        <w:rPr>
          <w:rFonts w:eastAsia="DFKai-SB" w:hint="eastAsia"/>
          <w:color w:val="000000" w:themeColor="text1"/>
        </w:rPr>
        <w:t>對話</w:t>
      </w:r>
      <w:r w:rsidRPr="002F2105">
        <w:rPr>
          <w:rFonts w:eastAsia="DFKai-SB"/>
          <w:color w:val="000000" w:themeColor="text1"/>
        </w:rPr>
        <w:t>系統互動中</w:t>
      </w:r>
      <w:r w:rsidRPr="002F2105">
        <w:rPr>
          <w:rFonts w:eastAsia="DFKai-SB" w:hint="eastAsia"/>
          <w:color w:val="000000" w:themeColor="text1"/>
        </w:rPr>
        <w:t>，</w:t>
      </w:r>
      <w:r w:rsidRPr="002F2105">
        <w:rPr>
          <w:rFonts w:eastAsia="DFKai-SB"/>
          <w:color w:val="000000" w:themeColor="text1"/>
        </w:rPr>
        <w:t>基於自傳式記憶架構特徵</w:t>
      </w:r>
      <w:r w:rsidRPr="002F2105">
        <w:rPr>
          <w:rFonts w:eastAsia="DFKai-SB" w:hint="eastAsia"/>
          <w:color w:val="000000" w:themeColor="text1"/>
        </w:rPr>
        <w:t>的</w:t>
      </w:r>
      <w:r w:rsidRPr="002F2105">
        <w:rPr>
          <w:rFonts w:eastAsia="DFKai-SB"/>
          <w:color w:val="000000" w:themeColor="text1"/>
        </w:rPr>
        <w:t>AI</w:t>
      </w:r>
      <w:r w:rsidRPr="002F2105">
        <w:rPr>
          <w:rFonts w:eastAsia="DFKai-SB" w:hint="eastAsia"/>
          <w:color w:val="000000" w:themeColor="text1"/>
        </w:rPr>
        <w:t>檢索模</w:t>
      </w:r>
      <w:r w:rsidRPr="002F2105">
        <w:rPr>
          <w:rFonts w:eastAsia="DFKai-SB"/>
          <w:color w:val="000000" w:themeColor="text1"/>
        </w:rPr>
        <w:t>型會根據上下文</w:t>
      </w:r>
      <w:r w:rsidRPr="002F2105">
        <w:rPr>
          <w:rFonts w:eastAsia="DFKai-SB"/>
          <w:color w:val="000000" w:themeColor="text1"/>
        </w:rPr>
        <w:t>(context)</w:t>
      </w:r>
      <w:r w:rsidRPr="002F2105">
        <w:rPr>
          <w:rFonts w:eastAsia="DFKai-SB" w:hint="eastAsia"/>
          <w:color w:val="000000" w:themeColor="text1"/>
        </w:rPr>
        <w:t>進行</w:t>
      </w:r>
      <w:r w:rsidRPr="002F2105">
        <w:rPr>
          <w:rFonts w:eastAsia="DFKai-SB"/>
          <w:color w:val="000000" w:themeColor="text1"/>
        </w:rPr>
        <w:t>語意搜尋和記憶實體搜尋</w:t>
      </w:r>
      <w:r w:rsidRPr="002F2105">
        <w:rPr>
          <w:rFonts w:eastAsia="DFKai-SB" w:hint="eastAsia"/>
          <w:color w:val="000000" w:themeColor="text1"/>
        </w:rPr>
        <w:t>，以</w:t>
      </w:r>
      <w:r w:rsidRPr="002F2105">
        <w:rPr>
          <w:rFonts w:eastAsia="DFKai-SB"/>
          <w:color w:val="000000" w:themeColor="text1"/>
        </w:rPr>
        <w:t>檢索出相關的對話記憶，</w:t>
      </w:r>
      <w:r w:rsidRPr="002F2105">
        <w:rPr>
          <w:rFonts w:eastAsia="DFKai-SB" w:hint="eastAsia"/>
          <w:color w:val="000000" w:themeColor="text1"/>
        </w:rPr>
        <w:t>並將</w:t>
      </w:r>
      <w:r w:rsidRPr="002F2105">
        <w:rPr>
          <w:rFonts w:eastAsia="DFKai-SB"/>
          <w:color w:val="000000" w:themeColor="text1"/>
        </w:rPr>
        <w:t>上下文和相關的記憶</w:t>
      </w:r>
      <w:r w:rsidRPr="002F2105">
        <w:rPr>
          <w:rFonts w:eastAsia="DFKai-SB" w:hint="eastAsia"/>
          <w:color w:val="000000" w:themeColor="text1"/>
        </w:rPr>
        <w:t>作為</w:t>
      </w:r>
      <w:r w:rsidRPr="002F2105">
        <w:rPr>
          <w:rFonts w:eastAsia="DFKai-SB"/>
          <w:color w:val="000000" w:themeColor="text1"/>
        </w:rPr>
        <w:t>回覆生成模組</w:t>
      </w:r>
      <w:r w:rsidRPr="002F2105">
        <w:rPr>
          <w:rFonts w:eastAsia="DFKai-SB" w:hint="eastAsia"/>
          <w:color w:val="000000" w:themeColor="text1"/>
        </w:rPr>
        <w:t>的輸入</w:t>
      </w:r>
      <w:r w:rsidRPr="002F2105">
        <w:rPr>
          <w:rFonts w:eastAsia="DFKai-SB"/>
          <w:color w:val="000000" w:themeColor="text1"/>
        </w:rPr>
        <w:t>，利用大型語言模型</w:t>
      </w:r>
      <w:r w:rsidRPr="002F2105">
        <w:rPr>
          <w:rFonts w:eastAsia="DFKai-SB" w:hint="eastAsia"/>
          <w:color w:val="000000" w:themeColor="text1"/>
        </w:rPr>
        <w:t>的優勢</w:t>
      </w:r>
      <w:r w:rsidRPr="002F2105">
        <w:rPr>
          <w:rFonts w:eastAsia="DFKai-SB"/>
          <w:color w:val="000000" w:themeColor="text1"/>
        </w:rPr>
        <w:t>，</w:t>
      </w:r>
      <w:r w:rsidRPr="002F2105">
        <w:rPr>
          <w:rFonts w:eastAsia="DFKai-SB" w:hint="eastAsia"/>
          <w:color w:val="000000" w:themeColor="text1"/>
        </w:rPr>
        <w:t>擬</w:t>
      </w:r>
      <w:r w:rsidRPr="002F2105">
        <w:rPr>
          <w:rFonts w:eastAsia="DFKai-SB"/>
          <w:color w:val="000000" w:themeColor="text1"/>
        </w:rPr>
        <w:t>設計一個</w:t>
      </w:r>
      <w:r w:rsidRPr="002F2105">
        <w:rPr>
          <w:rFonts w:eastAsia="DFKai-SB" w:hint="eastAsia"/>
          <w:color w:val="000000" w:themeColor="text1"/>
        </w:rPr>
        <w:t>有效</w:t>
      </w:r>
      <w:r w:rsidRPr="002F2105">
        <w:rPr>
          <w:rFonts w:eastAsia="DFKai-SB"/>
          <w:color w:val="000000" w:themeColor="text1"/>
        </w:rPr>
        <w:t>的提示工程</w:t>
      </w:r>
      <w:r w:rsidRPr="002F2105">
        <w:rPr>
          <w:rFonts w:eastAsia="DFKai-SB"/>
          <w:color w:val="000000" w:themeColor="text1"/>
        </w:rPr>
        <w:t>(prompt engineering)</w:t>
      </w:r>
      <w:r w:rsidRPr="002F2105">
        <w:rPr>
          <w:rFonts w:eastAsia="DFKai-SB"/>
          <w:color w:val="000000" w:themeColor="text1"/>
        </w:rPr>
        <w:t>，</w:t>
      </w:r>
      <w:r w:rsidRPr="002F2105">
        <w:rPr>
          <w:rFonts w:eastAsia="DFKai-SB" w:hint="eastAsia"/>
          <w:color w:val="000000" w:themeColor="text1"/>
        </w:rPr>
        <w:t>以生成多個備選回覆，</w:t>
      </w:r>
      <w:r w:rsidRPr="002F2105">
        <w:rPr>
          <w:rFonts w:eastAsia="DFKai-SB"/>
          <w:color w:val="000000" w:themeColor="text1"/>
        </w:rPr>
        <w:t>再利用回覆驗證模組篩選出最適當的回覆，</w:t>
      </w:r>
      <w:r w:rsidRPr="002F2105">
        <w:rPr>
          <w:rFonts w:eastAsia="DFKai-SB" w:hint="eastAsia"/>
          <w:color w:val="000000" w:themeColor="text1"/>
        </w:rPr>
        <w:t>作為與</w:t>
      </w:r>
      <w:r w:rsidRPr="002F2105">
        <w:rPr>
          <w:rFonts w:eastAsia="DFKai-SB"/>
          <w:color w:val="000000" w:themeColor="text1"/>
        </w:rPr>
        <w:t>記憶</w:t>
      </w:r>
      <w:r w:rsidRPr="002F2105">
        <w:rPr>
          <w:rFonts w:eastAsia="DFKai-SB" w:hint="eastAsia"/>
          <w:color w:val="000000" w:themeColor="text1"/>
        </w:rPr>
        <w:t>最</w:t>
      </w:r>
      <w:r w:rsidRPr="002F2105">
        <w:rPr>
          <w:rFonts w:eastAsia="DFKai-SB"/>
          <w:color w:val="000000" w:themeColor="text1"/>
        </w:rPr>
        <w:t>相關的回覆</w:t>
      </w:r>
      <w:r w:rsidRPr="002F2105">
        <w:rPr>
          <w:rFonts w:eastAsia="DFKai-SB" w:hint="eastAsia"/>
          <w:color w:val="000000" w:themeColor="text1"/>
        </w:rPr>
        <w:t>來提供給使用者</w:t>
      </w:r>
      <w:r w:rsidRPr="002F2105">
        <w:rPr>
          <w:rFonts w:eastAsia="DFKai-SB"/>
          <w:color w:val="000000" w:themeColor="text1"/>
        </w:rPr>
        <w:t>。</w:t>
      </w:r>
    </w:p>
    <w:p w14:paraId="0692ECCB" w14:textId="6F830EFB" w:rsidR="003D12DF" w:rsidRPr="002F2105" w:rsidRDefault="003600E2" w:rsidP="003D12DF">
      <w:pPr>
        <w:jc w:val="center"/>
        <w:rPr>
          <w:rFonts w:eastAsia="DFKai-SB"/>
          <w:color w:val="000000" w:themeColor="text1"/>
        </w:rPr>
      </w:pPr>
      <w:r w:rsidRPr="002F2105">
        <w:rPr>
          <w:rFonts w:eastAsia="DFKai-SB"/>
          <w:noProof/>
          <w:color w:val="000000" w:themeColor="text1"/>
        </w:rPr>
        <w:drawing>
          <wp:inline distT="0" distB="0" distL="0" distR="0" wp14:anchorId="27435C82" wp14:editId="58DE9EE8">
            <wp:extent cx="3781425" cy="2114550"/>
            <wp:effectExtent l="0" t="0" r="0" b="0"/>
            <wp:docPr id="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1425" cy="2114550"/>
                    </a:xfrm>
                    <a:prstGeom prst="rect">
                      <a:avLst/>
                    </a:prstGeom>
                    <a:noFill/>
                    <a:ln>
                      <a:noFill/>
                    </a:ln>
                  </pic:spPr>
                </pic:pic>
              </a:graphicData>
            </a:graphic>
          </wp:inline>
        </w:drawing>
      </w:r>
    </w:p>
    <w:p w14:paraId="4D92EA48" w14:textId="77777777" w:rsidR="003D12DF" w:rsidRPr="002F2105" w:rsidRDefault="003D12DF" w:rsidP="003D12DF">
      <w:pPr>
        <w:jc w:val="center"/>
        <w:rPr>
          <w:rFonts w:eastAsia="DFKai-SB"/>
          <w:color w:val="000000" w:themeColor="text1"/>
        </w:rPr>
      </w:pPr>
      <w:r w:rsidRPr="002F2105">
        <w:rPr>
          <w:rFonts w:eastAsia="DFKai-SB" w:hint="eastAsia"/>
          <w:color w:val="000000" w:themeColor="text1"/>
        </w:rPr>
        <w:t>圖十、具有記憶能力的對話系統工作流程圖</w:t>
      </w:r>
    </w:p>
    <w:p w14:paraId="1832B163" w14:textId="77777777" w:rsidR="003D12DF" w:rsidRPr="002F2105" w:rsidRDefault="003D12DF" w:rsidP="003D12DF">
      <w:pPr>
        <w:rPr>
          <w:rFonts w:eastAsia="DFKai-SB"/>
          <w:color w:val="000000" w:themeColor="text1"/>
        </w:rPr>
      </w:pPr>
    </w:p>
    <w:p w14:paraId="7508AAB7" w14:textId="06274546" w:rsidR="00121453" w:rsidRPr="002F2105" w:rsidRDefault="00121453" w:rsidP="00121453">
      <w:pPr>
        <w:pStyle w:val="ListParagraph"/>
        <w:numPr>
          <w:ilvl w:val="0"/>
          <w:numId w:val="64"/>
        </w:numPr>
        <w:ind w:leftChars="0" w:firstLine="543"/>
        <w:rPr>
          <w:rFonts w:eastAsia="DFKai-SB"/>
          <w:color w:val="000000" w:themeColor="text1"/>
          <w:u w:val="single"/>
        </w:rPr>
      </w:pPr>
      <w:proofErr w:type="spellStart"/>
      <w:r w:rsidRPr="002F2105">
        <w:rPr>
          <w:rFonts w:eastAsia="DFKai-SB"/>
          <w:color w:val="000000" w:themeColor="text1"/>
        </w:rPr>
        <w:t>ToMNet</w:t>
      </w:r>
      <w:proofErr w:type="spellEnd"/>
      <w:r w:rsidRPr="002F2105">
        <w:rPr>
          <w:rFonts w:eastAsia="DFKai-SB"/>
          <w:color w:val="000000" w:themeColor="text1"/>
        </w:rPr>
        <w:t xml:space="preserve"> 2.0 </w:t>
      </w:r>
    </w:p>
    <w:p w14:paraId="10FFFE50" w14:textId="1B8B40BF" w:rsidR="00121453" w:rsidRPr="002F2105" w:rsidRDefault="00121453" w:rsidP="00325620">
      <w:pPr>
        <w:spacing w:afterLines="30" w:after="108"/>
        <w:ind w:firstLineChars="200" w:firstLine="480"/>
        <w:jc w:val="both"/>
        <w:rPr>
          <w:rFonts w:eastAsia="DFKai-SB"/>
          <w:color w:val="000000" w:themeColor="text1"/>
        </w:rPr>
      </w:pPr>
      <w:r w:rsidRPr="002F2105">
        <w:rPr>
          <w:rFonts w:eastAsia="DFKai-SB" w:hint="eastAsia"/>
          <w:color w:val="000000" w:themeColor="text1"/>
        </w:rPr>
        <w:t>基於團隊先前已完成</w:t>
      </w:r>
      <w:proofErr w:type="spellStart"/>
      <w:r w:rsidRPr="002F2105">
        <w:rPr>
          <w:rFonts w:eastAsia="DFKai-SB"/>
          <w:color w:val="000000" w:themeColor="text1"/>
        </w:rPr>
        <w:t>ToMNet</w:t>
      </w:r>
      <w:proofErr w:type="spellEnd"/>
      <w:r w:rsidRPr="002F2105">
        <w:rPr>
          <w:rFonts w:eastAsia="DFKai-SB"/>
          <w:color w:val="000000" w:themeColor="text1"/>
        </w:rPr>
        <w:t>+</w:t>
      </w:r>
      <w:r w:rsidRPr="002F2105">
        <w:rPr>
          <w:rFonts w:eastAsia="DFKai-SB"/>
          <w:color w:val="000000" w:themeColor="text1"/>
        </w:rPr>
        <w:fldChar w:fldCharType="begin"/>
      </w:r>
      <w:r w:rsidRPr="002F2105">
        <w:rPr>
          <w:rFonts w:eastAsia="DFKai-SB"/>
          <w:color w:val="000000" w:themeColor="text1"/>
        </w:rPr>
        <w:instrText xml:space="preserve"> ADDIN EN.CITE &lt;EndNote&gt;&lt;Cite&gt;&lt;Year&gt;Y.-S. Chuang et al., “Using Machine Theory of Mind to Learn Agent Social Network Structures from Observed Interactive Behaviors with Targets,” in 2020 29th IEEE International Conference on Robot and Human Interactive Communication (RO-MAN), Aug. 2020, pp. 1013–1019, doi: 10.1109/RO-MAN47096.2020.9223453.&lt;/Year&gt;&lt;RecNum&gt;765&lt;/RecNum&gt;&lt;DisplayText&gt;[148]&lt;/DisplayText&gt;&lt;record&gt;&lt;rec-number&gt;765&lt;/rec-number&gt;&lt;foreign-keys&gt;&lt;key app="EN" db-id="epet90ses2ztwle2ar9vvffc2pvr09rw5fvp" timestamp="1620746590"&gt;765&lt;/key&gt;&lt;/foreign-keys&gt;&lt;ref-type name="Journal Article"&gt;17&lt;/ref-type&gt;&lt;contributors&gt;&lt;/contributors&gt;&lt;titles&gt;&lt;/titles&gt;&lt;dates&gt;&lt;year&gt;&lt;style face="normal" font="default" size="100%"&gt;Y.-S. Chuang et al., “&lt;/style&gt;&lt;style face="italic" font="default" size="100%"&gt;Using Machine Theory of Mind to Learn Agent Social Network Structures from Observed Interactive Behaviors with Targets&lt;/style&gt;&lt;style face="normal" font="default" size="100%"&gt;,” in 2020 29th IEEE International Conference on Robot and Human Interactive Communication (RO-MAN), Aug. 2020, pp. 1013–1019, doi: 10.1109/RO-MAN47096.2020.9223453.&lt;/style&gt;&lt;/year&gt;&lt;/dates&gt;&lt;urls&gt;&lt;/urls&gt;&lt;/record&gt;&lt;/Cite&gt;&lt;/EndNote&gt;</w:instrText>
      </w:r>
      <w:r w:rsidRPr="002F2105">
        <w:rPr>
          <w:rFonts w:eastAsia="DFKai-SB"/>
          <w:color w:val="000000" w:themeColor="text1"/>
        </w:rPr>
        <w:fldChar w:fldCharType="separate"/>
      </w:r>
      <w:r w:rsidRPr="002F2105">
        <w:rPr>
          <w:rFonts w:eastAsia="DFKai-SB"/>
          <w:noProof/>
          <w:color w:val="000000" w:themeColor="text1"/>
        </w:rPr>
        <w:t>[34]</w:t>
      </w:r>
      <w:r w:rsidRPr="002F2105">
        <w:rPr>
          <w:rFonts w:eastAsia="DFKai-SB"/>
          <w:color w:val="000000" w:themeColor="text1"/>
        </w:rPr>
        <w:fldChar w:fldCharType="end"/>
      </w:r>
      <w:r w:rsidRPr="002F2105">
        <w:rPr>
          <w:rFonts w:eastAsia="DFKai-SB" w:hint="eastAsia"/>
          <w:color w:val="000000" w:themeColor="text1"/>
        </w:rPr>
        <w:t>之研究基礎，即</w:t>
      </w:r>
      <w:r w:rsidRPr="002F2105">
        <w:rPr>
          <w:rFonts w:eastAsia="DFKai-SB" w:hint="eastAsia"/>
          <w:bCs/>
          <w:color w:val="000000" w:themeColor="text1"/>
        </w:rPr>
        <w:t>利用人類的社交活動資料來更準確地理解長者偏好的</w:t>
      </w:r>
      <w:r w:rsidRPr="002F2105">
        <w:rPr>
          <w:rFonts w:eastAsia="DFKai-SB"/>
          <w:bCs/>
          <w:color w:val="000000" w:themeColor="text1"/>
        </w:rPr>
        <w:t>AI</w:t>
      </w:r>
      <w:r w:rsidRPr="002F2105">
        <w:rPr>
          <w:rFonts w:eastAsia="DFKai-SB" w:hint="eastAsia"/>
          <w:bCs/>
          <w:color w:val="000000" w:themeColor="text1"/>
        </w:rPr>
        <w:t>系統。在第二年中</w:t>
      </w:r>
      <w:r w:rsidRPr="002F2105">
        <w:rPr>
          <w:rFonts w:eastAsia="DFKai-SB" w:hint="eastAsia"/>
          <w:color w:val="000000" w:themeColor="text1"/>
        </w:rPr>
        <w:t>我們透過角色扮演遊戲</w:t>
      </w:r>
      <w:r w:rsidRPr="002F2105">
        <w:rPr>
          <w:rFonts w:eastAsia="DFKai-SB"/>
          <w:color w:val="000000" w:themeColor="text1"/>
        </w:rPr>
        <w:t>(role-playing game, RPG)</w:t>
      </w:r>
      <w:r w:rsidRPr="002F2105">
        <w:rPr>
          <w:rFonts w:eastAsia="DFKai-SB" w:hint="eastAsia"/>
          <w:color w:val="000000" w:themeColor="text1"/>
        </w:rPr>
        <w:t>進行收集更生態性的社交實驗資料。在此實驗遊戲，每位參與者會被指定為一個角色並分派到不同隊伍中，在遊戲中形成與不同對象的合作與對抗的關係，我們記錄了每位參與者的臉部表情、語音等資料，以取得跨角色、多感官社交資訊，以此建立了一個跨感官、多人社交情境中的刺激材料庫。此材料庫目前已結束收案，資料的原始錄影片檔存放在台大心理系吳恩賜教授所在的腦與心智實驗室，而從原始資料衍生之社交偏好指標已由有線模式上傳到</w:t>
      </w:r>
      <w:r w:rsidRPr="002F2105">
        <w:rPr>
          <w:rFonts w:eastAsia="DFKai-SB"/>
          <w:color w:val="000000" w:themeColor="text1"/>
        </w:rPr>
        <w:fldChar w:fldCharType="begin"/>
      </w:r>
      <w:r w:rsidRPr="002F2105">
        <w:rPr>
          <w:rFonts w:eastAsia="DFKai-SB"/>
          <w:color w:val="000000" w:themeColor="text1"/>
        </w:rPr>
        <w:instrText>HYPERLINK "https://gitlab.com/brain-and-mind-lab/research-projects/tomnet/TOMAV"</w:instrText>
      </w:r>
      <w:r w:rsidRPr="002F2105">
        <w:rPr>
          <w:rFonts w:eastAsia="DFKai-SB"/>
          <w:color w:val="000000" w:themeColor="text1"/>
        </w:rPr>
      </w:r>
      <w:r w:rsidRPr="002F2105">
        <w:rPr>
          <w:rFonts w:eastAsia="DFKai-SB"/>
          <w:color w:val="000000" w:themeColor="text1"/>
        </w:rPr>
        <w:fldChar w:fldCharType="separate"/>
      </w:r>
      <w:r w:rsidRPr="002F2105">
        <w:rPr>
          <w:rStyle w:val="Hyperlink"/>
          <w:rFonts w:eastAsia="DFKai-SB"/>
          <w:color w:val="000000" w:themeColor="text1"/>
        </w:rPr>
        <w:t>https://gitlab.com/brain-and-mind-lab/research-projects/tomnet/TOMAV</w:t>
      </w:r>
      <w:r w:rsidRPr="002F2105">
        <w:rPr>
          <w:rFonts w:eastAsia="DFKai-SB"/>
          <w:color w:val="000000" w:themeColor="text1"/>
        </w:rPr>
        <w:fldChar w:fldCharType="end"/>
      </w:r>
      <w:r w:rsidRPr="002F2105">
        <w:rPr>
          <w:rFonts w:eastAsia="DFKai-SB" w:hint="eastAsia"/>
          <w:color w:val="000000" w:themeColor="text1"/>
        </w:rPr>
        <w:t>，有需使用者可聯繫主持人吳恩賜。在此第二年中，我們也完成</w:t>
      </w:r>
      <w:proofErr w:type="spellStart"/>
      <w:r w:rsidRPr="002F2105">
        <w:rPr>
          <w:rFonts w:eastAsia="DFKai-SB"/>
          <w:color w:val="000000" w:themeColor="text1"/>
        </w:rPr>
        <w:t>ToMNet</w:t>
      </w:r>
      <w:proofErr w:type="spellEnd"/>
      <w:r w:rsidRPr="002F2105">
        <w:rPr>
          <w:rFonts w:eastAsia="DFKai-SB"/>
          <w:color w:val="000000" w:themeColor="text1"/>
        </w:rPr>
        <w:t>+</w:t>
      </w:r>
      <w:r w:rsidRPr="002F2105">
        <w:rPr>
          <w:rFonts w:eastAsia="DFKai-SB" w:hint="eastAsia"/>
          <w:color w:val="000000" w:themeColor="text1"/>
        </w:rPr>
        <w:t>的進化版本</w:t>
      </w:r>
      <w:r w:rsidRPr="002F2105">
        <w:rPr>
          <w:rFonts w:eastAsia="DFKai-SB"/>
          <w:color w:val="000000" w:themeColor="text1"/>
        </w:rPr>
        <w:t>—</w:t>
      </w:r>
      <w:proofErr w:type="spellStart"/>
      <w:r w:rsidRPr="002F2105">
        <w:rPr>
          <w:rFonts w:eastAsia="DFKai-SB"/>
          <w:color w:val="000000" w:themeColor="text1"/>
        </w:rPr>
        <w:t>ToMNet</w:t>
      </w:r>
      <w:proofErr w:type="spellEnd"/>
      <w:r w:rsidRPr="002F2105">
        <w:rPr>
          <w:rFonts w:eastAsia="DFKai-SB"/>
          <w:color w:val="000000" w:themeColor="text1"/>
        </w:rPr>
        <w:t xml:space="preserve"> 2.0</w:t>
      </w:r>
      <w:r w:rsidRPr="002F2105">
        <w:rPr>
          <w:rFonts w:eastAsia="DFKai-SB" w:hint="eastAsia"/>
          <w:color w:val="000000" w:themeColor="text1"/>
        </w:rPr>
        <w:t>。</w:t>
      </w:r>
      <w:proofErr w:type="spellStart"/>
      <w:r w:rsidRPr="002F2105">
        <w:rPr>
          <w:rFonts w:eastAsia="DFKai-SB"/>
          <w:color w:val="000000" w:themeColor="text1"/>
        </w:rPr>
        <w:t>ToMNet</w:t>
      </w:r>
      <w:proofErr w:type="spellEnd"/>
      <w:r w:rsidRPr="002F2105">
        <w:rPr>
          <w:rFonts w:eastAsia="DFKai-SB"/>
          <w:color w:val="000000" w:themeColor="text1"/>
        </w:rPr>
        <w:t xml:space="preserve"> 2.0</w:t>
      </w:r>
      <w:r w:rsidRPr="002F2105">
        <w:rPr>
          <w:rFonts w:eastAsia="DFKai-SB" w:hint="eastAsia"/>
          <w:color w:val="000000" w:themeColor="text1"/>
        </w:rPr>
        <w:t>較能處理五對五及有動態性的社交偏好網絡，相對只能處理靜止性及一對四的</w:t>
      </w:r>
      <w:proofErr w:type="spellStart"/>
      <w:r w:rsidRPr="002F2105">
        <w:rPr>
          <w:rFonts w:eastAsia="DFKai-SB"/>
          <w:color w:val="000000" w:themeColor="text1"/>
        </w:rPr>
        <w:t>ToMNet</w:t>
      </w:r>
      <w:proofErr w:type="spellEnd"/>
      <w:r w:rsidRPr="002F2105">
        <w:rPr>
          <w:rFonts w:eastAsia="DFKai-SB"/>
          <w:color w:val="000000" w:themeColor="text1"/>
        </w:rPr>
        <w:t>+</w:t>
      </w:r>
      <w:r w:rsidRPr="002F2105">
        <w:rPr>
          <w:rFonts w:eastAsia="DFKai-SB" w:hint="eastAsia"/>
          <w:color w:val="000000" w:themeColor="text1"/>
        </w:rPr>
        <w:t>較接近人類等級的認知理論</w:t>
      </w:r>
      <w:r w:rsidRPr="002F2105">
        <w:rPr>
          <w:rFonts w:eastAsia="DFKai-SB"/>
          <w:color w:val="000000" w:themeColor="text1"/>
        </w:rPr>
        <w:t>(Theory of Mind)</w:t>
      </w:r>
      <w:r w:rsidRPr="002F2105">
        <w:rPr>
          <w:rFonts w:eastAsia="DFKai-SB" w:hint="eastAsia"/>
          <w:color w:val="000000" w:themeColor="text1"/>
        </w:rPr>
        <w:t>能力。由此可見，</w:t>
      </w:r>
      <w:proofErr w:type="spellStart"/>
      <w:r w:rsidRPr="002F2105">
        <w:rPr>
          <w:rFonts w:eastAsia="DFKai-SB"/>
          <w:color w:val="000000" w:themeColor="text1"/>
        </w:rPr>
        <w:t>ToMNet</w:t>
      </w:r>
      <w:proofErr w:type="spellEnd"/>
      <w:r w:rsidRPr="002F2105">
        <w:rPr>
          <w:rFonts w:eastAsia="DFKai-SB"/>
          <w:color w:val="000000" w:themeColor="text1"/>
        </w:rPr>
        <w:t xml:space="preserve"> 2.0 </w:t>
      </w:r>
      <w:r w:rsidRPr="002F2105">
        <w:rPr>
          <w:rFonts w:eastAsia="DFKai-SB" w:hint="eastAsia"/>
          <w:color w:val="000000" w:themeColor="text1"/>
        </w:rPr>
        <w:t>能運用到更為複雜及動態的社交情境中，例如</w:t>
      </w:r>
      <w:r w:rsidRPr="002F2105">
        <w:rPr>
          <w:rFonts w:eastAsia="DFKai-SB"/>
          <w:color w:val="000000" w:themeColor="text1"/>
        </w:rPr>
        <w:t xml:space="preserve"> (1)</w:t>
      </w:r>
      <w:r w:rsidRPr="002F2105">
        <w:rPr>
          <w:rFonts w:eastAsia="DFKai-SB" w:hint="eastAsia"/>
          <w:color w:val="000000" w:themeColor="text1"/>
        </w:rPr>
        <w:t>分析多位角色之間的關係</w:t>
      </w:r>
      <w:r w:rsidRPr="002F2105">
        <w:rPr>
          <w:rFonts w:eastAsia="DFKai-SB"/>
          <w:color w:val="000000" w:themeColor="text1"/>
        </w:rPr>
        <w:t>, (2)</w:t>
      </w:r>
      <w:r w:rsidRPr="002F2105">
        <w:rPr>
          <w:rFonts w:eastAsia="DFKai-SB" w:hint="eastAsia"/>
          <w:color w:val="000000" w:themeColor="text1"/>
        </w:rPr>
        <w:t>利用多感官、多面向的動態資訊來推論每位角色的社交偏好，且驗證其功效。我們預期今年底前在國際期刊發表</w:t>
      </w:r>
      <w:proofErr w:type="spellStart"/>
      <w:r w:rsidRPr="002F2105">
        <w:rPr>
          <w:rFonts w:eastAsia="DFKai-SB"/>
          <w:color w:val="000000" w:themeColor="text1"/>
        </w:rPr>
        <w:t>ToMNet</w:t>
      </w:r>
      <w:proofErr w:type="spellEnd"/>
      <w:r w:rsidRPr="002F2105">
        <w:rPr>
          <w:rFonts w:eastAsia="DFKai-SB"/>
          <w:color w:val="000000" w:themeColor="text1"/>
        </w:rPr>
        <w:t xml:space="preserve"> 2.0</w:t>
      </w:r>
      <w:r w:rsidRPr="002F2105">
        <w:rPr>
          <w:rFonts w:eastAsia="DFKai-SB" w:hint="eastAsia"/>
          <w:color w:val="000000" w:themeColor="text1"/>
        </w:rPr>
        <w:t>之研究論文。在第三年中，擬將</w:t>
      </w:r>
      <w:r w:rsidRPr="002F2105">
        <w:rPr>
          <w:rFonts w:eastAsia="DFKai-SB"/>
          <w:color w:val="000000" w:themeColor="text1"/>
        </w:rPr>
        <w:lastRenderedPageBreak/>
        <w:t>ToMNet2.0</w:t>
      </w:r>
      <w:r w:rsidRPr="002F2105">
        <w:rPr>
          <w:rFonts w:eastAsia="DFKai-SB" w:hint="eastAsia"/>
          <w:color w:val="000000" w:themeColor="text1"/>
        </w:rPr>
        <w:t>進一步應用於多人、多感官社交資料庫，來推論</w:t>
      </w:r>
      <w:r w:rsidRPr="002F2105">
        <w:rPr>
          <w:rFonts w:eastAsia="DFKai-SB"/>
          <w:color w:val="000000" w:themeColor="text1"/>
        </w:rPr>
        <w:t>RPG</w:t>
      </w:r>
      <w:r w:rsidRPr="002F2105">
        <w:rPr>
          <w:rFonts w:eastAsia="DFKai-SB" w:hint="eastAsia"/>
          <w:color w:val="000000" w:themeColor="text1"/>
        </w:rPr>
        <w:t>實驗資料背後的社交關係結構。具體而言，我們會從已建立的跨感官社交訊息資料庫，得到多種社交行為的指標，用來評估</w:t>
      </w:r>
      <w:proofErr w:type="spellStart"/>
      <w:r w:rsidRPr="002F2105">
        <w:rPr>
          <w:rFonts w:eastAsia="DFKai-SB"/>
          <w:color w:val="000000" w:themeColor="text1"/>
        </w:rPr>
        <w:t>ToMNet</w:t>
      </w:r>
      <w:proofErr w:type="spellEnd"/>
      <w:r w:rsidRPr="002F2105">
        <w:rPr>
          <w:rFonts w:eastAsia="DFKai-SB"/>
          <w:color w:val="000000" w:themeColor="text1"/>
        </w:rPr>
        <w:t xml:space="preserve"> 2.0</w:t>
      </w:r>
      <w:r w:rsidRPr="002F2105">
        <w:rPr>
          <w:rFonts w:eastAsia="DFKai-SB" w:hint="eastAsia"/>
          <w:color w:val="000000" w:themeColor="text1"/>
        </w:rPr>
        <w:t>的功效。這些指標包含：動態表情的情緒變化分數、語音資料中的語意和語調所蘊含的情緒、面部朝向哪位參與者等。另擬使用這些指標來改善機器學習與</w:t>
      </w:r>
      <w:r w:rsidRPr="002F2105">
        <w:rPr>
          <w:rFonts w:eastAsia="DFKai-SB"/>
          <w:color w:val="000000" w:themeColor="text1"/>
        </w:rPr>
        <w:t>AI</w:t>
      </w:r>
      <w:r w:rsidRPr="002F2105">
        <w:rPr>
          <w:rFonts w:eastAsia="DFKai-SB" w:hint="eastAsia"/>
          <w:color w:val="000000" w:themeColor="text1"/>
        </w:rPr>
        <w:t>算則，並評估這些自動化方法和人工評分的差異，未來推論資料背後隱藏的社交網路可用於了解長者的社交生活狀態。</w:t>
      </w:r>
    </w:p>
    <w:p w14:paraId="38BDD5D4" w14:textId="77777777" w:rsidR="003D12DF" w:rsidRPr="002F2105" w:rsidRDefault="003D12DF" w:rsidP="003D12DF">
      <w:pPr>
        <w:spacing w:afterLines="30" w:after="108"/>
        <w:ind w:firstLineChars="200" w:firstLine="480"/>
        <w:jc w:val="both"/>
        <w:rPr>
          <w:rFonts w:eastAsia="DFKai-SB"/>
          <w:bCs/>
          <w:color w:val="000000" w:themeColor="text1"/>
        </w:rPr>
      </w:pPr>
    </w:p>
    <w:p w14:paraId="65C10027" w14:textId="77777777" w:rsidR="003D12DF" w:rsidRPr="002F2105" w:rsidRDefault="003D12DF" w:rsidP="003D12DF">
      <w:pPr>
        <w:rPr>
          <w:rFonts w:eastAsia="DFKai-SB"/>
          <w:b/>
          <w:bCs/>
          <w:color w:val="000000" w:themeColor="text1"/>
          <w:u w:val="single"/>
        </w:rPr>
      </w:pPr>
      <w:r w:rsidRPr="002F2105">
        <w:rPr>
          <w:rFonts w:eastAsia="DFKai-SB"/>
          <w:b/>
          <w:bCs/>
          <w:color w:val="000000" w:themeColor="text1"/>
          <w:u w:val="single"/>
        </w:rPr>
        <w:t>第四年上半年</w:t>
      </w:r>
      <w:r w:rsidRPr="002F2105">
        <w:rPr>
          <w:rFonts w:eastAsia="DFKai-SB"/>
          <w:b/>
          <w:bCs/>
          <w:color w:val="000000" w:themeColor="text1"/>
          <w:u w:val="single"/>
        </w:rPr>
        <w:t>(2024/10/01- 2025/03/31)</w:t>
      </w:r>
    </w:p>
    <w:p w14:paraId="382FC5B7" w14:textId="2C9D155A"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具有記憶能力的多輪聊天機器人與實際場域驗證</w:t>
      </w:r>
      <w:r w:rsidRPr="002F2105">
        <w:rPr>
          <w:rFonts w:eastAsia="DFKai-SB"/>
          <w:color w:val="000000" w:themeColor="text1"/>
        </w:rPr>
        <w:t xml:space="preserve"> </w:t>
      </w:r>
    </w:p>
    <w:p w14:paraId="1BC0C663" w14:textId="4ACE1B0E"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居家陪伴照護</w:t>
      </w:r>
      <w:r w:rsidRPr="002F2105">
        <w:rPr>
          <w:rFonts w:eastAsia="DFKai-SB"/>
          <w:color w:val="000000" w:themeColor="text1"/>
        </w:rPr>
        <w:t>機器人</w:t>
      </w:r>
      <w:r w:rsidRPr="002F2105">
        <w:rPr>
          <w:rFonts w:eastAsia="DFKai-SB" w:hint="eastAsia"/>
          <w:color w:val="000000" w:themeColor="text1"/>
        </w:rPr>
        <w:t>管家亟需</w:t>
      </w:r>
      <w:r w:rsidRPr="002F2105">
        <w:rPr>
          <w:rFonts w:eastAsia="DFKai-SB"/>
          <w:color w:val="000000" w:themeColor="text1"/>
        </w:rPr>
        <w:t>提供使用者個人化的對話服務，</w:t>
      </w:r>
      <w:r w:rsidRPr="002F2105">
        <w:rPr>
          <w:rFonts w:eastAsia="DFKai-SB" w:hint="eastAsia"/>
          <w:color w:val="000000" w:themeColor="text1"/>
        </w:rPr>
        <w:t>在第四年中我</w:t>
      </w:r>
      <w:r w:rsidRPr="002F2105">
        <w:rPr>
          <w:rFonts w:eastAsia="DFKai-SB"/>
          <w:color w:val="000000" w:themeColor="text1"/>
        </w:rPr>
        <w:t>們</w:t>
      </w:r>
      <w:r w:rsidRPr="002F2105">
        <w:rPr>
          <w:rFonts w:eastAsia="DFKai-SB" w:hint="eastAsia"/>
          <w:color w:val="000000" w:themeColor="text1"/>
        </w:rPr>
        <w:t>擬</w:t>
      </w:r>
      <w:r w:rsidRPr="002F2105">
        <w:rPr>
          <w:rFonts w:eastAsia="DFKai-SB"/>
          <w:color w:val="000000" w:themeColor="text1"/>
        </w:rPr>
        <w:t>將具有記憶能力的對話系統</w:t>
      </w:r>
      <w:r w:rsidRPr="002F2105">
        <w:rPr>
          <w:rFonts w:eastAsia="DFKai-SB" w:hint="eastAsia"/>
          <w:color w:val="000000" w:themeColor="text1"/>
        </w:rPr>
        <w:t>移植</w:t>
      </w:r>
      <w:r w:rsidRPr="002F2105">
        <w:rPr>
          <w:rFonts w:eastAsia="DFKai-SB"/>
          <w:color w:val="000000" w:themeColor="text1"/>
        </w:rPr>
        <w:t>到</w:t>
      </w:r>
      <w:r w:rsidRPr="002F2105">
        <w:rPr>
          <w:rFonts w:eastAsia="DFKai-SB" w:hint="eastAsia"/>
          <w:color w:val="000000" w:themeColor="text1"/>
        </w:rPr>
        <w:t>聊天</w:t>
      </w:r>
      <w:r w:rsidRPr="002F2105">
        <w:rPr>
          <w:rFonts w:eastAsia="DFKai-SB"/>
          <w:color w:val="000000" w:themeColor="text1"/>
        </w:rPr>
        <w:t>機器人</w:t>
      </w:r>
      <w:r w:rsidRPr="002F2105">
        <w:rPr>
          <w:rFonts w:eastAsia="DFKai-SB" w:hint="eastAsia"/>
          <w:color w:val="000000" w:themeColor="text1"/>
        </w:rPr>
        <w:t>上</w:t>
      </w:r>
      <w:r w:rsidRPr="002F2105">
        <w:rPr>
          <w:rFonts w:eastAsia="DFKai-SB"/>
          <w:color w:val="000000" w:themeColor="text1"/>
        </w:rPr>
        <w:t>，</w:t>
      </w:r>
      <w:r w:rsidRPr="002F2105">
        <w:rPr>
          <w:rFonts w:eastAsia="DFKai-SB" w:hint="eastAsia"/>
          <w:color w:val="000000" w:themeColor="text1"/>
        </w:rPr>
        <w:t>並</w:t>
      </w:r>
      <w:r w:rsidRPr="002F2105">
        <w:rPr>
          <w:rFonts w:eastAsia="DFKai-SB"/>
          <w:color w:val="000000" w:themeColor="text1"/>
        </w:rPr>
        <w:t>在實際應用場景中</w:t>
      </w:r>
      <w:r w:rsidRPr="002F2105">
        <w:rPr>
          <w:rFonts w:eastAsia="DFKai-SB" w:hint="eastAsia"/>
          <w:color w:val="000000" w:themeColor="text1"/>
        </w:rPr>
        <w:t>針</w:t>
      </w:r>
      <w:r w:rsidRPr="002F2105">
        <w:rPr>
          <w:rFonts w:eastAsia="DFKai-SB"/>
          <w:color w:val="000000" w:themeColor="text1"/>
        </w:rPr>
        <w:t>對每個使用者建立</w:t>
      </w:r>
      <w:r w:rsidRPr="002F2105">
        <w:rPr>
          <w:rFonts w:eastAsia="DFKai-SB" w:hint="eastAsia"/>
          <w:color w:val="000000" w:themeColor="text1"/>
        </w:rPr>
        <w:t>個人</w:t>
      </w:r>
      <w:r w:rsidRPr="002F2105">
        <w:rPr>
          <w:rFonts w:eastAsia="DFKai-SB"/>
          <w:color w:val="000000" w:themeColor="text1"/>
        </w:rPr>
        <w:t>專屬記憶資料庫，</w:t>
      </w:r>
      <w:r w:rsidRPr="002F2105">
        <w:rPr>
          <w:rFonts w:eastAsia="DFKai-SB" w:hint="eastAsia"/>
          <w:color w:val="000000" w:themeColor="text1"/>
        </w:rPr>
        <w:t>記錄</w:t>
      </w:r>
      <w:r w:rsidRPr="002F2105">
        <w:rPr>
          <w:rFonts w:eastAsia="DFKai-SB"/>
          <w:color w:val="000000" w:themeColor="text1"/>
        </w:rPr>
        <w:t>互動過程中</w:t>
      </w:r>
      <w:r w:rsidRPr="002F2105">
        <w:rPr>
          <w:rFonts w:eastAsia="DFKai-SB" w:hint="eastAsia"/>
          <w:color w:val="000000" w:themeColor="text1"/>
        </w:rPr>
        <w:t>的全部</w:t>
      </w:r>
      <w:r w:rsidRPr="002F2105">
        <w:rPr>
          <w:rFonts w:eastAsia="DFKai-SB"/>
          <w:color w:val="000000" w:themeColor="text1"/>
        </w:rPr>
        <w:t>對話記憶</w:t>
      </w:r>
      <w:r w:rsidRPr="002F2105">
        <w:rPr>
          <w:rFonts w:eastAsia="DFKai-SB" w:hint="eastAsia"/>
          <w:color w:val="000000" w:themeColor="text1"/>
        </w:rPr>
        <w:t>並儲</w:t>
      </w:r>
      <w:r w:rsidRPr="002F2105">
        <w:rPr>
          <w:rFonts w:eastAsia="DFKai-SB"/>
          <w:color w:val="000000" w:themeColor="text1"/>
        </w:rPr>
        <w:t>存到資料庫</w:t>
      </w:r>
      <w:r w:rsidRPr="002F2105">
        <w:rPr>
          <w:rFonts w:eastAsia="DFKai-SB" w:hint="eastAsia"/>
          <w:color w:val="000000" w:themeColor="text1"/>
        </w:rPr>
        <w:t>中。此機器人</w:t>
      </w:r>
      <w:r w:rsidRPr="002F2105">
        <w:rPr>
          <w:rFonts w:eastAsia="DFKai-SB"/>
          <w:color w:val="000000" w:themeColor="text1"/>
        </w:rPr>
        <w:t>系統以</w:t>
      </w:r>
      <w:r w:rsidRPr="002F2105">
        <w:rPr>
          <w:rFonts w:eastAsia="DFKai-SB" w:hint="eastAsia"/>
          <w:color w:val="000000" w:themeColor="text1"/>
        </w:rPr>
        <w:t>自然</w:t>
      </w:r>
      <w:r w:rsidRPr="002F2105">
        <w:rPr>
          <w:rFonts w:eastAsia="DFKai-SB"/>
          <w:color w:val="000000" w:themeColor="text1"/>
        </w:rPr>
        <w:t>語音作為對話介面，</w:t>
      </w:r>
      <w:r w:rsidRPr="002F2105">
        <w:rPr>
          <w:rFonts w:eastAsia="DFKai-SB" w:hint="eastAsia"/>
          <w:color w:val="000000" w:themeColor="text1"/>
        </w:rPr>
        <w:t>將機器自動轉譯的</w:t>
      </w:r>
      <w:r w:rsidRPr="002F2105">
        <w:rPr>
          <w:rFonts w:eastAsia="DFKai-SB"/>
          <w:color w:val="000000" w:themeColor="text1"/>
        </w:rPr>
        <w:t>文字</w:t>
      </w:r>
      <w:r w:rsidRPr="002F2105">
        <w:rPr>
          <w:rFonts w:eastAsia="DFKai-SB" w:hint="eastAsia"/>
          <w:color w:val="000000" w:themeColor="text1"/>
        </w:rPr>
        <w:t>逐字稿</w:t>
      </w:r>
      <w:r w:rsidRPr="002F2105">
        <w:rPr>
          <w:rFonts w:eastAsia="DFKai-SB"/>
          <w:color w:val="000000" w:themeColor="text1"/>
        </w:rPr>
        <w:t>作為多輪對話系統的輸入</w:t>
      </w:r>
      <w:r w:rsidRPr="002F2105">
        <w:rPr>
          <w:rFonts w:eastAsia="DFKai-SB" w:hint="eastAsia"/>
          <w:color w:val="000000" w:themeColor="text1"/>
        </w:rPr>
        <w:t>。</w:t>
      </w:r>
      <w:r w:rsidRPr="002F2105">
        <w:rPr>
          <w:rFonts w:eastAsia="DFKai-SB"/>
          <w:color w:val="000000" w:themeColor="text1"/>
        </w:rPr>
        <w:t>為驗證</w:t>
      </w:r>
      <w:r w:rsidRPr="002F2105">
        <w:rPr>
          <w:rFonts w:eastAsia="DFKai-SB" w:hint="eastAsia"/>
          <w:color w:val="000000" w:themeColor="text1"/>
        </w:rPr>
        <w:t>其處理</w:t>
      </w:r>
      <w:r w:rsidRPr="002F2105">
        <w:rPr>
          <w:rFonts w:eastAsia="DFKai-SB"/>
          <w:color w:val="000000" w:themeColor="text1"/>
        </w:rPr>
        <w:t>多輪對話</w:t>
      </w:r>
      <w:r w:rsidRPr="002F2105">
        <w:rPr>
          <w:rFonts w:eastAsia="DFKai-SB" w:hint="eastAsia"/>
          <w:color w:val="000000" w:themeColor="text1"/>
        </w:rPr>
        <w:t>的</w:t>
      </w:r>
      <w:r w:rsidRPr="002F2105">
        <w:rPr>
          <w:rFonts w:eastAsia="DFKai-SB"/>
          <w:color w:val="000000" w:themeColor="text1"/>
        </w:rPr>
        <w:t>記憶能力，我們會</w:t>
      </w:r>
      <w:r w:rsidRPr="002F2105">
        <w:rPr>
          <w:rFonts w:eastAsia="DFKai-SB" w:hint="eastAsia"/>
          <w:color w:val="000000" w:themeColor="text1"/>
        </w:rPr>
        <w:t>分析</w:t>
      </w:r>
      <w:r w:rsidRPr="002F2105">
        <w:rPr>
          <w:rFonts w:eastAsia="DFKai-SB"/>
          <w:color w:val="000000" w:themeColor="text1"/>
        </w:rPr>
        <w:t>系統</w:t>
      </w:r>
      <w:r w:rsidRPr="002F2105">
        <w:rPr>
          <w:rFonts w:eastAsia="DFKai-SB" w:hint="eastAsia"/>
          <w:color w:val="000000" w:themeColor="text1"/>
        </w:rPr>
        <w:t>在</w:t>
      </w:r>
      <w:r w:rsidRPr="002F2105">
        <w:rPr>
          <w:rFonts w:eastAsia="DFKai-SB"/>
          <w:color w:val="000000" w:themeColor="text1"/>
        </w:rPr>
        <w:t>使用者在回憶過去資訊時所檢索的記憶單元中</w:t>
      </w:r>
      <w:r w:rsidRPr="002F2105">
        <w:rPr>
          <w:rFonts w:eastAsia="DFKai-SB" w:hint="eastAsia"/>
          <w:color w:val="000000" w:themeColor="text1"/>
        </w:rPr>
        <w:t>存在</w:t>
      </w:r>
      <w:r w:rsidRPr="002F2105">
        <w:rPr>
          <w:rFonts w:eastAsia="DFKai-SB"/>
          <w:color w:val="000000" w:themeColor="text1"/>
        </w:rPr>
        <w:t>的相關性，並且</w:t>
      </w:r>
      <w:r w:rsidRPr="002F2105">
        <w:rPr>
          <w:rFonts w:eastAsia="DFKai-SB" w:hint="eastAsia"/>
          <w:color w:val="000000" w:themeColor="text1"/>
        </w:rPr>
        <w:t>檢驗</w:t>
      </w:r>
      <w:r w:rsidRPr="002F2105">
        <w:rPr>
          <w:rFonts w:eastAsia="DFKai-SB"/>
          <w:color w:val="000000" w:themeColor="text1"/>
        </w:rPr>
        <w:t>對話生成器</w:t>
      </w:r>
      <w:r w:rsidRPr="002F2105">
        <w:rPr>
          <w:rFonts w:eastAsia="DFKai-SB" w:hint="eastAsia"/>
          <w:color w:val="000000" w:themeColor="text1"/>
        </w:rPr>
        <w:t>是否能夠有</w:t>
      </w:r>
      <w:r w:rsidRPr="002F2105">
        <w:rPr>
          <w:rFonts w:eastAsia="DFKai-SB"/>
          <w:color w:val="000000" w:themeColor="text1"/>
        </w:rPr>
        <w:t>效</w:t>
      </w:r>
      <w:r w:rsidRPr="002F2105">
        <w:rPr>
          <w:rFonts w:eastAsia="DFKai-SB" w:hint="eastAsia"/>
          <w:color w:val="000000" w:themeColor="text1"/>
        </w:rPr>
        <w:t>地</w:t>
      </w:r>
      <w:r w:rsidRPr="002F2105">
        <w:rPr>
          <w:rFonts w:eastAsia="DFKai-SB"/>
          <w:color w:val="000000" w:themeColor="text1"/>
        </w:rPr>
        <w:t>結合對話上下文和相關記憶</w:t>
      </w:r>
      <w:r w:rsidRPr="002F2105">
        <w:rPr>
          <w:rFonts w:eastAsia="DFKai-SB" w:hint="eastAsia"/>
          <w:color w:val="000000" w:themeColor="text1"/>
        </w:rPr>
        <w:t>以</w:t>
      </w:r>
      <w:r w:rsidRPr="002F2105">
        <w:rPr>
          <w:rFonts w:eastAsia="DFKai-SB"/>
          <w:color w:val="000000" w:themeColor="text1"/>
        </w:rPr>
        <w:t>生成出合適的</w:t>
      </w:r>
      <w:r w:rsidRPr="002F2105">
        <w:rPr>
          <w:rFonts w:eastAsia="DFKai-SB" w:hint="eastAsia"/>
          <w:color w:val="000000" w:themeColor="text1"/>
        </w:rPr>
        <w:t>回覆語句。</w:t>
      </w:r>
      <w:r w:rsidRPr="002F2105">
        <w:rPr>
          <w:rFonts w:eastAsia="DFKai-SB"/>
          <w:color w:val="000000" w:themeColor="text1"/>
        </w:rPr>
        <w:t>在</w:t>
      </w:r>
      <w:r w:rsidRPr="002F2105">
        <w:rPr>
          <w:rFonts w:eastAsia="DFKai-SB" w:hint="eastAsia"/>
          <w:color w:val="000000" w:themeColor="text1"/>
        </w:rPr>
        <w:t>蒐</w:t>
      </w:r>
      <w:r w:rsidRPr="002F2105">
        <w:rPr>
          <w:rFonts w:eastAsia="DFKai-SB"/>
          <w:color w:val="000000" w:themeColor="text1"/>
        </w:rPr>
        <w:t>集一段</w:t>
      </w:r>
      <w:r w:rsidRPr="002F2105">
        <w:rPr>
          <w:rFonts w:eastAsia="DFKai-SB" w:hint="eastAsia"/>
          <w:color w:val="000000" w:themeColor="text1"/>
        </w:rPr>
        <w:t>時期內</w:t>
      </w:r>
      <w:r w:rsidRPr="002F2105">
        <w:rPr>
          <w:rFonts w:eastAsia="DFKai-SB"/>
          <w:color w:val="000000" w:themeColor="text1"/>
        </w:rPr>
        <w:t>使用者的對話資訊後，可基於使用者反饋微調</w:t>
      </w:r>
      <w:r w:rsidRPr="002F2105">
        <w:rPr>
          <w:rFonts w:eastAsia="DFKai-SB" w:hint="eastAsia"/>
          <w:color w:val="000000" w:themeColor="text1"/>
        </w:rPr>
        <w:t>聊天</w:t>
      </w:r>
      <w:r w:rsidRPr="002F2105">
        <w:rPr>
          <w:rFonts w:eastAsia="DFKai-SB"/>
          <w:color w:val="000000" w:themeColor="text1"/>
        </w:rPr>
        <w:t>機器人的系統，以</w:t>
      </w:r>
      <w:r w:rsidRPr="002F2105">
        <w:rPr>
          <w:rFonts w:eastAsia="DFKai-SB" w:hint="eastAsia"/>
          <w:color w:val="000000" w:themeColor="text1"/>
        </w:rPr>
        <w:t>使其</w:t>
      </w:r>
      <w:r w:rsidRPr="002F2105">
        <w:rPr>
          <w:rFonts w:eastAsia="DFKai-SB"/>
          <w:color w:val="000000" w:themeColor="text1"/>
        </w:rPr>
        <w:t>更貼近使用者</w:t>
      </w:r>
      <w:r w:rsidRPr="002F2105">
        <w:rPr>
          <w:rFonts w:eastAsia="DFKai-SB" w:hint="eastAsia"/>
          <w:color w:val="000000" w:themeColor="text1"/>
        </w:rPr>
        <w:t>的個人偏好</w:t>
      </w:r>
      <w:r w:rsidRPr="002F2105">
        <w:rPr>
          <w:rFonts w:eastAsia="DFKai-SB"/>
          <w:color w:val="000000" w:themeColor="text1"/>
        </w:rPr>
        <w:t>。</w:t>
      </w:r>
    </w:p>
    <w:p w14:paraId="4D8793B0" w14:textId="77777777" w:rsidR="003D12DF" w:rsidRPr="002F2105" w:rsidRDefault="003D12DF" w:rsidP="003D12DF">
      <w:pPr>
        <w:pStyle w:val="ListParagraph"/>
        <w:ind w:leftChars="0" w:left="0" w:firstLineChars="200" w:firstLine="480"/>
        <w:jc w:val="both"/>
        <w:rPr>
          <w:rFonts w:eastAsia="DFKai-SB"/>
          <w:color w:val="000000" w:themeColor="text1"/>
        </w:rPr>
      </w:pPr>
    </w:p>
    <w:p w14:paraId="6539AAF7" w14:textId="4089CB94"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認知評估場域驗證</w:t>
      </w:r>
      <w:r w:rsidRPr="002F2105">
        <w:rPr>
          <w:rFonts w:eastAsia="DFKai-SB"/>
          <w:color w:val="000000" w:themeColor="text1"/>
        </w:rPr>
        <w:t xml:space="preserve"> </w:t>
      </w:r>
      <w:r w:rsidRPr="002F2105">
        <w:rPr>
          <w:rFonts w:eastAsia="DFKai-SB"/>
          <w:color w:val="000000" w:themeColor="text1"/>
        </w:rPr>
        <w:t>與</w:t>
      </w:r>
      <w:r w:rsidRPr="002F2105">
        <w:rPr>
          <w:rFonts w:eastAsia="DFKai-SB"/>
          <w:color w:val="000000" w:themeColor="text1"/>
        </w:rPr>
        <w:t xml:space="preserve"> </w:t>
      </w:r>
      <w:r w:rsidRPr="002F2105">
        <w:rPr>
          <w:rFonts w:eastAsia="DFKai-SB"/>
          <w:color w:val="000000" w:themeColor="text1"/>
        </w:rPr>
        <w:t>認知刺激訓練</w:t>
      </w:r>
      <w:r w:rsidRPr="002F2105">
        <w:rPr>
          <w:rFonts w:eastAsia="DFKai-SB"/>
          <w:color w:val="000000" w:themeColor="text1"/>
        </w:rPr>
        <w:t xml:space="preserve"> (</w:t>
      </w:r>
      <w:r w:rsidRPr="002F2105">
        <w:rPr>
          <w:rFonts w:eastAsia="DFKai-SB"/>
          <w:color w:val="000000" w:themeColor="text1"/>
        </w:rPr>
        <w:t>遊戲類互動、</w:t>
      </w:r>
      <w:r w:rsidRPr="002F2105">
        <w:rPr>
          <w:rFonts w:eastAsia="DFKai-SB"/>
          <w:color w:val="000000" w:themeColor="text1"/>
        </w:rPr>
        <w:t>AI</w:t>
      </w:r>
      <w:r w:rsidRPr="002F2105">
        <w:rPr>
          <w:rFonts w:eastAsia="DFKai-SB"/>
          <w:color w:val="000000" w:themeColor="text1"/>
        </w:rPr>
        <w:t>技術輔助</w:t>
      </w:r>
      <w:r w:rsidRPr="002F2105">
        <w:rPr>
          <w:rFonts w:eastAsia="DFKai-SB"/>
          <w:color w:val="000000" w:themeColor="text1"/>
        </w:rPr>
        <w:t xml:space="preserve">) </w:t>
      </w:r>
    </w:p>
    <w:p w14:paraId="7060B260" w14:textId="1013456A"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自動化認知評估系統縱向分析效能得到驗證後，預計在</w:t>
      </w:r>
      <w:r w:rsidRPr="002F2105">
        <w:rPr>
          <w:rFonts w:eastAsia="DFKai-SB"/>
          <w:color w:val="000000" w:themeColor="text1"/>
        </w:rPr>
        <w:t>第四年</w:t>
      </w:r>
      <w:r w:rsidRPr="002F2105">
        <w:rPr>
          <w:rFonts w:eastAsia="DFKai-SB" w:hint="eastAsia"/>
          <w:color w:val="000000" w:themeColor="text1"/>
        </w:rPr>
        <w:t>投入實際</w:t>
      </w:r>
      <w:r w:rsidRPr="002F2105">
        <w:rPr>
          <w:rFonts w:eastAsia="DFKai-SB"/>
          <w:color w:val="000000" w:themeColor="text1"/>
        </w:rPr>
        <w:t>場域中驗證</w:t>
      </w:r>
      <w:r w:rsidRPr="002F2105">
        <w:rPr>
          <w:rFonts w:eastAsia="DFKai-SB" w:hint="eastAsia"/>
          <w:color w:val="000000" w:themeColor="text1"/>
        </w:rPr>
        <w:t>此</w:t>
      </w:r>
      <w:r w:rsidRPr="002F2105">
        <w:rPr>
          <w:rFonts w:eastAsia="DFKai-SB"/>
          <w:color w:val="000000" w:themeColor="text1"/>
        </w:rPr>
        <w:t>研究成果，除了確保能夠對</w:t>
      </w:r>
      <w:r w:rsidRPr="002F2105">
        <w:rPr>
          <w:rFonts w:eastAsia="DFKai-SB" w:hint="eastAsia"/>
          <w:color w:val="000000" w:themeColor="text1"/>
        </w:rPr>
        <w:t>受測</w:t>
      </w:r>
      <w:r w:rsidRPr="002F2105">
        <w:rPr>
          <w:rFonts w:eastAsia="DFKai-SB"/>
          <w:color w:val="000000" w:themeColor="text1"/>
        </w:rPr>
        <w:t>者提供穩定</w:t>
      </w:r>
      <w:r w:rsidRPr="002F2105">
        <w:rPr>
          <w:rFonts w:eastAsia="DFKai-SB" w:hint="eastAsia"/>
          <w:color w:val="000000" w:themeColor="text1"/>
        </w:rPr>
        <w:t>可靠</w:t>
      </w:r>
      <w:r w:rsidRPr="002F2105">
        <w:rPr>
          <w:rFonts w:eastAsia="DFKai-SB"/>
          <w:color w:val="000000" w:themeColor="text1"/>
        </w:rPr>
        <w:t>的</w:t>
      </w:r>
      <w:r w:rsidRPr="002F2105">
        <w:rPr>
          <w:rFonts w:eastAsia="DFKai-SB" w:hint="eastAsia"/>
          <w:color w:val="000000" w:themeColor="text1"/>
        </w:rPr>
        <w:t>風險</w:t>
      </w:r>
      <w:r w:rsidRPr="002F2105">
        <w:rPr>
          <w:rFonts w:eastAsia="DFKai-SB"/>
          <w:color w:val="000000" w:themeColor="text1"/>
        </w:rPr>
        <w:t>預測結果外，也需要探討更有效率的模型更新策略，如定期</w:t>
      </w:r>
      <w:r w:rsidRPr="002F2105">
        <w:rPr>
          <w:rFonts w:eastAsia="DFKai-SB" w:hint="eastAsia"/>
          <w:color w:val="000000" w:themeColor="text1"/>
        </w:rPr>
        <w:t>更新</w:t>
      </w:r>
      <w:r w:rsidRPr="002F2105">
        <w:rPr>
          <w:rFonts w:eastAsia="DFKai-SB"/>
          <w:color w:val="000000" w:themeColor="text1"/>
        </w:rPr>
        <w:t>資料</w:t>
      </w:r>
      <w:r w:rsidRPr="002F2105">
        <w:rPr>
          <w:rFonts w:eastAsia="DFKai-SB" w:hint="eastAsia"/>
          <w:color w:val="000000" w:themeColor="text1"/>
        </w:rPr>
        <w:t>以</w:t>
      </w:r>
      <w:r w:rsidRPr="002F2105">
        <w:rPr>
          <w:rFonts w:eastAsia="DFKai-SB"/>
          <w:color w:val="000000" w:themeColor="text1"/>
        </w:rPr>
        <w:t>對模型做</w:t>
      </w:r>
      <w:r w:rsidRPr="002F2105">
        <w:rPr>
          <w:rFonts w:eastAsia="DFKai-SB" w:hint="eastAsia"/>
          <w:color w:val="000000" w:themeColor="text1"/>
        </w:rPr>
        <w:t>階段化</w:t>
      </w:r>
      <w:r w:rsidRPr="002F2105">
        <w:rPr>
          <w:rFonts w:eastAsia="DFKai-SB"/>
          <w:color w:val="000000" w:themeColor="text1"/>
        </w:rPr>
        <w:t>的更新</w:t>
      </w:r>
      <w:r w:rsidRPr="002F2105">
        <w:rPr>
          <w:rFonts w:eastAsia="DFKai-SB"/>
          <w:color w:val="000000" w:themeColor="text1"/>
        </w:rPr>
        <w:t>(batch learning)</w:t>
      </w:r>
      <w:r w:rsidRPr="002F2105">
        <w:rPr>
          <w:rFonts w:eastAsia="DFKai-SB"/>
          <w:color w:val="000000" w:themeColor="text1"/>
        </w:rPr>
        <w:t>，有助於</w:t>
      </w:r>
      <w:r w:rsidRPr="002F2105">
        <w:rPr>
          <w:rFonts w:eastAsia="DFKai-SB" w:hint="eastAsia"/>
          <w:color w:val="000000" w:themeColor="text1"/>
        </w:rPr>
        <w:t>規避</w:t>
      </w:r>
      <w:r w:rsidRPr="002F2105">
        <w:rPr>
          <w:rFonts w:eastAsia="DFKai-SB"/>
          <w:color w:val="000000" w:themeColor="text1"/>
        </w:rPr>
        <w:t>AI</w:t>
      </w:r>
      <w:r w:rsidRPr="002F2105">
        <w:rPr>
          <w:rFonts w:eastAsia="DFKai-SB"/>
          <w:color w:val="000000" w:themeColor="text1"/>
        </w:rPr>
        <w:t>模型過度</w:t>
      </w:r>
      <w:r w:rsidRPr="002F2105">
        <w:rPr>
          <w:rFonts w:eastAsia="DFKai-SB" w:hint="eastAsia"/>
          <w:color w:val="000000" w:themeColor="text1"/>
        </w:rPr>
        <w:t>擬合</w:t>
      </w:r>
      <w:r w:rsidRPr="002F2105">
        <w:rPr>
          <w:rFonts w:eastAsia="DFKai-SB"/>
          <w:color w:val="000000" w:themeColor="text1"/>
        </w:rPr>
        <w:t>舊數據，</w:t>
      </w:r>
      <w:r w:rsidRPr="002F2105">
        <w:rPr>
          <w:rFonts w:eastAsia="DFKai-SB" w:hint="eastAsia"/>
          <w:color w:val="000000" w:themeColor="text1"/>
        </w:rPr>
        <w:t>從而</w:t>
      </w:r>
      <w:r w:rsidRPr="002F2105">
        <w:rPr>
          <w:rFonts w:eastAsia="DFKai-SB"/>
          <w:color w:val="000000" w:themeColor="text1"/>
        </w:rPr>
        <w:t>適應新數據的變化；或是採以</w:t>
      </w:r>
      <w:r w:rsidRPr="002F2105">
        <w:rPr>
          <w:rFonts w:eastAsia="DFKai-SB"/>
          <w:color w:val="000000" w:themeColor="text1"/>
        </w:rPr>
        <w:t>incremental learning</w:t>
      </w:r>
      <w:r w:rsidRPr="002F2105">
        <w:rPr>
          <w:rFonts w:eastAsia="DFKai-SB"/>
          <w:color w:val="000000" w:themeColor="text1"/>
        </w:rPr>
        <w:t>的方式</w:t>
      </w:r>
      <w:r w:rsidRPr="002F2105">
        <w:rPr>
          <w:rFonts w:eastAsia="DFKai-SB"/>
          <w:color w:val="000000" w:themeColor="text1"/>
        </w:rPr>
        <w:t>[</w:t>
      </w:r>
      <w:r w:rsidR="005302EA" w:rsidRPr="002F2105">
        <w:rPr>
          <w:rFonts w:eastAsia="DFKai-SB"/>
          <w:color w:val="000000" w:themeColor="text1"/>
        </w:rPr>
        <w:t>35</w:t>
      </w:r>
      <w:r w:rsidRPr="002F2105">
        <w:rPr>
          <w:rFonts w:eastAsia="DFKai-SB"/>
          <w:color w:val="000000" w:themeColor="text1"/>
        </w:rPr>
        <w:t>]</w:t>
      </w:r>
      <w:r w:rsidRPr="002F2105">
        <w:rPr>
          <w:rFonts w:eastAsia="DFKai-SB"/>
          <w:color w:val="000000" w:themeColor="text1"/>
        </w:rPr>
        <w:t>，即時地將新樣本添加到模型中，以快速的適應數據的變化，而如何避免遺忘過去的資料以及確保模型預測的穩定性</w:t>
      </w:r>
      <w:r w:rsidRPr="002F2105">
        <w:rPr>
          <w:rFonts w:eastAsia="DFKai-SB" w:hint="eastAsia"/>
          <w:color w:val="000000" w:themeColor="text1"/>
        </w:rPr>
        <w:t>，</w:t>
      </w:r>
      <w:r w:rsidRPr="002F2105">
        <w:rPr>
          <w:rFonts w:eastAsia="DFKai-SB"/>
          <w:color w:val="000000" w:themeColor="text1"/>
        </w:rPr>
        <w:t>將會是</w:t>
      </w:r>
      <w:r w:rsidRPr="002F2105">
        <w:rPr>
          <w:rFonts w:eastAsia="DFKai-SB" w:hint="eastAsia"/>
          <w:color w:val="000000" w:themeColor="text1"/>
        </w:rPr>
        <w:t>此研究主題</w:t>
      </w:r>
      <w:r w:rsidRPr="002F2105">
        <w:rPr>
          <w:rFonts w:eastAsia="DFKai-SB"/>
          <w:color w:val="000000" w:themeColor="text1"/>
        </w:rPr>
        <w:t>的一大挑戰</w:t>
      </w:r>
      <w:r w:rsidRPr="002F2105">
        <w:rPr>
          <w:rFonts w:eastAsia="DFKai-SB" w:hint="eastAsia"/>
          <w:color w:val="000000" w:themeColor="text1"/>
        </w:rPr>
        <w:t>，而目前的研究中，少有以</w:t>
      </w:r>
      <w:r w:rsidRPr="002F2105">
        <w:rPr>
          <w:rFonts w:eastAsia="DFKai-SB"/>
          <w:color w:val="000000" w:themeColor="text1"/>
        </w:rPr>
        <w:t>incremental learning</w:t>
      </w:r>
      <w:r w:rsidRPr="002F2105">
        <w:rPr>
          <w:rFonts w:eastAsia="DFKai-SB" w:hint="eastAsia"/>
          <w:color w:val="000000" w:themeColor="text1"/>
        </w:rPr>
        <w:t>更新語音資料應用在認知模型的文獻</w:t>
      </w:r>
      <w:r w:rsidRPr="002F2105">
        <w:rPr>
          <w:rFonts w:eastAsia="DFKai-SB"/>
          <w:color w:val="000000" w:themeColor="text1"/>
        </w:rPr>
        <w:t>。除此之外，為鼓勵使用者</w:t>
      </w:r>
      <w:r w:rsidRPr="002F2105">
        <w:rPr>
          <w:rFonts w:eastAsia="DFKai-SB" w:hint="eastAsia"/>
          <w:color w:val="000000" w:themeColor="text1"/>
        </w:rPr>
        <w:t>訓練</w:t>
      </w:r>
      <w:r w:rsidRPr="002F2105">
        <w:rPr>
          <w:rFonts w:eastAsia="DFKai-SB"/>
          <w:color w:val="000000" w:themeColor="text1"/>
        </w:rPr>
        <w:t>認知能力</w:t>
      </w:r>
      <w:r w:rsidRPr="002F2105">
        <w:rPr>
          <w:rFonts w:eastAsia="DFKai-SB" w:hint="eastAsia"/>
          <w:color w:val="000000" w:themeColor="text1"/>
        </w:rPr>
        <w:t>、延緩認知退化</w:t>
      </w:r>
      <w:r w:rsidRPr="002F2105">
        <w:rPr>
          <w:rFonts w:eastAsia="DFKai-SB"/>
          <w:color w:val="000000" w:themeColor="text1"/>
        </w:rPr>
        <w:t>，</w:t>
      </w:r>
      <w:r w:rsidRPr="002F2105">
        <w:rPr>
          <w:rFonts w:eastAsia="DFKai-SB" w:hint="eastAsia"/>
          <w:color w:val="000000" w:themeColor="text1"/>
        </w:rPr>
        <w:t>擬設計機器人可與使</w:t>
      </w:r>
      <w:r w:rsidRPr="002F2105">
        <w:rPr>
          <w:rFonts w:eastAsia="DFKai-SB"/>
          <w:color w:val="000000" w:themeColor="text1"/>
        </w:rPr>
        <w:t>用者</w:t>
      </w:r>
      <w:r w:rsidRPr="002F2105">
        <w:rPr>
          <w:rFonts w:eastAsia="DFKai-SB" w:hint="eastAsia"/>
          <w:color w:val="000000" w:themeColor="text1"/>
        </w:rPr>
        <w:t>互動的</w:t>
      </w:r>
      <w:r w:rsidRPr="002F2105">
        <w:rPr>
          <w:rFonts w:eastAsia="DFKai-SB"/>
          <w:color w:val="000000" w:themeColor="text1"/>
        </w:rPr>
        <w:t>認知訓練遊戲，例如數學運算、記憶力挑戰與反應訓練等，透過這些小遊戲，使用者可以在日常中持續鍛鍊</w:t>
      </w:r>
      <w:r w:rsidRPr="002F2105">
        <w:rPr>
          <w:rFonts w:eastAsia="DFKai-SB" w:hint="eastAsia"/>
          <w:color w:val="000000" w:themeColor="text1"/>
        </w:rPr>
        <w:t>專注</w:t>
      </w:r>
      <w:r w:rsidRPr="002F2105">
        <w:rPr>
          <w:rFonts w:eastAsia="DFKai-SB"/>
          <w:color w:val="000000" w:themeColor="text1"/>
        </w:rPr>
        <w:t>力、記憶力以及反應速度等</w:t>
      </w:r>
      <w:r w:rsidRPr="002F2105">
        <w:rPr>
          <w:rFonts w:eastAsia="DFKai-SB" w:hint="eastAsia"/>
          <w:color w:val="000000" w:themeColor="text1"/>
        </w:rPr>
        <w:t>多</w:t>
      </w:r>
      <w:r w:rsidRPr="002F2105">
        <w:rPr>
          <w:rFonts w:eastAsia="DFKai-SB"/>
          <w:color w:val="000000" w:themeColor="text1"/>
        </w:rPr>
        <w:t>方面的</w:t>
      </w:r>
      <w:r w:rsidRPr="002F2105">
        <w:rPr>
          <w:rFonts w:eastAsia="DFKai-SB" w:hint="eastAsia"/>
          <w:color w:val="000000" w:themeColor="text1"/>
        </w:rPr>
        <w:t>認知</w:t>
      </w:r>
      <w:r w:rsidRPr="002F2105">
        <w:rPr>
          <w:rFonts w:eastAsia="DFKai-SB"/>
          <w:color w:val="000000" w:themeColor="text1"/>
        </w:rPr>
        <w:t>能力，也能提供使用者</w:t>
      </w:r>
      <w:r w:rsidRPr="002F2105">
        <w:rPr>
          <w:rFonts w:eastAsia="DFKai-SB" w:hint="eastAsia"/>
          <w:color w:val="000000" w:themeColor="text1"/>
        </w:rPr>
        <w:t>具有趣味性與實際效用</w:t>
      </w:r>
      <w:r w:rsidRPr="002F2105">
        <w:rPr>
          <w:rFonts w:eastAsia="DFKai-SB"/>
          <w:color w:val="000000" w:themeColor="text1"/>
        </w:rPr>
        <w:t>的互動體驗。</w:t>
      </w:r>
    </w:p>
    <w:p w14:paraId="48A7F540" w14:textId="77777777" w:rsidR="003D12DF" w:rsidRPr="002F2105" w:rsidRDefault="003D12DF" w:rsidP="003D12DF">
      <w:pPr>
        <w:pStyle w:val="ListParagraph"/>
        <w:ind w:leftChars="0" w:left="0" w:firstLineChars="200" w:firstLine="480"/>
        <w:jc w:val="both"/>
        <w:rPr>
          <w:rFonts w:eastAsia="DFKai-SB"/>
          <w:color w:val="000000" w:themeColor="text1"/>
        </w:rPr>
      </w:pPr>
    </w:p>
    <w:p w14:paraId="6E787323" w14:textId="77777777" w:rsidR="003D12DF" w:rsidRPr="002F2105" w:rsidRDefault="003D12DF" w:rsidP="00325620">
      <w:pPr>
        <w:pStyle w:val="ListParagraph"/>
        <w:numPr>
          <w:ilvl w:val="0"/>
          <w:numId w:val="66"/>
        </w:numPr>
        <w:ind w:leftChars="0" w:firstLine="543"/>
        <w:jc w:val="both"/>
        <w:rPr>
          <w:rFonts w:eastAsia="DFKai-SB"/>
          <w:color w:val="000000" w:themeColor="text1"/>
          <w:u w:val="single"/>
        </w:rPr>
      </w:pPr>
      <w:r w:rsidRPr="002F2105">
        <w:rPr>
          <w:rFonts w:eastAsia="DFKai-SB"/>
          <w:color w:val="000000" w:themeColor="text1"/>
        </w:rPr>
        <w:t>CHARM</w:t>
      </w:r>
      <w:r w:rsidRPr="002F2105">
        <w:rPr>
          <w:rFonts w:eastAsia="DFKai-SB"/>
          <w:color w:val="000000" w:themeColor="text1"/>
        </w:rPr>
        <w:t>功能模組優化</w:t>
      </w:r>
      <w:r w:rsidRPr="002F2105">
        <w:rPr>
          <w:rFonts w:eastAsia="DFKai-SB" w:hint="eastAsia"/>
          <w:color w:val="000000" w:themeColor="text1"/>
        </w:rPr>
        <w:t>、</w:t>
      </w:r>
      <w:r w:rsidRPr="002F2105">
        <w:rPr>
          <w:rFonts w:eastAsia="DFKai-SB"/>
          <w:color w:val="000000" w:themeColor="text1"/>
        </w:rPr>
        <w:t>ToMNet2.0</w:t>
      </w:r>
      <w:r w:rsidRPr="002F2105">
        <w:rPr>
          <w:rFonts w:eastAsia="DFKai-SB" w:hint="eastAsia"/>
          <w:color w:val="000000" w:themeColor="text1"/>
        </w:rPr>
        <w:t>整合、</w:t>
      </w:r>
      <w:r w:rsidRPr="002F2105">
        <w:rPr>
          <w:rFonts w:eastAsia="DFKai-SB"/>
          <w:color w:val="000000" w:themeColor="text1"/>
        </w:rPr>
        <w:t>與場域驗證</w:t>
      </w:r>
    </w:p>
    <w:p w14:paraId="18A3E668" w14:textId="3D7AA4C4"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除了持續開發具有自然互動優勢的</w:t>
      </w:r>
      <w:r w:rsidRPr="002F2105">
        <w:rPr>
          <w:rFonts w:eastAsia="DFKai-SB"/>
          <w:color w:val="000000" w:themeColor="text1"/>
        </w:rPr>
        <w:t>AI</w:t>
      </w:r>
      <w:r w:rsidRPr="002F2105">
        <w:rPr>
          <w:rFonts w:eastAsia="DFKai-SB" w:hint="eastAsia"/>
          <w:color w:val="000000" w:themeColor="text1"/>
        </w:rPr>
        <w:t>系統外，我們將持續對</w:t>
      </w:r>
      <w:r w:rsidRPr="002F2105">
        <w:rPr>
          <w:rFonts w:eastAsia="DFKai-SB"/>
          <w:color w:val="000000" w:themeColor="text1"/>
        </w:rPr>
        <w:t>CHARM</w:t>
      </w:r>
      <w:r w:rsidRPr="002F2105">
        <w:rPr>
          <w:rFonts w:eastAsia="DFKai-SB" w:hint="eastAsia"/>
          <w:color w:val="000000" w:themeColor="text1"/>
        </w:rPr>
        <w:t>系統的各功能模組進行優化調整，透過與長照單位或醫療院所合作，蒐集高齡使用者的體驗反饋、調研實際需求，以提升系統對照護慢性病患者之效果。</w:t>
      </w:r>
      <w:r w:rsidR="00325620" w:rsidRPr="002F2105">
        <w:rPr>
          <w:rFonts w:eastAsia="DFKai-SB"/>
          <w:color w:val="000000" w:themeColor="text1"/>
          <w:highlight w:val="cyan"/>
        </w:rPr>
        <w:t>該系統蒐集維度廣泛的資料能夠持續推動認知障礙等慢性疾病病程發展之長期縱貫研究，</w:t>
      </w:r>
      <w:commentRangeStart w:id="28"/>
      <w:r w:rsidR="00325620" w:rsidRPr="002F2105">
        <w:rPr>
          <w:rFonts w:eastAsia="DFKai-SB"/>
          <w:color w:val="000000" w:themeColor="text1"/>
          <w:highlight w:val="cyan"/>
        </w:rPr>
        <w:t>並在實驗與資料分析中發掘出自然互動中的典型病徵模式、對患者切實有效的個人化介入方案，我們亦可通過發掘在數位資料結構中的顯著病症模式來設計新式篩檢，與傳統方法比較驗證其有效性，未來推廣至基層醫療機構與家庭醫療後，相信應可提高老齡慢性疾病患者的早期預警及，不斷優化治療方案與照護人員資源配置。</w:t>
      </w:r>
      <w:commentRangeEnd w:id="28"/>
      <w:r w:rsidR="00325620" w:rsidRPr="002F2105">
        <w:rPr>
          <w:rStyle w:val="CommentReference"/>
          <w:color w:val="000000" w:themeColor="text1"/>
          <w:kern w:val="0"/>
        </w:rPr>
        <w:commentReference w:id="28"/>
      </w:r>
      <w:r w:rsidRPr="002F2105">
        <w:rPr>
          <w:rFonts w:eastAsia="DFKai-SB" w:hint="eastAsia"/>
          <w:color w:val="000000" w:themeColor="text1"/>
        </w:rPr>
        <w:t>此外，第四年擬應用</w:t>
      </w:r>
      <w:proofErr w:type="spellStart"/>
      <w:r w:rsidRPr="002F2105">
        <w:rPr>
          <w:rFonts w:eastAsia="DFKai-SB"/>
          <w:color w:val="000000" w:themeColor="text1"/>
        </w:rPr>
        <w:t>ToMNet</w:t>
      </w:r>
      <w:proofErr w:type="spellEnd"/>
      <w:r w:rsidRPr="002F2105">
        <w:rPr>
          <w:rFonts w:eastAsia="DFKai-SB"/>
          <w:color w:val="000000" w:themeColor="text1"/>
        </w:rPr>
        <w:t xml:space="preserve"> 2.0</w:t>
      </w:r>
      <w:r w:rsidRPr="002F2105">
        <w:rPr>
          <w:rFonts w:eastAsia="DFKai-SB" w:hint="eastAsia"/>
          <w:color w:val="000000" w:themeColor="text1"/>
        </w:rPr>
        <w:t>於機器人介面中，並放置於實際場域中，以達成普及化。具體來說，我們會與其他子計畫合作，將收集到社交互動的資料轉為網格狀的虛擬空間，用來訓練</w:t>
      </w:r>
      <w:proofErr w:type="spellStart"/>
      <w:r w:rsidRPr="002F2105">
        <w:rPr>
          <w:rFonts w:eastAsia="DFKai-SB"/>
          <w:color w:val="000000" w:themeColor="text1"/>
        </w:rPr>
        <w:t>ToMNet</w:t>
      </w:r>
      <w:proofErr w:type="spellEnd"/>
      <w:r w:rsidRPr="002F2105">
        <w:rPr>
          <w:rFonts w:eastAsia="DFKai-SB"/>
          <w:color w:val="000000" w:themeColor="text1"/>
        </w:rPr>
        <w:t xml:space="preserve"> 2.0 </w:t>
      </w:r>
      <w:r w:rsidRPr="002F2105">
        <w:rPr>
          <w:rFonts w:eastAsia="DFKai-SB" w:hint="eastAsia"/>
          <w:color w:val="000000" w:themeColor="text1"/>
        </w:rPr>
        <w:t>，並評估</w:t>
      </w:r>
      <w:proofErr w:type="spellStart"/>
      <w:r w:rsidRPr="002F2105">
        <w:rPr>
          <w:rFonts w:eastAsia="DFKai-SB"/>
          <w:color w:val="000000" w:themeColor="text1"/>
        </w:rPr>
        <w:t>ToMNet</w:t>
      </w:r>
      <w:proofErr w:type="spellEnd"/>
      <w:r w:rsidRPr="002F2105">
        <w:rPr>
          <w:rFonts w:eastAsia="DFKai-SB"/>
          <w:color w:val="000000" w:themeColor="text1"/>
        </w:rPr>
        <w:t xml:space="preserve"> 2.0</w:t>
      </w:r>
      <w:r w:rsidRPr="002F2105">
        <w:rPr>
          <w:rFonts w:eastAsia="DFKai-SB" w:hint="eastAsia"/>
          <w:color w:val="000000" w:themeColor="text1"/>
        </w:rPr>
        <w:t>是否能推論背後的社交偏好。</w:t>
      </w:r>
    </w:p>
    <w:p w14:paraId="6EE020FC" w14:textId="77777777" w:rsidR="003D12DF" w:rsidRPr="002F2105" w:rsidRDefault="003D12DF" w:rsidP="003D12DF">
      <w:pPr>
        <w:ind w:left="454"/>
        <w:rPr>
          <w:rFonts w:eastAsia="DFKai-SB"/>
          <w:color w:val="000000" w:themeColor="text1"/>
        </w:rPr>
      </w:pPr>
    </w:p>
    <w:p w14:paraId="275E5EA8" w14:textId="661F3DE7"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基於個人事件檔案的</w:t>
      </w:r>
      <w:r w:rsidRPr="002F2105">
        <w:rPr>
          <w:rFonts w:eastAsia="DFKai-SB"/>
          <w:color w:val="000000" w:themeColor="text1"/>
        </w:rPr>
        <w:t xml:space="preserve">Reasoning Models </w:t>
      </w:r>
    </w:p>
    <w:p w14:paraId="6A62174A" w14:textId="794B43F1" w:rsidR="003D12DF" w:rsidRPr="002F2105" w:rsidRDefault="003D12DF" w:rsidP="00325620">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在當今數位化時代，個人事件檔案蘊含了大量的個人生活資訊，包括醫療紀錄、行為習慣、社交</w:t>
      </w:r>
      <w:r w:rsidRPr="002F2105">
        <w:rPr>
          <w:rFonts w:eastAsia="DFKai-SB" w:hint="eastAsia"/>
          <w:color w:val="000000" w:themeColor="text1"/>
        </w:rPr>
        <w:lastRenderedPageBreak/>
        <w:t>活動等。這些資訊有潛力成為健康</w:t>
      </w:r>
      <w:r w:rsidR="00663F0D" w:rsidRPr="002F2105">
        <w:rPr>
          <w:rFonts w:eastAsia="DFKai-SB" w:hint="eastAsia"/>
          <w:color w:val="000000" w:themeColor="text1"/>
        </w:rPr>
        <w:t>照護</w:t>
      </w:r>
      <w:r w:rsidRPr="002F2105">
        <w:rPr>
          <w:rFonts w:eastAsia="DFKai-SB" w:hint="eastAsia"/>
          <w:color w:val="000000" w:themeColor="text1"/>
        </w:rPr>
        <w:t>和人工智慧應用的重要資源。然而，如何有效地從這些事件檔案中萃取有價值的信息，並進一步進行推論和分析，以支援健康</w:t>
      </w:r>
      <w:r w:rsidR="00663F0D" w:rsidRPr="002F2105">
        <w:rPr>
          <w:rFonts w:eastAsia="DFKai-SB" w:hint="eastAsia"/>
          <w:color w:val="000000" w:themeColor="text1"/>
        </w:rPr>
        <w:t>照路</w:t>
      </w:r>
      <w:r w:rsidRPr="002F2105">
        <w:rPr>
          <w:rFonts w:eastAsia="DFKai-SB" w:hint="eastAsia"/>
          <w:color w:val="000000" w:themeColor="text1"/>
        </w:rPr>
        <w:t>決策和預測，仍然是一個具有挑戰性的課題。因此，本研究計畫旨在開發基於個人事件檔案的推理模型</w:t>
      </w:r>
      <w:r w:rsidRPr="002F2105">
        <w:rPr>
          <w:rFonts w:eastAsia="DFKai-SB"/>
          <w:color w:val="000000" w:themeColor="text1"/>
        </w:rPr>
        <w:t>(Reasoning Model)</w:t>
      </w:r>
      <w:r w:rsidRPr="002F2105">
        <w:rPr>
          <w:rFonts w:eastAsia="DFKai-SB" w:hint="eastAsia"/>
          <w:color w:val="000000" w:themeColor="text1"/>
        </w:rPr>
        <w:t>，以實現更智能、個人化的健康</w:t>
      </w:r>
      <w:r w:rsidR="00663F0D" w:rsidRPr="002F2105">
        <w:rPr>
          <w:rFonts w:eastAsia="DFKai-SB" w:hint="eastAsia"/>
          <w:color w:val="000000" w:themeColor="text1"/>
        </w:rPr>
        <w:t>照護</w:t>
      </w:r>
      <w:r w:rsidRPr="002F2105">
        <w:rPr>
          <w:rFonts w:eastAsia="DFKai-SB" w:hint="eastAsia"/>
          <w:color w:val="000000" w:themeColor="text1"/>
        </w:rPr>
        <w:t>支援。此研究主要目標在於建立一套高效而強大的</w:t>
      </w:r>
      <w:r w:rsidRPr="002F2105">
        <w:rPr>
          <w:rFonts w:eastAsia="DFKai-SB"/>
          <w:color w:val="000000" w:themeColor="text1"/>
        </w:rPr>
        <w:t>Reasoning Models</w:t>
      </w:r>
      <w:r w:rsidRPr="002F2105">
        <w:rPr>
          <w:rFonts w:eastAsia="DFKai-SB" w:hint="eastAsia"/>
          <w:color w:val="000000" w:themeColor="text1"/>
        </w:rPr>
        <w:t>，能夠從個人事件檔案中提取深層次的關聯性、趨勢和模式，並基於這些分析結果進行健康照護方面的推論和決策。以下為我們將採取的主要方法：</w:t>
      </w:r>
      <w:r w:rsidRPr="002F2105">
        <w:rPr>
          <w:rFonts w:eastAsia="DFKai-SB"/>
          <w:color w:val="000000" w:themeColor="text1"/>
        </w:rPr>
        <w:t xml:space="preserve">1) </w:t>
      </w:r>
      <w:r w:rsidRPr="002F2105">
        <w:rPr>
          <w:rFonts w:eastAsia="DFKai-SB" w:hint="eastAsia"/>
          <w:color w:val="000000" w:themeColor="text1"/>
        </w:rPr>
        <w:t>資料整合與預處理：首先，我們將從不同來源收集個人事件檔案，包括醫療機構、智能設備等。接著，我們將進行有效的資料整合和預處理，以確保資料的完整性、準確性和一致性。</w:t>
      </w:r>
      <w:r w:rsidRPr="002F2105">
        <w:rPr>
          <w:rFonts w:eastAsia="DFKai-SB"/>
          <w:color w:val="000000" w:themeColor="text1"/>
        </w:rPr>
        <w:t xml:space="preserve">2) </w:t>
      </w:r>
      <w:r w:rsidRPr="002F2105">
        <w:rPr>
          <w:rFonts w:eastAsia="DFKai-SB" w:hint="eastAsia"/>
          <w:color w:val="000000" w:themeColor="text1"/>
        </w:rPr>
        <w:t>知識表示與建模：我們將探索如何將個人事件檔案中的資訊轉換為適合推理的知識表示形式，如圖形、知識庫等。我們將考慮使用深度學習、知識圖譜等技術進行知識建模，以捕捉資料間的複雜關聯。</w:t>
      </w:r>
      <w:r w:rsidRPr="002F2105">
        <w:rPr>
          <w:rFonts w:eastAsia="DFKai-SB"/>
          <w:color w:val="000000" w:themeColor="text1"/>
        </w:rPr>
        <w:t xml:space="preserve">3) </w:t>
      </w:r>
      <w:r w:rsidRPr="002F2105">
        <w:rPr>
          <w:rFonts w:eastAsia="DFKai-SB" w:hint="eastAsia"/>
          <w:color w:val="000000" w:themeColor="text1"/>
        </w:rPr>
        <w:t>關聯性推論與分析：我們將開發強大的推論模型，能夠從知識表示中進行關聯性推理。這包括預測可能的健康風險、推斷適合的預防措施等。我們將整合自然語言處理、圖神經網絡等技術進行推論和分析。</w:t>
      </w:r>
      <w:r w:rsidRPr="002F2105">
        <w:rPr>
          <w:rFonts w:eastAsia="DFKai-SB"/>
          <w:color w:val="000000" w:themeColor="text1"/>
        </w:rPr>
        <w:t xml:space="preserve">4) </w:t>
      </w:r>
      <w:r w:rsidRPr="002F2105">
        <w:rPr>
          <w:rFonts w:eastAsia="DFKai-SB" w:hint="eastAsia"/>
          <w:color w:val="000000" w:themeColor="text1"/>
        </w:rPr>
        <w:t>個人化</w:t>
      </w:r>
      <w:r w:rsidR="00663F0D" w:rsidRPr="002F2105">
        <w:rPr>
          <w:rFonts w:eastAsia="DFKai-SB" w:hint="eastAsia"/>
          <w:color w:val="000000" w:themeColor="text1"/>
        </w:rPr>
        <w:t>照護</w:t>
      </w:r>
      <w:r w:rsidRPr="002F2105">
        <w:rPr>
          <w:rFonts w:eastAsia="DFKai-SB" w:hint="eastAsia"/>
          <w:color w:val="000000" w:themeColor="text1"/>
        </w:rPr>
        <w:t>建議：基於推論模型的結果，我們將開發個人化的健康</w:t>
      </w:r>
      <w:r w:rsidR="00663F0D" w:rsidRPr="002F2105">
        <w:rPr>
          <w:rFonts w:eastAsia="DFKai-SB" w:hint="eastAsia"/>
          <w:color w:val="000000" w:themeColor="text1"/>
        </w:rPr>
        <w:t>照護</w:t>
      </w:r>
      <w:r w:rsidRPr="002F2105">
        <w:rPr>
          <w:rFonts w:eastAsia="DFKai-SB" w:hint="eastAsia"/>
          <w:color w:val="000000" w:themeColor="text1"/>
        </w:rPr>
        <w:t>建議系統。這將有助於個人管理健康狀況、預防疾病，並提供適時的醫療建議。透過此項研究，我們期望能夠建立一個嶄新的推理架構</w:t>
      </w:r>
      <w:r w:rsidRPr="002F2105">
        <w:rPr>
          <w:rFonts w:eastAsia="DFKai-SB"/>
          <w:color w:val="000000" w:themeColor="text1"/>
        </w:rPr>
        <w:t>(Reasoning Framework)</w:t>
      </w:r>
      <w:r w:rsidRPr="002F2105">
        <w:rPr>
          <w:rFonts w:eastAsia="DFKai-SB" w:hint="eastAsia"/>
          <w:color w:val="000000" w:themeColor="text1"/>
        </w:rPr>
        <w:t>，能夠從個人事件檔案中挖掘深層次的健康資訊，並進行精準的健康</w:t>
      </w:r>
      <w:r w:rsidR="00663F0D" w:rsidRPr="002F2105">
        <w:rPr>
          <w:rFonts w:eastAsia="DFKai-SB" w:hint="eastAsia"/>
          <w:color w:val="000000" w:themeColor="text1"/>
        </w:rPr>
        <w:t>照護</w:t>
      </w:r>
      <w:r w:rsidRPr="002F2105">
        <w:rPr>
          <w:rFonts w:eastAsia="DFKai-SB" w:hint="eastAsia"/>
          <w:color w:val="000000" w:themeColor="text1"/>
        </w:rPr>
        <w:t>推論。這將對醫療</w:t>
      </w:r>
      <w:r w:rsidR="00663F0D" w:rsidRPr="002F2105">
        <w:rPr>
          <w:rFonts w:eastAsia="DFKai-SB" w:hint="eastAsia"/>
          <w:color w:val="000000" w:themeColor="text1"/>
        </w:rPr>
        <w:t>照護</w:t>
      </w:r>
      <w:r w:rsidRPr="002F2105">
        <w:rPr>
          <w:rFonts w:eastAsia="DFKai-SB" w:hint="eastAsia"/>
          <w:color w:val="000000" w:themeColor="text1"/>
        </w:rPr>
        <w:t>、疾病預防和個人健康管理等領域帶來重要影響。我們的研究成果有望推動智能健康</w:t>
      </w:r>
      <w:r w:rsidR="00663F0D" w:rsidRPr="002F2105">
        <w:rPr>
          <w:rFonts w:eastAsia="DFKai-SB" w:hint="eastAsia"/>
          <w:color w:val="000000" w:themeColor="text1"/>
        </w:rPr>
        <w:t>照護</w:t>
      </w:r>
      <w:r w:rsidRPr="002F2105">
        <w:rPr>
          <w:rFonts w:eastAsia="DFKai-SB" w:hint="eastAsia"/>
          <w:color w:val="000000" w:themeColor="text1"/>
        </w:rPr>
        <w:t>的發展，為個人提供更有效、準確、個人化的健康支援，同時對醫療體系的改進和創新也具有重要意義。</w:t>
      </w:r>
    </w:p>
    <w:p w14:paraId="50245DEE" w14:textId="77777777" w:rsidR="003D12DF" w:rsidRPr="002F2105" w:rsidRDefault="003D12DF" w:rsidP="003D12DF">
      <w:pPr>
        <w:ind w:left="2061"/>
        <w:rPr>
          <w:rFonts w:eastAsia="DFKai-SB"/>
          <w:color w:val="000000" w:themeColor="text1"/>
          <w:u w:val="single"/>
        </w:rPr>
      </w:pPr>
    </w:p>
    <w:p w14:paraId="1E344A74" w14:textId="77777777" w:rsidR="003D12DF" w:rsidRPr="002F2105" w:rsidRDefault="003D12DF" w:rsidP="003D12DF">
      <w:pPr>
        <w:rPr>
          <w:rFonts w:eastAsia="DFKai-SB"/>
          <w:b/>
          <w:bCs/>
          <w:color w:val="000000" w:themeColor="text1"/>
          <w:u w:val="single"/>
        </w:rPr>
      </w:pPr>
      <w:r w:rsidRPr="002F2105">
        <w:rPr>
          <w:rFonts w:eastAsia="DFKai-SB"/>
          <w:b/>
          <w:bCs/>
          <w:color w:val="000000" w:themeColor="text1"/>
          <w:u w:val="single"/>
        </w:rPr>
        <w:t>第四年下半年</w:t>
      </w:r>
      <w:r w:rsidRPr="002F2105">
        <w:rPr>
          <w:rFonts w:eastAsia="DFKai-SB"/>
          <w:b/>
          <w:bCs/>
          <w:color w:val="000000" w:themeColor="text1"/>
          <w:u w:val="single"/>
        </w:rPr>
        <w:t>(2025/04/01- 2025/09/30)</w:t>
      </w:r>
    </w:p>
    <w:p w14:paraId="1D8D6659" w14:textId="0AB6DBEA" w:rsidR="00325620" w:rsidRPr="002F2105" w:rsidRDefault="006B76F3" w:rsidP="00325620">
      <w:pPr>
        <w:pStyle w:val="ListParagraph"/>
        <w:numPr>
          <w:ilvl w:val="0"/>
          <w:numId w:val="64"/>
        </w:numPr>
        <w:ind w:leftChars="0" w:firstLine="543"/>
        <w:rPr>
          <w:rFonts w:eastAsia="DFKai-SB"/>
          <w:color w:val="000000" w:themeColor="text1"/>
          <w:highlight w:val="cyan"/>
        </w:rPr>
      </w:pPr>
      <w:ins w:id="29" w:author="YULING" w:date="2023-08-28T09:16:00Z">
        <w:r w:rsidRPr="002F2105">
          <w:rPr>
            <w:rFonts w:eastAsia="DFKai-SB" w:hint="eastAsia"/>
            <w:color w:val="000000" w:themeColor="text1"/>
            <w:highlight w:val="cyan"/>
          </w:rPr>
          <w:t>認知</w:t>
        </w:r>
      </w:ins>
      <w:del w:id="30" w:author="YULING" w:date="2023-08-28T09:17:00Z">
        <w:r w:rsidRPr="002F2105" w:rsidDel="00EB555E">
          <w:rPr>
            <w:rFonts w:eastAsia="DFKai-SB"/>
            <w:color w:val="000000" w:themeColor="text1"/>
            <w:highlight w:val="cyan"/>
          </w:rPr>
          <w:delText>複合式行為</w:delText>
        </w:r>
      </w:del>
      <w:r w:rsidRPr="002F2105">
        <w:rPr>
          <w:rFonts w:eastAsia="DFKai-SB"/>
          <w:color w:val="000000" w:themeColor="text1"/>
          <w:highlight w:val="cyan"/>
        </w:rPr>
        <w:t>介入方案實驗與比較驗證</w:t>
      </w:r>
    </w:p>
    <w:p w14:paraId="02A37960" w14:textId="016BDE5B" w:rsidR="00325620" w:rsidRPr="002F2105" w:rsidRDefault="00325620" w:rsidP="00325620">
      <w:pPr>
        <w:pStyle w:val="ListParagraph"/>
        <w:ind w:leftChars="0" w:left="0" w:firstLineChars="200" w:firstLine="480"/>
        <w:jc w:val="both"/>
        <w:rPr>
          <w:rFonts w:eastAsia="DFKai-SB"/>
          <w:color w:val="000000" w:themeColor="text1"/>
        </w:rPr>
      </w:pPr>
      <w:r w:rsidRPr="002F2105">
        <w:rPr>
          <w:rFonts w:eastAsia="DFKai-SB"/>
          <w:color w:val="000000" w:themeColor="text1"/>
          <w:highlight w:val="cyan"/>
        </w:rPr>
        <w:t>在偵測失智症患者的早期認知變化及介入方案，延續前一年計畫目標，但測試場域將實際應用於高齡者家中，</w:t>
      </w:r>
      <w:commentRangeStart w:id="31"/>
      <w:r w:rsidRPr="002F2105">
        <w:rPr>
          <w:rFonts w:eastAsia="DFKai-SB"/>
          <w:color w:val="000000" w:themeColor="text1"/>
          <w:highlight w:val="cyan"/>
        </w:rPr>
        <w:t>針對</w:t>
      </w:r>
      <w:del w:id="32" w:author="YULING" w:date="2023-08-28T08:53:00Z">
        <w:r w:rsidRPr="002F2105" w:rsidDel="00F71C51">
          <w:rPr>
            <w:rFonts w:eastAsia="DFKai-SB"/>
            <w:color w:val="000000" w:themeColor="text1"/>
            <w:highlight w:val="cyan"/>
          </w:rPr>
          <w:delText>3</w:delText>
        </w:r>
      </w:del>
      <w:ins w:id="33" w:author="YULING" w:date="2023-08-28T08:54:00Z">
        <w:r w:rsidRPr="002F2105">
          <w:rPr>
            <w:rFonts w:eastAsia="DFKai-SB"/>
            <w:color w:val="000000" w:themeColor="text1"/>
            <w:highlight w:val="cyan"/>
          </w:rPr>
          <w:t>4</w:t>
        </w:r>
      </w:ins>
      <w:r w:rsidRPr="002F2105">
        <w:rPr>
          <w:rFonts w:eastAsia="DFKai-SB"/>
          <w:color w:val="000000" w:themeColor="text1"/>
          <w:highlight w:val="cyan"/>
        </w:rPr>
        <w:t>0</w:t>
      </w:r>
      <w:r w:rsidRPr="002F2105">
        <w:rPr>
          <w:rFonts w:eastAsia="DFKai-SB"/>
          <w:color w:val="000000" w:themeColor="text1"/>
          <w:highlight w:val="cyan"/>
        </w:rPr>
        <w:t>位具有失智高風險的長者</w:t>
      </w:r>
      <w:r w:rsidRPr="002F2105">
        <w:rPr>
          <w:rFonts w:eastAsia="DFKai-SB"/>
          <w:color w:val="000000" w:themeColor="text1"/>
          <w:highlight w:val="cyan"/>
        </w:rPr>
        <w:t>(</w:t>
      </w:r>
      <w:r w:rsidRPr="002F2105">
        <w:rPr>
          <w:rFonts w:eastAsia="DFKai-SB"/>
          <w:color w:val="000000" w:themeColor="text1"/>
          <w:highlight w:val="cyan"/>
        </w:rPr>
        <w:t>將從計畫共同主持人其他計畫中篩選出具有輕度認知障礙的長者</w:t>
      </w:r>
      <w:r w:rsidRPr="002F2105">
        <w:rPr>
          <w:rFonts w:eastAsia="DFKai-SB"/>
          <w:color w:val="000000" w:themeColor="text1"/>
          <w:highlight w:val="cyan"/>
        </w:rPr>
        <w:t>)</w:t>
      </w:r>
      <w:ins w:id="34" w:author="YULING" w:date="2023-08-28T08:54:00Z">
        <w:r w:rsidRPr="002F2105">
          <w:rPr>
            <w:rFonts w:eastAsia="DFKai-SB" w:hint="eastAsia"/>
            <w:color w:val="000000" w:themeColor="text1"/>
            <w:highlight w:val="cyan"/>
          </w:rPr>
          <w:t>與社區健康長者</w:t>
        </w:r>
      </w:ins>
      <w:r w:rsidRPr="002F2105">
        <w:rPr>
          <w:rFonts w:eastAsia="DFKai-SB"/>
          <w:color w:val="000000" w:themeColor="text1"/>
          <w:highlight w:val="cyan"/>
        </w:rPr>
        <w:t>，其中</w:t>
      </w:r>
      <w:ins w:id="35" w:author="YULING" w:date="2023-08-28T08:54:00Z">
        <w:r w:rsidRPr="002F2105">
          <w:rPr>
            <w:rFonts w:eastAsia="DFKai-SB" w:hint="eastAsia"/>
            <w:color w:val="000000" w:themeColor="text1"/>
            <w:highlight w:val="cyan"/>
          </w:rPr>
          <w:t>2</w:t>
        </w:r>
        <w:r w:rsidRPr="002F2105">
          <w:rPr>
            <w:rFonts w:eastAsia="DFKai-SB"/>
            <w:color w:val="000000" w:themeColor="text1"/>
            <w:highlight w:val="cyan"/>
          </w:rPr>
          <w:t>0</w:t>
        </w:r>
      </w:ins>
      <w:del w:id="36" w:author="YULING" w:date="2023-08-28T08:53:00Z">
        <w:r w:rsidRPr="002F2105" w:rsidDel="00F71C51">
          <w:rPr>
            <w:rFonts w:eastAsia="DFKai-SB"/>
            <w:color w:val="000000" w:themeColor="text1"/>
            <w:highlight w:val="cyan"/>
          </w:rPr>
          <w:delText>15</w:delText>
        </w:r>
      </w:del>
      <w:r w:rsidRPr="002F2105">
        <w:rPr>
          <w:rFonts w:eastAsia="DFKai-SB"/>
          <w:color w:val="000000" w:themeColor="text1"/>
          <w:highlight w:val="cyan"/>
        </w:rPr>
        <w:t>位列為實驗組，參與</w:t>
      </w:r>
      <w:del w:id="37" w:author="YULING" w:date="2023-08-28T08:53:00Z">
        <w:r w:rsidRPr="002F2105" w:rsidDel="00F71C51">
          <w:rPr>
            <w:rFonts w:eastAsia="DFKai-SB"/>
            <w:color w:val="000000" w:themeColor="text1"/>
            <w:highlight w:val="cyan"/>
          </w:rPr>
          <w:delText>3</w:delText>
        </w:r>
      </w:del>
      <w:ins w:id="38" w:author="YULING" w:date="2023-08-28T08:53:00Z">
        <w:r w:rsidRPr="002F2105">
          <w:rPr>
            <w:rFonts w:eastAsia="DFKai-SB"/>
            <w:color w:val="000000" w:themeColor="text1"/>
            <w:highlight w:val="cyan"/>
          </w:rPr>
          <w:t>6</w:t>
        </w:r>
      </w:ins>
      <w:r w:rsidRPr="002F2105">
        <w:rPr>
          <w:rFonts w:eastAsia="DFKai-SB"/>
          <w:color w:val="000000" w:themeColor="text1"/>
          <w:highlight w:val="cyan"/>
        </w:rPr>
        <w:t>週的介入性方案，另</w:t>
      </w:r>
      <w:del w:id="39" w:author="YULING" w:date="2023-08-28T08:54:00Z">
        <w:r w:rsidRPr="002F2105" w:rsidDel="00F71C51">
          <w:rPr>
            <w:rFonts w:eastAsia="DFKai-SB"/>
            <w:color w:val="000000" w:themeColor="text1"/>
            <w:highlight w:val="cyan"/>
          </w:rPr>
          <w:delText>15</w:delText>
        </w:r>
      </w:del>
      <w:ins w:id="40" w:author="YULING" w:date="2023-08-28T08:54:00Z">
        <w:r w:rsidRPr="002F2105">
          <w:rPr>
            <w:rFonts w:eastAsia="DFKai-SB"/>
            <w:color w:val="000000" w:themeColor="text1"/>
            <w:highlight w:val="cyan"/>
          </w:rPr>
          <w:t>20</w:t>
        </w:r>
      </w:ins>
      <w:r w:rsidRPr="002F2105">
        <w:rPr>
          <w:rFonts w:eastAsia="DFKai-SB"/>
          <w:color w:val="000000" w:themeColor="text1"/>
          <w:highlight w:val="cyan"/>
        </w:rPr>
        <w:t>位為對照組，不給予介入方案，兩組參與者均需連續</w:t>
      </w:r>
      <w:ins w:id="41" w:author="YULING" w:date="2023-08-28T08:58:00Z">
        <w:r w:rsidRPr="002F2105">
          <w:rPr>
            <w:rFonts w:eastAsia="DFKai-SB" w:hint="eastAsia"/>
            <w:color w:val="000000" w:themeColor="text1"/>
            <w:highlight w:val="cyan"/>
          </w:rPr>
          <w:t>6</w:t>
        </w:r>
      </w:ins>
      <w:del w:id="42" w:author="YULING" w:date="2023-08-28T08:54:00Z">
        <w:r w:rsidRPr="002F2105" w:rsidDel="00F71C51">
          <w:rPr>
            <w:rFonts w:eastAsia="DFKai-SB"/>
            <w:color w:val="000000" w:themeColor="text1"/>
            <w:highlight w:val="cyan"/>
          </w:rPr>
          <w:delText>四</w:delText>
        </w:r>
      </w:del>
      <w:r w:rsidRPr="002F2105">
        <w:rPr>
          <w:rFonts w:eastAsia="DFKai-SB"/>
          <w:color w:val="000000" w:themeColor="text1"/>
          <w:highlight w:val="cyan"/>
        </w:rPr>
        <w:t>週</w:t>
      </w:r>
      <w:ins w:id="43" w:author="YULING" w:date="2023-08-28T08:54:00Z">
        <w:r w:rsidRPr="002F2105">
          <w:rPr>
            <w:rFonts w:eastAsia="DFKai-SB" w:hint="eastAsia"/>
            <w:color w:val="000000" w:themeColor="text1"/>
            <w:highlight w:val="cyan"/>
          </w:rPr>
          <w:t>，</w:t>
        </w:r>
      </w:ins>
      <w:ins w:id="44" w:author="YULING" w:date="2023-08-28T08:55:00Z">
        <w:r w:rsidRPr="002F2105">
          <w:rPr>
            <w:rFonts w:eastAsia="DFKai-SB" w:hint="eastAsia"/>
            <w:color w:val="000000" w:themeColor="text1"/>
            <w:highlight w:val="cyan"/>
          </w:rPr>
          <w:t>每週三次，每次</w:t>
        </w:r>
      </w:ins>
      <w:ins w:id="45" w:author="YULING" w:date="2023-08-28T08:58:00Z">
        <w:r w:rsidRPr="002F2105" w:rsidDel="00F71C51">
          <w:rPr>
            <w:rFonts w:eastAsia="DFKai-SB"/>
            <w:color w:val="000000" w:themeColor="text1"/>
            <w:highlight w:val="cyan"/>
          </w:rPr>
          <w:t xml:space="preserve"> </w:t>
        </w:r>
      </w:ins>
      <w:del w:id="46" w:author="YULING" w:date="2023-08-28T08:55:00Z">
        <w:r w:rsidRPr="002F2105" w:rsidDel="00F71C51">
          <w:rPr>
            <w:rFonts w:eastAsia="DFKai-SB"/>
            <w:color w:val="000000" w:themeColor="text1"/>
            <w:highlight w:val="cyan"/>
          </w:rPr>
          <w:delText>(</w:delText>
        </w:r>
        <w:r w:rsidRPr="002F2105" w:rsidDel="00F71C51">
          <w:rPr>
            <w:rFonts w:eastAsia="DFKai-SB"/>
            <w:color w:val="000000" w:themeColor="text1"/>
            <w:highlight w:val="cyan"/>
          </w:rPr>
          <w:delText>每天約</w:delText>
        </w:r>
        <w:r w:rsidRPr="002F2105" w:rsidDel="00F71C51">
          <w:rPr>
            <w:rFonts w:eastAsia="DFKai-SB"/>
            <w:color w:val="000000" w:themeColor="text1"/>
            <w:highlight w:val="cyan"/>
          </w:rPr>
          <w:delText>1</w:delText>
        </w:r>
        <w:r w:rsidRPr="002F2105" w:rsidDel="00F71C51">
          <w:rPr>
            <w:rFonts w:eastAsia="DFKai-SB"/>
            <w:color w:val="000000" w:themeColor="text1"/>
            <w:highlight w:val="cyan"/>
          </w:rPr>
          <w:delText>小時</w:delText>
        </w:r>
        <w:r w:rsidRPr="002F2105" w:rsidDel="00F71C51">
          <w:rPr>
            <w:rFonts w:eastAsia="DFKai-SB"/>
            <w:color w:val="000000" w:themeColor="text1"/>
            <w:highlight w:val="cyan"/>
          </w:rPr>
          <w:delText>)</w:delText>
        </w:r>
      </w:del>
      <w:ins w:id="47" w:author="YULING" w:date="2023-08-28T08:55:00Z">
        <w:r w:rsidRPr="002F2105">
          <w:rPr>
            <w:rFonts w:eastAsia="DFKai-SB"/>
            <w:color w:val="000000" w:themeColor="text1"/>
            <w:highlight w:val="cyan"/>
          </w:rPr>
          <w:t xml:space="preserve">30 </w:t>
        </w:r>
        <w:r w:rsidRPr="002F2105">
          <w:rPr>
            <w:rFonts w:eastAsia="DFKai-SB" w:hint="eastAsia"/>
            <w:color w:val="000000" w:themeColor="text1"/>
            <w:highlight w:val="cyan"/>
          </w:rPr>
          <w:t>分鐘</w:t>
        </w:r>
      </w:ins>
      <w:r w:rsidRPr="002F2105">
        <w:rPr>
          <w:rFonts w:eastAsia="DFKai-SB"/>
          <w:color w:val="000000" w:themeColor="text1"/>
          <w:highlight w:val="cyan"/>
        </w:rPr>
        <w:t>與聊天機器人進行互動</w:t>
      </w:r>
      <w:del w:id="48" w:author="YULING" w:date="2023-08-28T08:55:00Z">
        <w:r w:rsidRPr="002F2105" w:rsidDel="00F71C51">
          <w:rPr>
            <w:rFonts w:eastAsia="DFKai-SB"/>
            <w:color w:val="000000" w:themeColor="text1"/>
            <w:highlight w:val="cyan"/>
          </w:rPr>
          <w:delText>，但內容不涉及任何行為介入方案之內容</w:delText>
        </w:r>
      </w:del>
      <w:r w:rsidRPr="002F2105">
        <w:rPr>
          <w:rFonts w:eastAsia="DFKai-SB"/>
          <w:color w:val="000000" w:themeColor="text1"/>
          <w:highlight w:val="cyan"/>
        </w:rPr>
        <w:t>。</w:t>
      </w:r>
      <w:del w:id="49" w:author="YULING" w:date="2023-08-28T08:55:00Z">
        <w:r w:rsidRPr="002F2105" w:rsidDel="00F71C51">
          <w:rPr>
            <w:rFonts w:eastAsia="DFKai-SB"/>
            <w:color w:val="000000" w:themeColor="text1"/>
            <w:highlight w:val="cyan"/>
          </w:rPr>
          <w:delText>四</w:delText>
        </w:r>
      </w:del>
      <w:ins w:id="50" w:author="YULING" w:date="2023-08-28T08:55:00Z">
        <w:r w:rsidRPr="002F2105">
          <w:rPr>
            <w:rFonts w:eastAsia="DFKai-SB" w:hint="eastAsia"/>
            <w:color w:val="000000" w:themeColor="text1"/>
            <w:highlight w:val="cyan"/>
          </w:rPr>
          <w:t>六</w:t>
        </w:r>
      </w:ins>
      <w:r w:rsidRPr="002F2105">
        <w:rPr>
          <w:rFonts w:eastAsia="DFKai-SB"/>
          <w:color w:val="000000" w:themeColor="text1"/>
          <w:highlight w:val="cyan"/>
        </w:rPr>
        <w:t>週內，計畫執行人員將會固定時間對所有參與者進行簡短電話訪問，回應參與者的任何問題，確保實驗進行順利。另於試驗開始前</w:t>
      </w:r>
      <w:r w:rsidRPr="002F2105">
        <w:rPr>
          <w:rFonts w:eastAsia="DFKai-SB"/>
          <w:color w:val="000000" w:themeColor="text1"/>
          <w:highlight w:val="cyan"/>
        </w:rPr>
        <w:t>(</w:t>
      </w:r>
      <w:r w:rsidRPr="002F2105">
        <w:rPr>
          <w:rFonts w:eastAsia="DFKai-SB"/>
          <w:color w:val="000000" w:themeColor="text1"/>
          <w:highlight w:val="cyan"/>
        </w:rPr>
        <w:t>第</w:t>
      </w:r>
      <w:r w:rsidRPr="002F2105">
        <w:rPr>
          <w:rFonts w:eastAsia="DFKai-SB"/>
          <w:color w:val="000000" w:themeColor="text1"/>
          <w:highlight w:val="cyan"/>
        </w:rPr>
        <w:t>0</w:t>
      </w:r>
      <w:r w:rsidRPr="002F2105">
        <w:rPr>
          <w:rFonts w:eastAsia="DFKai-SB"/>
          <w:color w:val="000000" w:themeColor="text1"/>
          <w:highlight w:val="cyan"/>
        </w:rPr>
        <w:t>週，參與介入方案前</w:t>
      </w:r>
      <w:r w:rsidRPr="002F2105">
        <w:rPr>
          <w:rFonts w:eastAsia="DFKai-SB"/>
          <w:color w:val="000000" w:themeColor="text1"/>
          <w:highlight w:val="cyan"/>
        </w:rPr>
        <w:t>10</w:t>
      </w:r>
      <w:r w:rsidRPr="002F2105">
        <w:rPr>
          <w:rFonts w:eastAsia="DFKai-SB"/>
          <w:color w:val="000000" w:themeColor="text1"/>
          <w:highlight w:val="cyan"/>
        </w:rPr>
        <w:t>天內</w:t>
      </w:r>
      <w:r w:rsidRPr="002F2105">
        <w:rPr>
          <w:rFonts w:eastAsia="DFKai-SB"/>
          <w:color w:val="000000" w:themeColor="text1"/>
          <w:highlight w:val="cyan"/>
        </w:rPr>
        <w:t>)</w:t>
      </w:r>
      <w:ins w:id="51" w:author="YULING" w:date="2023-08-28T08:56:00Z">
        <w:r w:rsidRPr="002F2105">
          <w:rPr>
            <w:rFonts w:eastAsia="DFKai-SB" w:hint="eastAsia"/>
            <w:color w:val="000000" w:themeColor="text1"/>
            <w:highlight w:val="cyan"/>
          </w:rPr>
          <w:t>，試驗過程中</w:t>
        </w:r>
        <w:r w:rsidRPr="002F2105">
          <w:rPr>
            <w:rFonts w:eastAsia="DFKai-SB" w:hint="eastAsia"/>
            <w:color w:val="000000" w:themeColor="text1"/>
            <w:highlight w:val="cyan"/>
          </w:rPr>
          <w:t>(</w:t>
        </w:r>
      </w:ins>
      <w:ins w:id="52" w:author="YULING" w:date="2023-08-28T08:57:00Z">
        <w:r w:rsidRPr="002F2105">
          <w:rPr>
            <w:rFonts w:eastAsia="DFKai-SB" w:hint="eastAsia"/>
            <w:color w:val="000000" w:themeColor="text1"/>
            <w:highlight w:val="cyan"/>
          </w:rPr>
          <w:t>介入</w:t>
        </w:r>
      </w:ins>
      <w:ins w:id="53" w:author="YULING" w:date="2023-08-28T08:56:00Z">
        <w:r w:rsidRPr="002F2105">
          <w:rPr>
            <w:rFonts w:eastAsia="DFKai-SB" w:hint="eastAsia"/>
            <w:color w:val="000000" w:themeColor="text1"/>
            <w:highlight w:val="cyan"/>
          </w:rPr>
          <w:t>第</w:t>
        </w:r>
        <w:r w:rsidRPr="002F2105">
          <w:rPr>
            <w:rFonts w:eastAsia="DFKai-SB" w:hint="eastAsia"/>
            <w:color w:val="000000" w:themeColor="text1"/>
            <w:highlight w:val="cyan"/>
          </w:rPr>
          <w:t>3</w:t>
        </w:r>
        <w:r w:rsidRPr="002F2105">
          <w:rPr>
            <w:rFonts w:eastAsia="DFKai-SB" w:hint="eastAsia"/>
            <w:color w:val="000000" w:themeColor="text1"/>
            <w:highlight w:val="cyan"/>
          </w:rPr>
          <w:t>週</w:t>
        </w:r>
      </w:ins>
      <w:ins w:id="54" w:author="YULING" w:date="2023-08-28T08:57:00Z">
        <w:r w:rsidRPr="002F2105">
          <w:rPr>
            <w:rFonts w:eastAsia="DFKai-SB" w:hint="eastAsia"/>
            <w:color w:val="000000" w:themeColor="text1"/>
            <w:highlight w:val="cyan"/>
          </w:rPr>
          <w:t>結束</w:t>
        </w:r>
      </w:ins>
      <w:ins w:id="55" w:author="YULING" w:date="2023-08-28T08:58:00Z">
        <w:r w:rsidRPr="002F2105">
          <w:rPr>
            <w:rFonts w:eastAsia="DFKai-SB" w:hint="eastAsia"/>
            <w:color w:val="000000" w:themeColor="text1"/>
            <w:highlight w:val="cyan"/>
          </w:rPr>
          <w:t>後</w:t>
        </w:r>
      </w:ins>
      <w:ins w:id="56" w:author="YULING" w:date="2023-08-28T08:56:00Z">
        <w:r w:rsidRPr="002F2105">
          <w:rPr>
            <w:rFonts w:eastAsia="DFKai-SB" w:hint="eastAsia"/>
            <w:color w:val="000000" w:themeColor="text1"/>
            <w:highlight w:val="cyan"/>
          </w:rPr>
          <w:t>)</w:t>
        </w:r>
        <w:r w:rsidRPr="002F2105">
          <w:rPr>
            <w:rFonts w:eastAsia="DFKai-SB" w:hint="eastAsia"/>
            <w:color w:val="000000" w:themeColor="text1"/>
            <w:highlight w:val="cyan"/>
          </w:rPr>
          <w:t>，</w:t>
        </w:r>
      </w:ins>
      <w:r w:rsidRPr="002F2105">
        <w:rPr>
          <w:rFonts w:eastAsia="DFKai-SB"/>
          <w:color w:val="000000" w:themeColor="text1"/>
          <w:highlight w:val="cyan"/>
        </w:rPr>
        <w:t>與試驗結束後</w:t>
      </w:r>
      <w:r w:rsidRPr="002F2105">
        <w:rPr>
          <w:rFonts w:eastAsia="DFKai-SB"/>
          <w:color w:val="000000" w:themeColor="text1"/>
          <w:highlight w:val="cyan"/>
        </w:rPr>
        <w:t>(</w:t>
      </w:r>
      <w:r w:rsidRPr="002F2105">
        <w:rPr>
          <w:rFonts w:eastAsia="DFKai-SB"/>
          <w:color w:val="000000" w:themeColor="text1"/>
          <w:highlight w:val="cyan"/>
        </w:rPr>
        <w:t>第</w:t>
      </w:r>
      <w:ins w:id="57" w:author="YULING" w:date="2023-08-28T08:56:00Z">
        <w:r w:rsidRPr="002F2105">
          <w:rPr>
            <w:rFonts w:eastAsia="DFKai-SB"/>
            <w:color w:val="000000" w:themeColor="text1"/>
            <w:highlight w:val="cyan"/>
          </w:rPr>
          <w:t>6</w:t>
        </w:r>
      </w:ins>
      <w:del w:id="58" w:author="YULING" w:date="2023-08-28T08:56:00Z">
        <w:r w:rsidRPr="002F2105" w:rsidDel="00F71C51">
          <w:rPr>
            <w:rFonts w:eastAsia="DFKai-SB"/>
            <w:color w:val="000000" w:themeColor="text1"/>
            <w:highlight w:val="cyan"/>
          </w:rPr>
          <w:delText>4</w:delText>
        </w:r>
      </w:del>
      <w:r w:rsidRPr="002F2105">
        <w:rPr>
          <w:rFonts w:eastAsia="DFKai-SB"/>
          <w:color w:val="000000" w:themeColor="text1"/>
          <w:highlight w:val="cyan"/>
        </w:rPr>
        <w:t>週方案結束後</w:t>
      </w:r>
      <w:r w:rsidRPr="002F2105">
        <w:rPr>
          <w:rFonts w:eastAsia="DFKai-SB"/>
          <w:color w:val="000000" w:themeColor="text1"/>
          <w:highlight w:val="cyan"/>
        </w:rPr>
        <w:t>10</w:t>
      </w:r>
      <w:r w:rsidRPr="002F2105">
        <w:rPr>
          <w:rFonts w:eastAsia="DFKai-SB"/>
          <w:color w:val="000000" w:themeColor="text1"/>
          <w:highlight w:val="cyan"/>
        </w:rPr>
        <w:t>天內</w:t>
      </w:r>
      <w:r w:rsidRPr="002F2105">
        <w:rPr>
          <w:rFonts w:eastAsia="DFKai-SB"/>
          <w:color w:val="000000" w:themeColor="text1"/>
          <w:highlight w:val="cyan"/>
        </w:rPr>
        <w:t>)</w:t>
      </w:r>
      <w:r w:rsidRPr="002F2105">
        <w:rPr>
          <w:rFonts w:eastAsia="DFKai-SB"/>
          <w:color w:val="000000" w:themeColor="text1"/>
          <w:highlight w:val="cyan"/>
        </w:rPr>
        <w:t>，參與者需到台灣大學實驗室進行簡短紙筆心智功能測試與相關問卷填答，內容包括測量記憶功能，語言理解能力，情緒狀態</w:t>
      </w:r>
      <w:r w:rsidRPr="002F2105">
        <w:rPr>
          <w:rFonts w:eastAsia="DFKai-SB"/>
          <w:color w:val="000000" w:themeColor="text1"/>
          <w:highlight w:val="cyan"/>
        </w:rPr>
        <w:t>(</w:t>
      </w:r>
      <w:r w:rsidRPr="002F2105">
        <w:rPr>
          <w:rFonts w:eastAsia="DFKai-SB"/>
          <w:color w:val="000000" w:themeColor="text1"/>
          <w:highlight w:val="cyan"/>
        </w:rPr>
        <w:t>例如</w:t>
      </w:r>
      <w:ins w:id="59" w:author="YULING" w:date="2023-08-28T08:56:00Z">
        <w:r w:rsidRPr="002F2105">
          <w:rPr>
            <w:rFonts w:eastAsia="DFKai-SB" w:hint="eastAsia"/>
            <w:color w:val="000000" w:themeColor="text1"/>
            <w:highlight w:val="cyan"/>
          </w:rPr>
          <w:t>正向與負向</w:t>
        </w:r>
      </w:ins>
      <w:del w:id="60" w:author="YULING" w:date="2023-08-28T08:56:00Z">
        <w:r w:rsidRPr="002F2105" w:rsidDel="00F71C51">
          <w:rPr>
            <w:rFonts w:eastAsia="DFKai-SB"/>
            <w:color w:val="000000" w:themeColor="text1"/>
            <w:highlight w:val="cyan"/>
          </w:rPr>
          <w:delText>憂鬱與焦慮</w:delText>
        </w:r>
      </w:del>
      <w:ins w:id="61" w:author="YULING" w:date="2023-08-28T08:56:00Z">
        <w:r w:rsidRPr="002F2105">
          <w:rPr>
            <w:rFonts w:eastAsia="DFKai-SB" w:hint="eastAsia"/>
            <w:color w:val="000000" w:themeColor="text1"/>
            <w:highlight w:val="cyan"/>
          </w:rPr>
          <w:t>情緒</w:t>
        </w:r>
      </w:ins>
      <w:del w:id="62" w:author="YULING" w:date="2023-08-28T08:56:00Z">
        <w:r w:rsidRPr="002F2105" w:rsidDel="00F71C51">
          <w:rPr>
            <w:rFonts w:eastAsia="DFKai-SB"/>
            <w:color w:val="000000" w:themeColor="text1"/>
            <w:highlight w:val="cyan"/>
          </w:rPr>
          <w:delText>等</w:delText>
        </w:r>
      </w:del>
      <w:r w:rsidRPr="002F2105">
        <w:rPr>
          <w:rFonts w:eastAsia="DFKai-SB"/>
          <w:color w:val="000000" w:themeColor="text1"/>
          <w:highlight w:val="cyan"/>
        </w:rPr>
        <w:t>)</w:t>
      </w:r>
      <w:r w:rsidRPr="002F2105">
        <w:rPr>
          <w:rFonts w:eastAsia="DFKai-SB"/>
          <w:color w:val="000000" w:themeColor="text1"/>
          <w:highlight w:val="cyan"/>
        </w:rPr>
        <w:t>，</w:t>
      </w:r>
      <w:del w:id="63" w:author="YULING" w:date="2023-08-28T08:57:00Z">
        <w:r w:rsidRPr="002F2105" w:rsidDel="00F71C51">
          <w:rPr>
            <w:rFonts w:eastAsia="DFKai-SB"/>
            <w:color w:val="000000" w:themeColor="text1"/>
            <w:highlight w:val="cyan"/>
          </w:rPr>
          <w:delText>日常活動量等資料，</w:delText>
        </w:r>
      </w:del>
      <w:r w:rsidRPr="002F2105">
        <w:rPr>
          <w:rFonts w:eastAsia="DFKai-SB"/>
          <w:color w:val="000000" w:themeColor="text1"/>
          <w:highlight w:val="cyan"/>
        </w:rPr>
        <w:t>此計畫亦會對參與者與其家屬進行詳細的訪談，收集參與者之疾病史</w:t>
      </w:r>
      <w:r w:rsidRPr="002F2105">
        <w:rPr>
          <w:rFonts w:eastAsia="DFKai-SB"/>
          <w:color w:val="000000" w:themeColor="text1"/>
          <w:highlight w:val="cyan"/>
        </w:rPr>
        <w:t>(</w:t>
      </w:r>
      <w:r w:rsidRPr="002F2105">
        <w:rPr>
          <w:rFonts w:eastAsia="DFKai-SB"/>
          <w:color w:val="000000" w:themeColor="text1"/>
          <w:highlight w:val="cyan"/>
        </w:rPr>
        <w:t>例如各種慢性病</w:t>
      </w:r>
      <w:r w:rsidRPr="002F2105">
        <w:rPr>
          <w:rFonts w:eastAsia="DFKai-SB"/>
          <w:color w:val="000000" w:themeColor="text1"/>
          <w:highlight w:val="cyan"/>
        </w:rPr>
        <w:t>)</w:t>
      </w:r>
      <w:r w:rsidRPr="002F2105">
        <w:rPr>
          <w:rFonts w:eastAsia="DFKai-SB"/>
          <w:color w:val="000000" w:themeColor="text1"/>
          <w:highlight w:val="cyan"/>
        </w:rPr>
        <w:t>，家族史</w:t>
      </w:r>
      <w:r w:rsidRPr="002F2105">
        <w:rPr>
          <w:rFonts w:eastAsia="DFKai-SB"/>
          <w:color w:val="000000" w:themeColor="text1"/>
          <w:highlight w:val="cyan"/>
        </w:rPr>
        <w:t>(</w:t>
      </w:r>
      <w:r w:rsidRPr="002F2105">
        <w:rPr>
          <w:rFonts w:eastAsia="DFKai-SB"/>
          <w:color w:val="000000" w:themeColor="text1"/>
          <w:highlight w:val="cyan"/>
        </w:rPr>
        <w:t>例如是否有家屬曾被診斷為失智症</w:t>
      </w:r>
      <w:r w:rsidRPr="002F2105">
        <w:rPr>
          <w:rFonts w:eastAsia="DFKai-SB"/>
          <w:color w:val="000000" w:themeColor="text1"/>
          <w:highlight w:val="cyan"/>
        </w:rPr>
        <w:t>)</w:t>
      </w:r>
      <w:r w:rsidRPr="002F2105">
        <w:rPr>
          <w:rFonts w:eastAsia="DFKai-SB"/>
          <w:color w:val="000000" w:themeColor="text1"/>
          <w:highlight w:val="cyan"/>
        </w:rPr>
        <w:t>，日常生活功能，生活品質，</w:t>
      </w:r>
      <w:del w:id="64" w:author="YULING" w:date="2023-08-28T08:57:00Z">
        <w:r w:rsidRPr="002F2105" w:rsidDel="00F71C51">
          <w:rPr>
            <w:rFonts w:eastAsia="DFKai-SB"/>
            <w:color w:val="000000" w:themeColor="text1"/>
            <w:highlight w:val="cyan"/>
          </w:rPr>
          <w:delText>睡眠狀態</w:delText>
        </w:r>
      </w:del>
      <w:r w:rsidRPr="002F2105">
        <w:rPr>
          <w:rFonts w:eastAsia="DFKai-SB"/>
          <w:color w:val="000000" w:themeColor="text1"/>
          <w:highlight w:val="cyan"/>
        </w:rPr>
        <w:t>與日常活動量等資料，所得資料將會進行前測與後測差異之統計檢驗以評估成效。</w:t>
      </w:r>
      <w:commentRangeEnd w:id="31"/>
      <w:r w:rsidRPr="002F2105">
        <w:rPr>
          <w:rFonts w:eastAsia="DFKai-SB"/>
          <w:color w:val="000000" w:themeColor="text1"/>
          <w:highlight w:val="cyan"/>
        </w:rPr>
        <w:commentReference w:id="31"/>
      </w:r>
    </w:p>
    <w:p w14:paraId="5719198F" w14:textId="549C1376" w:rsidR="003D12DF" w:rsidRPr="002F2105" w:rsidRDefault="003D12DF" w:rsidP="003D12DF">
      <w:pPr>
        <w:pStyle w:val="ListParagraph"/>
        <w:numPr>
          <w:ilvl w:val="0"/>
          <w:numId w:val="64"/>
        </w:numPr>
        <w:ind w:leftChars="0" w:firstLine="543"/>
        <w:rPr>
          <w:rFonts w:eastAsia="DFKai-SB"/>
          <w:color w:val="000000" w:themeColor="text1"/>
          <w:u w:val="single"/>
        </w:rPr>
      </w:pPr>
      <w:r w:rsidRPr="002F2105">
        <w:rPr>
          <w:rFonts w:eastAsia="DFKai-SB"/>
          <w:color w:val="000000" w:themeColor="text1"/>
        </w:rPr>
        <w:t>與長照單位或醫療院所</w:t>
      </w:r>
      <w:r w:rsidRPr="002F2105">
        <w:rPr>
          <w:rFonts w:eastAsia="DFKai-SB" w:hint="eastAsia"/>
          <w:color w:val="000000" w:themeColor="text1"/>
        </w:rPr>
        <w:t>持續合</w:t>
      </w:r>
      <w:r w:rsidRPr="002F2105">
        <w:rPr>
          <w:rFonts w:eastAsia="DFKai-SB"/>
          <w:color w:val="000000" w:themeColor="text1"/>
        </w:rPr>
        <w:t>作</w:t>
      </w:r>
      <w:r w:rsidRPr="002F2105">
        <w:rPr>
          <w:rFonts w:eastAsia="DFKai-SB"/>
          <w:color w:val="000000" w:themeColor="text1"/>
        </w:rPr>
        <w:t xml:space="preserve"> </w:t>
      </w:r>
    </w:p>
    <w:p w14:paraId="78F65F7C" w14:textId="77777777" w:rsidR="003D12DF" w:rsidRPr="002F2105" w:rsidRDefault="003D12DF" w:rsidP="00325620">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在計畫的第四年下半年，我們將著重於進一步強化</w:t>
      </w:r>
      <w:r w:rsidRPr="002F2105">
        <w:rPr>
          <w:rFonts w:eastAsia="DFKai-SB"/>
          <w:color w:val="000000" w:themeColor="text1"/>
        </w:rPr>
        <w:t>CHARM</w:t>
      </w:r>
      <w:r w:rsidRPr="002F2105">
        <w:rPr>
          <w:rFonts w:eastAsia="DFKai-SB" w:hint="eastAsia"/>
          <w:color w:val="000000" w:themeColor="text1"/>
        </w:rPr>
        <w:t>系統的效能，透過多用戶、多區塊的聯合學習來達到這一目標。這項策略旨在透過整合來自多個使用者和區塊的數據，進一步優化我們的人工智慧模型和互動系統。這種方法將允許我們從多個角度獲得更全面的資訊，進而精進系統的預測、決策和回饋能力。</w:t>
      </w:r>
    </w:p>
    <w:p w14:paraId="1EB9FE67" w14:textId="5CAC30A3" w:rsidR="003D12DF" w:rsidRPr="002F2105" w:rsidRDefault="003D12DF" w:rsidP="00325620">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此外，我們計畫進一步深化與長照單位或醫療院所的合作。這種深入的合作將有助於我們更好地理解系統在實際照護環境中的應用情境和挑戰。透過與實際使用者和醫療專業人員的密切合作，我們可以更準確地調整和改進系統，使其更有效地滿足患者需求，提供更具體、個人化的支援和建議，從而為醫療</w:t>
      </w:r>
      <w:r w:rsidR="00663F0D" w:rsidRPr="002F2105">
        <w:rPr>
          <w:rFonts w:eastAsia="DFKai-SB" w:hint="eastAsia"/>
          <w:color w:val="000000" w:themeColor="text1"/>
        </w:rPr>
        <w:t>照護</w:t>
      </w:r>
      <w:r w:rsidRPr="002F2105">
        <w:rPr>
          <w:rFonts w:eastAsia="DFKai-SB" w:hint="eastAsia"/>
          <w:color w:val="000000" w:themeColor="text1"/>
        </w:rPr>
        <w:t>領域帶來實質性的創新和改進。我們將專注於以下幾個主要目標：</w:t>
      </w:r>
      <w:r w:rsidRPr="002F2105">
        <w:rPr>
          <w:rFonts w:eastAsia="DFKai-SB"/>
          <w:color w:val="000000" w:themeColor="text1"/>
        </w:rPr>
        <w:t xml:space="preserve">1) </w:t>
      </w:r>
      <w:r w:rsidRPr="002F2105">
        <w:rPr>
          <w:rFonts w:eastAsia="DFKai-SB" w:hint="eastAsia"/>
          <w:color w:val="000000" w:themeColor="text1"/>
        </w:rPr>
        <w:t>多用戶、多區塊聯</w:t>
      </w:r>
      <w:r w:rsidRPr="002F2105">
        <w:rPr>
          <w:rFonts w:eastAsia="DFKai-SB" w:hint="eastAsia"/>
          <w:color w:val="000000" w:themeColor="text1"/>
        </w:rPr>
        <w:lastRenderedPageBreak/>
        <w:t>合學習的技術優化：我們將持續改進多用戶、多區塊聯合學習的技術，以最大程度地提高數據共享的效益，同時確保使用者隱私和數據安全。</w:t>
      </w:r>
      <w:r w:rsidRPr="002F2105">
        <w:rPr>
          <w:rFonts w:eastAsia="DFKai-SB"/>
          <w:color w:val="000000" w:themeColor="text1"/>
        </w:rPr>
        <w:t xml:space="preserve">2) </w:t>
      </w:r>
      <w:r w:rsidRPr="002F2105">
        <w:rPr>
          <w:rFonts w:eastAsia="DFKai-SB" w:hint="eastAsia"/>
          <w:color w:val="000000" w:themeColor="text1"/>
        </w:rPr>
        <w:t>模型效能提升：透過整合多源數據進行訓練，我們將致力於提升</w:t>
      </w:r>
      <w:r w:rsidRPr="002F2105">
        <w:rPr>
          <w:rFonts w:eastAsia="DFKai-SB"/>
          <w:color w:val="000000" w:themeColor="text1"/>
        </w:rPr>
        <w:t>CHARM</w:t>
      </w:r>
      <w:r w:rsidRPr="002F2105">
        <w:rPr>
          <w:rFonts w:eastAsia="DFKai-SB" w:hint="eastAsia"/>
          <w:color w:val="000000" w:themeColor="text1"/>
        </w:rPr>
        <w:t>系統的模型效能，使其更能準確預測患者狀態和需求。</w:t>
      </w:r>
      <w:r w:rsidRPr="002F2105">
        <w:rPr>
          <w:rFonts w:eastAsia="DFKai-SB"/>
          <w:color w:val="000000" w:themeColor="text1"/>
        </w:rPr>
        <w:t xml:space="preserve">3) </w:t>
      </w:r>
      <w:r w:rsidRPr="002F2105">
        <w:rPr>
          <w:rFonts w:eastAsia="DFKai-SB" w:hint="eastAsia"/>
          <w:color w:val="000000" w:themeColor="text1"/>
        </w:rPr>
        <w:t>與醫療機構的合作加強：我們將與長照單位或醫療院所緊密協作，進行系統在實際醫療場景中的測試和優化。透過持續的反饋和合作，我們將確保系統能夠更有效地融入實際醫療流程。</w:t>
      </w:r>
      <w:r w:rsidRPr="002F2105">
        <w:rPr>
          <w:rFonts w:eastAsia="DFKai-SB"/>
          <w:color w:val="000000" w:themeColor="text1"/>
        </w:rPr>
        <w:t xml:space="preserve">4) </w:t>
      </w:r>
      <w:r w:rsidRPr="002F2105">
        <w:rPr>
          <w:rFonts w:eastAsia="DFKai-SB" w:hint="eastAsia"/>
          <w:color w:val="000000" w:themeColor="text1"/>
        </w:rPr>
        <w:t>個人化照護改進：基於更豐富的數據和深入的合作，我們將朝向更個人化的照護和建議提供方向努力，以確保每位高齡長者都能夠得到最適切、有效的支援。</w:t>
      </w:r>
    </w:p>
    <w:p w14:paraId="55DA3D0D" w14:textId="77777777" w:rsidR="003D12DF" w:rsidRPr="002F2105" w:rsidRDefault="003D12DF" w:rsidP="00325620">
      <w:pPr>
        <w:pStyle w:val="ListParagraph"/>
        <w:ind w:leftChars="0" w:left="0"/>
        <w:jc w:val="both"/>
        <w:rPr>
          <w:rFonts w:eastAsia="DFKai-SB"/>
          <w:color w:val="000000" w:themeColor="text1"/>
        </w:rPr>
      </w:pPr>
    </w:p>
    <w:p w14:paraId="151AB0C1" w14:textId="77777777" w:rsidR="003D12DF" w:rsidRPr="002F2105" w:rsidRDefault="003D12DF" w:rsidP="003D12DF">
      <w:pPr>
        <w:pStyle w:val="ListParagraph"/>
        <w:spacing w:line="400" w:lineRule="exact"/>
        <w:ind w:leftChars="0" w:left="1918"/>
        <w:rPr>
          <w:rFonts w:eastAsia="DFKai-SB"/>
          <w:color w:val="000000" w:themeColor="text1"/>
          <w:highlight w:val="green"/>
        </w:rPr>
      </w:pPr>
    </w:p>
    <w:p w14:paraId="16566149" w14:textId="77777777" w:rsidR="00837D30" w:rsidRPr="002F2105" w:rsidRDefault="006C5F1D" w:rsidP="009D7779">
      <w:pPr>
        <w:pStyle w:val="ListParagraph"/>
        <w:numPr>
          <w:ilvl w:val="3"/>
          <w:numId w:val="35"/>
        </w:numPr>
        <w:spacing w:line="400" w:lineRule="exact"/>
        <w:ind w:leftChars="0" w:left="1918" w:hanging="364"/>
        <w:rPr>
          <w:rFonts w:eastAsia="DFKai-SB"/>
          <w:color w:val="000000" w:themeColor="text1"/>
          <w:highlight w:val="green"/>
        </w:rPr>
      </w:pPr>
      <w:r w:rsidRPr="002F2105">
        <w:rPr>
          <w:rFonts w:eastAsia="DFKai-SB" w:hint="eastAsia"/>
          <w:color w:val="000000" w:themeColor="text1"/>
          <w:highlight w:val="green"/>
        </w:rPr>
        <w:t>促進與國際</w:t>
      </w:r>
      <w:r w:rsidR="003B7FBB" w:rsidRPr="002F2105">
        <w:rPr>
          <w:rFonts w:eastAsia="DFKai-SB" w:hint="eastAsia"/>
          <w:color w:val="000000" w:themeColor="text1"/>
          <w:highlight w:val="green"/>
        </w:rPr>
        <w:t>重要</w:t>
      </w:r>
      <w:r w:rsidRPr="002F2105">
        <w:rPr>
          <w:rFonts w:eastAsia="DFKai-SB" w:hint="eastAsia"/>
          <w:color w:val="000000" w:themeColor="text1"/>
          <w:highlight w:val="green"/>
        </w:rPr>
        <w:t>機構</w:t>
      </w:r>
      <w:r w:rsidR="008E0F68" w:rsidRPr="002F2105">
        <w:rPr>
          <w:rFonts w:eastAsia="DFKai-SB" w:hint="eastAsia"/>
          <w:color w:val="000000" w:themeColor="text1"/>
          <w:highlight w:val="green"/>
        </w:rPr>
        <w:t>交流或合作，</w:t>
      </w:r>
      <w:r w:rsidR="00DB49B1" w:rsidRPr="002F2105">
        <w:rPr>
          <w:rFonts w:eastAsia="DFKai-SB" w:hint="eastAsia"/>
          <w:color w:val="000000" w:themeColor="text1"/>
          <w:highlight w:val="green"/>
        </w:rPr>
        <w:t>並就科研、人才等面向，</w:t>
      </w:r>
      <w:r w:rsidR="00761E8D" w:rsidRPr="002F2105">
        <w:rPr>
          <w:rFonts w:eastAsia="DFKai-SB" w:hint="eastAsia"/>
          <w:color w:val="000000" w:themeColor="text1"/>
          <w:highlight w:val="green"/>
        </w:rPr>
        <w:t>具體說明預期達成的效益或實質貢獻</w:t>
      </w:r>
      <w:r w:rsidRPr="002F2105">
        <w:rPr>
          <w:rFonts w:eastAsia="DFKai-SB" w:hint="eastAsia"/>
          <w:color w:val="000000" w:themeColor="text1"/>
          <w:highlight w:val="green"/>
        </w:rPr>
        <w:t>、或提升國際影響力</w:t>
      </w:r>
      <w:r w:rsidRPr="002F2105">
        <w:rPr>
          <w:rFonts w:eastAsia="DFKai-SB"/>
          <w:color w:val="000000" w:themeColor="text1"/>
          <w:highlight w:val="green"/>
        </w:rPr>
        <w:t>(</w:t>
      </w:r>
      <w:r w:rsidRPr="002F2105">
        <w:rPr>
          <w:rFonts w:eastAsia="DFKai-SB" w:hint="eastAsia"/>
          <w:color w:val="000000" w:themeColor="text1"/>
          <w:highlight w:val="green"/>
        </w:rPr>
        <w:t>如擔任國際重要機構</w:t>
      </w:r>
      <w:r w:rsidRPr="002F2105">
        <w:rPr>
          <w:rFonts w:eastAsia="DFKai-SB"/>
          <w:color w:val="000000" w:themeColor="text1"/>
          <w:highlight w:val="green"/>
        </w:rPr>
        <w:t>/</w:t>
      </w:r>
      <w:r w:rsidRPr="002F2105">
        <w:rPr>
          <w:rFonts w:eastAsia="DFKai-SB" w:hint="eastAsia"/>
          <w:color w:val="000000" w:themeColor="text1"/>
          <w:highlight w:val="green"/>
        </w:rPr>
        <w:t>組織之要職</w:t>
      </w:r>
      <w:r w:rsidRPr="002F2105">
        <w:rPr>
          <w:rFonts w:eastAsia="DFKai-SB"/>
          <w:color w:val="000000" w:themeColor="text1"/>
          <w:highlight w:val="green"/>
        </w:rPr>
        <w:t>)</w:t>
      </w:r>
      <w:r w:rsidR="00837D30" w:rsidRPr="002F2105">
        <w:rPr>
          <w:rFonts w:eastAsia="DFKai-SB" w:hint="eastAsia"/>
          <w:color w:val="000000" w:themeColor="text1"/>
          <w:highlight w:val="green"/>
        </w:rPr>
        <w:t>。</w:t>
      </w:r>
    </w:p>
    <w:p w14:paraId="0ADED83B" w14:textId="77777777" w:rsidR="00604F99" w:rsidRPr="002F2105" w:rsidRDefault="00604F99" w:rsidP="007C0BBF">
      <w:pPr>
        <w:pStyle w:val="ListParagraph"/>
        <w:tabs>
          <w:tab w:val="left" w:pos="1985"/>
        </w:tabs>
        <w:spacing w:line="400" w:lineRule="exact"/>
        <w:ind w:leftChars="0" w:left="0"/>
        <w:rPr>
          <w:rFonts w:eastAsia="DFKai-SB"/>
          <w:color w:val="000000" w:themeColor="text1"/>
          <w:highlight w:val="green"/>
        </w:rPr>
      </w:pPr>
    </w:p>
    <w:p w14:paraId="221A1771" w14:textId="77777777" w:rsidR="00A17FCA" w:rsidRPr="002F2105" w:rsidRDefault="00723EC4" w:rsidP="00DE5717">
      <w:pPr>
        <w:pStyle w:val="ListParagraph"/>
        <w:numPr>
          <w:ilvl w:val="0"/>
          <w:numId w:val="42"/>
        </w:numPr>
        <w:spacing w:line="400" w:lineRule="exact"/>
        <w:ind w:leftChars="0" w:left="1418" w:hanging="403"/>
        <w:rPr>
          <w:rFonts w:eastAsia="DFKai-SB"/>
          <w:color w:val="000000" w:themeColor="text1"/>
          <w:highlight w:val="green"/>
        </w:rPr>
      </w:pPr>
      <w:r w:rsidRPr="002F2105">
        <w:rPr>
          <w:rFonts w:eastAsia="DFKai-SB" w:hint="eastAsia"/>
          <w:b/>
          <w:color w:val="000000" w:themeColor="text1"/>
          <w:highlight w:val="green"/>
          <w:u w:val="single"/>
        </w:rPr>
        <w:t>實際場域驗證</w:t>
      </w:r>
      <w:r w:rsidRPr="002F2105">
        <w:rPr>
          <w:rFonts w:eastAsia="DFKai-SB" w:hint="eastAsia"/>
          <w:color w:val="000000" w:themeColor="text1"/>
          <w:highlight w:val="green"/>
        </w:rPr>
        <w:t>：</w:t>
      </w:r>
      <w:r w:rsidR="00FF5C3A" w:rsidRPr="002F2105">
        <w:rPr>
          <w:rFonts w:eastAsia="DFKai-SB"/>
          <w:color w:val="000000" w:themeColor="text1"/>
          <w:highlight w:val="green"/>
        </w:rPr>
        <w:t>(</w:t>
      </w:r>
      <w:r w:rsidR="00FF5C3A" w:rsidRPr="002F2105">
        <w:rPr>
          <w:rFonts w:eastAsia="DFKai-SB" w:hint="eastAsia"/>
          <w:color w:val="000000" w:themeColor="text1"/>
          <w:highlight w:val="green"/>
        </w:rPr>
        <w:t>核心技術攻堅計畫如無，可不用填寫</w:t>
      </w:r>
      <w:r w:rsidR="00FF5C3A" w:rsidRPr="002F2105">
        <w:rPr>
          <w:rFonts w:eastAsia="DFKai-SB"/>
          <w:color w:val="000000" w:themeColor="text1"/>
          <w:highlight w:val="green"/>
        </w:rPr>
        <w:t>)</w:t>
      </w:r>
      <w:r w:rsidR="005C7F40" w:rsidRPr="002F2105">
        <w:rPr>
          <w:rFonts w:eastAsia="DFKai-SB"/>
          <w:b/>
          <w:bCs/>
          <w:color w:val="000000" w:themeColor="text1"/>
          <w:sz w:val="28"/>
          <w:szCs w:val="28"/>
          <w:shd w:val="clear" w:color="auto" w:fill="FFFF00"/>
        </w:rPr>
        <w:t xml:space="preserve"> (</w:t>
      </w:r>
      <w:r w:rsidR="005C7F40" w:rsidRPr="002F2105">
        <w:rPr>
          <w:rFonts w:eastAsia="DFKai-SB"/>
          <w:b/>
          <w:bCs/>
          <w:color w:val="000000" w:themeColor="text1"/>
          <w:sz w:val="28"/>
          <w:szCs w:val="28"/>
          <w:shd w:val="clear" w:color="auto" w:fill="FFFF00"/>
        </w:rPr>
        <w:t>請子計畫</w:t>
      </w:r>
      <w:r w:rsidR="005C7F40" w:rsidRPr="002F2105">
        <w:rPr>
          <w:rFonts w:eastAsia="DFKai-SB"/>
          <w:b/>
          <w:bCs/>
          <w:color w:val="000000" w:themeColor="text1"/>
          <w:sz w:val="28"/>
          <w:szCs w:val="28"/>
          <w:shd w:val="clear" w:color="auto" w:fill="FFFF00"/>
        </w:rPr>
        <w:t>1-8</w:t>
      </w:r>
      <w:r w:rsidR="005C7F40" w:rsidRPr="002F2105">
        <w:rPr>
          <w:rFonts w:eastAsia="DFKai-SB"/>
          <w:b/>
          <w:bCs/>
          <w:color w:val="000000" w:themeColor="text1"/>
          <w:sz w:val="28"/>
          <w:szCs w:val="28"/>
          <w:shd w:val="clear" w:color="auto" w:fill="FFFF00"/>
        </w:rPr>
        <w:t>提供</w:t>
      </w:r>
      <w:r w:rsidR="005C7F40" w:rsidRPr="002F2105">
        <w:rPr>
          <w:rFonts w:eastAsia="DFKai-SB"/>
          <w:b/>
          <w:bCs/>
          <w:color w:val="000000" w:themeColor="text1"/>
          <w:sz w:val="28"/>
          <w:szCs w:val="28"/>
          <w:shd w:val="clear" w:color="auto" w:fill="FFFF00"/>
        </w:rPr>
        <w:t>)</w:t>
      </w:r>
    </w:p>
    <w:p w14:paraId="5E0212E1" w14:textId="77777777" w:rsidR="003F0C99" w:rsidRPr="002F2105" w:rsidRDefault="003B7FBB" w:rsidP="009D7779">
      <w:pPr>
        <w:pStyle w:val="ListParagraph"/>
        <w:numPr>
          <w:ilvl w:val="0"/>
          <w:numId w:val="36"/>
        </w:numPr>
        <w:spacing w:line="400" w:lineRule="exact"/>
        <w:ind w:leftChars="0" w:left="1918" w:hanging="358"/>
        <w:rPr>
          <w:rFonts w:eastAsia="DFKai-SB"/>
          <w:color w:val="000000" w:themeColor="text1"/>
          <w:highlight w:val="green"/>
        </w:rPr>
      </w:pPr>
      <w:r w:rsidRPr="002F2105">
        <w:rPr>
          <w:rFonts w:eastAsia="DFKai-SB" w:hint="eastAsia"/>
          <w:color w:val="000000" w:themeColor="text1"/>
          <w:highlight w:val="green"/>
        </w:rPr>
        <w:t>計畫</w:t>
      </w:r>
      <w:r w:rsidR="003F0C99" w:rsidRPr="002F2105">
        <w:rPr>
          <w:rFonts w:eastAsia="DFKai-SB" w:hint="eastAsia"/>
          <w:color w:val="000000" w:themeColor="text1"/>
          <w:highlight w:val="green"/>
        </w:rPr>
        <w:t>第三年起</w:t>
      </w:r>
      <w:r w:rsidRPr="002F2105">
        <w:rPr>
          <w:rFonts w:eastAsia="DFKai-SB" w:hint="eastAsia"/>
          <w:color w:val="000000" w:themeColor="text1"/>
          <w:highlight w:val="green"/>
        </w:rPr>
        <w:t>應</w:t>
      </w:r>
      <w:r w:rsidR="003F0C99" w:rsidRPr="002F2105">
        <w:rPr>
          <w:rFonts w:eastAsia="DFKai-SB" w:hint="eastAsia"/>
          <w:color w:val="000000" w:themeColor="text1"/>
          <w:highlight w:val="green"/>
        </w:rPr>
        <w:t>落實更具體、可行的實地場域驗證。</w:t>
      </w:r>
    </w:p>
    <w:p w14:paraId="109B30DC" w14:textId="77777777" w:rsidR="003F0C99" w:rsidRPr="002F2105" w:rsidRDefault="003F0C99" w:rsidP="009D7779">
      <w:pPr>
        <w:pStyle w:val="ListParagraph"/>
        <w:numPr>
          <w:ilvl w:val="0"/>
          <w:numId w:val="36"/>
        </w:numPr>
        <w:spacing w:line="400" w:lineRule="exact"/>
        <w:ind w:leftChars="0" w:left="1918" w:hanging="358"/>
        <w:rPr>
          <w:rFonts w:eastAsia="DFKai-SB"/>
          <w:color w:val="000000" w:themeColor="text1"/>
          <w:highlight w:val="green"/>
        </w:rPr>
      </w:pPr>
      <w:r w:rsidRPr="002F2105">
        <w:rPr>
          <w:rFonts w:eastAsia="DFKai-SB" w:hint="eastAsia"/>
          <w:color w:val="000000" w:themeColor="text1"/>
          <w:highlight w:val="green"/>
        </w:rPr>
        <w:t>扣合選定之挑戰議題與目標，具體描述所選定之挑戰議題</w:t>
      </w:r>
      <w:r w:rsidRPr="002F2105">
        <w:rPr>
          <w:rFonts w:eastAsia="DFKai-SB"/>
          <w:color w:val="000000" w:themeColor="text1"/>
          <w:highlight w:val="green"/>
        </w:rPr>
        <w:t>(</w:t>
      </w:r>
      <w:r w:rsidRPr="002F2105">
        <w:rPr>
          <w:rFonts w:eastAsia="DFKai-SB" w:hint="eastAsia"/>
          <w:color w:val="000000" w:themeColor="text1"/>
          <w:highlight w:val="green"/>
        </w:rPr>
        <w:t>或</w:t>
      </w:r>
      <w:r w:rsidR="00930F1D" w:rsidRPr="002F2105">
        <w:rPr>
          <w:rFonts w:eastAsia="DFKai-SB" w:hint="eastAsia"/>
          <w:color w:val="000000" w:themeColor="text1"/>
          <w:highlight w:val="green"/>
        </w:rPr>
        <w:t>待解</w:t>
      </w:r>
      <w:r w:rsidRPr="002F2105">
        <w:rPr>
          <w:rFonts w:eastAsia="DFKai-SB" w:hint="eastAsia"/>
          <w:color w:val="000000" w:themeColor="text1"/>
          <w:highlight w:val="green"/>
        </w:rPr>
        <w:t>痛點</w:t>
      </w:r>
      <w:r w:rsidRPr="002F2105">
        <w:rPr>
          <w:rFonts w:eastAsia="DFKai-SB"/>
          <w:color w:val="000000" w:themeColor="text1"/>
          <w:highlight w:val="green"/>
        </w:rPr>
        <w:t>)</w:t>
      </w:r>
      <w:r w:rsidRPr="002F2105">
        <w:rPr>
          <w:rFonts w:eastAsia="DFKai-SB" w:hint="eastAsia"/>
          <w:color w:val="000000" w:themeColor="text1"/>
          <w:highlight w:val="green"/>
        </w:rPr>
        <w:t>、情境設定、達成策略、檢視項目</w:t>
      </w:r>
      <w:r w:rsidRPr="002F2105">
        <w:rPr>
          <w:rFonts w:eastAsia="DFKai-SB"/>
          <w:color w:val="000000" w:themeColor="text1"/>
          <w:highlight w:val="green"/>
        </w:rPr>
        <w:t>…</w:t>
      </w:r>
      <w:r w:rsidRPr="002F2105">
        <w:rPr>
          <w:rFonts w:eastAsia="DFKai-SB" w:hint="eastAsia"/>
          <w:color w:val="000000" w:themeColor="text1"/>
          <w:highlight w:val="green"/>
        </w:rPr>
        <w:t>等，並說明如何提升場域驗證可行性、前後期之差異。</w:t>
      </w:r>
    </w:p>
    <w:p w14:paraId="2CAE29B6" w14:textId="77777777" w:rsidR="00FD2702" w:rsidRPr="002F2105" w:rsidRDefault="00FD2702" w:rsidP="00D07015">
      <w:pPr>
        <w:pStyle w:val="ListParagraph"/>
        <w:spacing w:line="400" w:lineRule="exact"/>
        <w:ind w:leftChars="0" w:left="0"/>
        <w:rPr>
          <w:rFonts w:eastAsia="DFKai-SB"/>
          <w:color w:val="000000" w:themeColor="text1"/>
          <w:highlight w:val="green"/>
        </w:rPr>
      </w:pPr>
    </w:p>
    <w:p w14:paraId="1552D99F" w14:textId="50295FEC" w:rsidR="003D12DF" w:rsidRPr="002F2105" w:rsidRDefault="003D12DF" w:rsidP="00325620">
      <w:pPr>
        <w:pStyle w:val="ListParagraph"/>
        <w:ind w:leftChars="0" w:left="0" w:firstLineChars="200" w:firstLine="480"/>
        <w:rPr>
          <w:rFonts w:eastAsia="DFKai-SB"/>
          <w:color w:val="000000" w:themeColor="text1"/>
        </w:rPr>
      </w:pPr>
      <w:r w:rsidRPr="002F2105">
        <w:rPr>
          <w:rFonts w:eastAsia="DFKai-SB" w:hint="eastAsia"/>
          <w:color w:val="000000" w:themeColor="text1"/>
        </w:rPr>
        <w:t>子計畫六</w:t>
      </w:r>
      <w:r w:rsidRPr="002F2105">
        <w:rPr>
          <w:rFonts w:eastAsia="DFKai-SB"/>
          <w:color w:val="000000" w:themeColor="text1"/>
        </w:rPr>
        <w:t>將持續於</w:t>
      </w:r>
      <w:r w:rsidRPr="002F2105">
        <w:rPr>
          <w:rFonts w:eastAsia="DFKai-SB" w:hint="eastAsia"/>
          <w:color w:val="000000" w:themeColor="text1"/>
        </w:rPr>
        <w:t>長照中心與醫療院所，例如台大醫院北護分院、憶安診所，與高齡長者及其照護者合作，進一步測試和優化</w:t>
      </w:r>
      <w:r w:rsidRPr="002F2105">
        <w:rPr>
          <w:rFonts w:eastAsia="DFKai-SB"/>
          <w:color w:val="000000" w:themeColor="text1"/>
        </w:rPr>
        <w:t>CHARM</w:t>
      </w:r>
      <w:r w:rsidRPr="002F2105">
        <w:rPr>
          <w:rFonts w:eastAsia="DFKai-SB" w:hint="eastAsia"/>
          <w:color w:val="000000" w:themeColor="text1"/>
        </w:rPr>
        <w:t>系統，以確保系統在實際應用中能夠有效支援長者的健康管理和照護需求。</w:t>
      </w:r>
      <w:r w:rsidRPr="002F2105">
        <w:rPr>
          <w:rFonts w:eastAsia="DFKai-SB"/>
          <w:color w:val="000000" w:themeColor="text1"/>
        </w:rPr>
        <w:t>CHARM</w:t>
      </w:r>
      <w:r w:rsidRPr="002F2105">
        <w:rPr>
          <w:rFonts w:eastAsia="DFKai-SB" w:hint="eastAsia"/>
          <w:color w:val="000000" w:themeColor="text1"/>
        </w:rPr>
        <w:t>系統旨在提供個人化的健康照護建議，並藉由多用戶、多區塊的聯合學習來不斷優化</w:t>
      </w:r>
      <w:r w:rsidRPr="002F2105">
        <w:rPr>
          <w:rFonts w:eastAsia="DFKai-SB"/>
          <w:color w:val="000000" w:themeColor="text1"/>
        </w:rPr>
        <w:t>AI</w:t>
      </w:r>
      <w:r w:rsidRPr="002F2105">
        <w:rPr>
          <w:rFonts w:eastAsia="DFKai-SB" w:hint="eastAsia"/>
          <w:color w:val="000000" w:themeColor="text1"/>
        </w:rPr>
        <w:t>模型的效能。然而，在實際長者群體中的適用性和可行性需要進一步的驗證。</w:t>
      </w:r>
    </w:p>
    <w:p w14:paraId="26735A4B" w14:textId="5E51D180" w:rsidR="003D12DF" w:rsidRPr="002F2105" w:rsidRDefault="003D12DF" w:rsidP="00325620">
      <w:pPr>
        <w:pStyle w:val="ListParagraph"/>
        <w:ind w:leftChars="0" w:left="0" w:firstLineChars="200" w:firstLine="480"/>
        <w:rPr>
          <w:rFonts w:eastAsia="DFKai-SB"/>
          <w:color w:val="000000" w:themeColor="text1"/>
        </w:rPr>
      </w:pPr>
      <w:r w:rsidRPr="002F2105">
        <w:rPr>
          <w:rFonts w:eastAsia="DFKai-SB" w:hint="eastAsia"/>
          <w:color w:val="000000" w:themeColor="text1"/>
        </w:rPr>
        <w:t>我們將透過以下策略來達成上述目標：</w:t>
      </w:r>
      <w:r w:rsidRPr="002F2105">
        <w:rPr>
          <w:rFonts w:eastAsia="DFKai-SB"/>
          <w:color w:val="000000" w:themeColor="text1"/>
        </w:rPr>
        <w:t xml:space="preserve">1) </w:t>
      </w:r>
      <w:r w:rsidRPr="002F2105">
        <w:rPr>
          <w:rFonts w:eastAsia="DFKai-SB" w:hint="eastAsia"/>
          <w:color w:val="000000" w:themeColor="text1"/>
        </w:rPr>
        <w:t>測試與反饋收集：</w:t>
      </w:r>
      <w:r w:rsidRPr="002F2105">
        <w:rPr>
          <w:rFonts w:eastAsia="DFKai-SB"/>
          <w:color w:val="000000" w:themeColor="text1"/>
        </w:rPr>
        <w:t xml:space="preserve"> </w:t>
      </w:r>
      <w:r w:rsidRPr="002F2105">
        <w:rPr>
          <w:rFonts w:eastAsia="DFKai-SB" w:hint="eastAsia"/>
          <w:color w:val="000000" w:themeColor="text1"/>
        </w:rPr>
        <w:t>邀請台大醫院北護分院的高齡長者參與</w:t>
      </w:r>
      <w:r w:rsidRPr="002F2105">
        <w:rPr>
          <w:rFonts w:eastAsia="DFKai-SB"/>
          <w:color w:val="000000" w:themeColor="text1"/>
        </w:rPr>
        <w:t>CHARM</w:t>
      </w:r>
      <w:r w:rsidRPr="002F2105">
        <w:rPr>
          <w:rFonts w:eastAsia="DFKai-SB" w:hint="eastAsia"/>
          <w:color w:val="000000" w:themeColor="text1"/>
        </w:rPr>
        <w:t>系統的測試，收集他們在使用過程中的反饋和建議。我們將聚焦於系統的功能模組、互動流程以及使用者介面等方面，以了解長者在實際使用中的需求和困難點。</w:t>
      </w:r>
      <w:r w:rsidRPr="002F2105">
        <w:rPr>
          <w:rFonts w:eastAsia="DFKai-SB"/>
          <w:color w:val="000000" w:themeColor="text1"/>
        </w:rPr>
        <w:t xml:space="preserve">2) </w:t>
      </w:r>
      <w:r w:rsidRPr="002F2105">
        <w:rPr>
          <w:rFonts w:eastAsia="DFKai-SB" w:hint="eastAsia"/>
          <w:color w:val="000000" w:themeColor="text1"/>
        </w:rPr>
        <w:t>優化系統：</w:t>
      </w:r>
      <w:r w:rsidRPr="002F2105">
        <w:rPr>
          <w:rFonts w:eastAsia="DFKai-SB"/>
          <w:color w:val="000000" w:themeColor="text1"/>
        </w:rPr>
        <w:t xml:space="preserve"> </w:t>
      </w:r>
      <w:r w:rsidRPr="002F2105">
        <w:rPr>
          <w:rFonts w:eastAsia="DFKai-SB" w:hint="eastAsia"/>
          <w:color w:val="000000" w:themeColor="text1"/>
        </w:rPr>
        <w:t>根據長者的反饋和建議，我們將對</w:t>
      </w:r>
      <w:r w:rsidRPr="002F2105">
        <w:rPr>
          <w:rFonts w:eastAsia="DFKai-SB"/>
          <w:color w:val="000000" w:themeColor="text1"/>
        </w:rPr>
        <w:t>CHARM</w:t>
      </w:r>
      <w:r w:rsidRPr="002F2105">
        <w:rPr>
          <w:rFonts w:eastAsia="DFKai-SB" w:hint="eastAsia"/>
          <w:color w:val="000000" w:themeColor="text1"/>
        </w:rPr>
        <w:t>系統的功能進行優化。這可能包括界面的改進、交互流程的調整、健康</w:t>
      </w:r>
      <w:r w:rsidR="00663F0D" w:rsidRPr="002F2105">
        <w:rPr>
          <w:rFonts w:eastAsia="DFKai-SB" w:hint="eastAsia"/>
          <w:color w:val="000000" w:themeColor="text1"/>
        </w:rPr>
        <w:t>照護</w:t>
      </w:r>
      <w:r w:rsidRPr="002F2105">
        <w:rPr>
          <w:rFonts w:eastAsia="DFKai-SB" w:hint="eastAsia"/>
          <w:color w:val="000000" w:themeColor="text1"/>
        </w:rPr>
        <w:t>建議的個人化等，以確保系統更符合長者的實際需求。</w:t>
      </w:r>
      <w:r w:rsidRPr="002F2105">
        <w:rPr>
          <w:rFonts w:eastAsia="DFKai-SB"/>
          <w:color w:val="000000" w:themeColor="text1"/>
        </w:rPr>
        <w:t xml:space="preserve">3) </w:t>
      </w:r>
      <w:r w:rsidRPr="002F2105">
        <w:rPr>
          <w:rFonts w:eastAsia="DFKai-SB" w:hint="eastAsia"/>
          <w:color w:val="000000" w:themeColor="text1"/>
        </w:rPr>
        <w:t>認知評估網頁版與</w:t>
      </w:r>
      <w:r w:rsidRPr="002F2105">
        <w:rPr>
          <w:rFonts w:eastAsia="DFKai-SB"/>
          <w:color w:val="000000" w:themeColor="text1"/>
        </w:rPr>
        <w:t>APP</w:t>
      </w:r>
      <w:r w:rsidRPr="002F2105">
        <w:rPr>
          <w:rFonts w:eastAsia="DFKai-SB" w:hint="eastAsia"/>
          <w:color w:val="000000" w:themeColor="text1"/>
        </w:rPr>
        <w:t>測試：</w:t>
      </w:r>
      <w:r w:rsidRPr="002F2105">
        <w:rPr>
          <w:rFonts w:eastAsia="DFKai-SB"/>
          <w:color w:val="000000" w:themeColor="text1"/>
        </w:rPr>
        <w:t xml:space="preserve"> </w:t>
      </w:r>
      <w:r w:rsidRPr="002F2105">
        <w:rPr>
          <w:rFonts w:eastAsia="DFKai-SB" w:hint="eastAsia"/>
          <w:color w:val="000000" w:themeColor="text1"/>
        </w:rPr>
        <w:t>我們將推出認知評估的網頁版和</w:t>
      </w:r>
      <w:r w:rsidRPr="002F2105">
        <w:rPr>
          <w:rFonts w:eastAsia="DFKai-SB"/>
          <w:color w:val="000000" w:themeColor="text1"/>
        </w:rPr>
        <w:t>APP</w:t>
      </w:r>
      <w:r w:rsidRPr="002F2105">
        <w:rPr>
          <w:rFonts w:eastAsia="DFKai-SB" w:hint="eastAsia"/>
          <w:color w:val="000000" w:themeColor="text1"/>
        </w:rPr>
        <w:t>，以便更廣泛地收集測試資料。這將有助於驗證系統在不同平台上的表現，並擴展測試參與者的範圍。</w:t>
      </w:r>
    </w:p>
    <w:p w14:paraId="325BA532" w14:textId="77777777" w:rsidR="003D12DF" w:rsidRPr="002F2105" w:rsidRDefault="003D12DF" w:rsidP="00325620">
      <w:pPr>
        <w:pStyle w:val="ListParagraph"/>
        <w:ind w:leftChars="0" w:left="0" w:firstLineChars="200" w:firstLine="480"/>
        <w:rPr>
          <w:rFonts w:eastAsia="DFKai-SB"/>
          <w:color w:val="000000" w:themeColor="text1"/>
        </w:rPr>
      </w:pPr>
      <w:r w:rsidRPr="002F2105">
        <w:rPr>
          <w:rFonts w:eastAsia="DFKai-SB" w:hint="eastAsia"/>
          <w:color w:val="000000" w:themeColor="text1"/>
        </w:rPr>
        <w:t>為了提升場域驗證的可行性，我們將</w:t>
      </w:r>
      <w:r w:rsidRPr="002F2105">
        <w:rPr>
          <w:rFonts w:eastAsia="DFKai-SB"/>
          <w:color w:val="000000" w:themeColor="text1"/>
        </w:rPr>
        <w:t xml:space="preserve">1) </w:t>
      </w:r>
      <w:r w:rsidRPr="002F2105">
        <w:rPr>
          <w:rFonts w:eastAsia="DFKai-SB" w:hint="eastAsia"/>
          <w:color w:val="000000" w:themeColor="text1"/>
        </w:rPr>
        <w:t>長期合作：</w:t>
      </w:r>
      <w:r w:rsidRPr="002F2105">
        <w:rPr>
          <w:rFonts w:eastAsia="DFKai-SB"/>
          <w:color w:val="000000" w:themeColor="text1"/>
        </w:rPr>
        <w:t xml:space="preserve"> </w:t>
      </w:r>
      <w:r w:rsidRPr="002F2105">
        <w:rPr>
          <w:rFonts w:eastAsia="DFKai-SB" w:hint="eastAsia"/>
          <w:color w:val="000000" w:themeColor="text1"/>
        </w:rPr>
        <w:t>與台大醫院北護分院建立長期的合作關係，確保我們能夠持續在實際環境中測試和優化系統；</w:t>
      </w:r>
      <w:r w:rsidRPr="002F2105">
        <w:rPr>
          <w:rFonts w:eastAsia="DFKai-SB"/>
          <w:color w:val="000000" w:themeColor="text1"/>
        </w:rPr>
        <w:t xml:space="preserve">2) </w:t>
      </w:r>
      <w:r w:rsidRPr="002F2105">
        <w:rPr>
          <w:rFonts w:eastAsia="DFKai-SB" w:hint="eastAsia"/>
          <w:color w:val="000000" w:themeColor="text1"/>
        </w:rPr>
        <w:t>定期反饋迭代：</w:t>
      </w:r>
      <w:r w:rsidRPr="002F2105">
        <w:rPr>
          <w:rFonts w:eastAsia="DFKai-SB"/>
          <w:color w:val="000000" w:themeColor="text1"/>
        </w:rPr>
        <w:t xml:space="preserve"> </w:t>
      </w:r>
      <w:r w:rsidRPr="002F2105">
        <w:rPr>
          <w:rFonts w:eastAsia="DFKai-SB" w:hint="eastAsia"/>
          <w:color w:val="000000" w:themeColor="text1"/>
        </w:rPr>
        <w:t>我們將定期與參與測試的高齡長者和醫療專業人員進行反饋迭代，確保系統的改進符合實際需求。</w:t>
      </w:r>
    </w:p>
    <w:p w14:paraId="00DD409E" w14:textId="77777777"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前後期之差異在於，前期我們將聚焦於台大醫院北護分院的高齡長者，從他們的實際使用中獲取反饋，並在系統功能模組和互動流程上進行初步優化，隨著經驗的累積和系統的進一步改進，我們將推出認知評估的網頁版和</w:t>
      </w:r>
      <w:r w:rsidRPr="002F2105">
        <w:rPr>
          <w:rFonts w:eastAsia="DFKai-SB"/>
          <w:color w:val="000000" w:themeColor="text1"/>
        </w:rPr>
        <w:t>APP</w:t>
      </w:r>
      <w:r w:rsidRPr="002F2105">
        <w:rPr>
          <w:rFonts w:eastAsia="DFKai-SB" w:hint="eastAsia"/>
          <w:color w:val="000000" w:themeColor="text1"/>
        </w:rPr>
        <w:t>，擴展測試範圍，並更全面地驗證系統的可行性和適用性。這將有助於確保</w:t>
      </w:r>
      <w:r w:rsidRPr="002F2105">
        <w:rPr>
          <w:rFonts w:eastAsia="DFKai-SB"/>
          <w:color w:val="000000" w:themeColor="text1"/>
        </w:rPr>
        <w:t>CHARM</w:t>
      </w:r>
      <w:r w:rsidRPr="002F2105">
        <w:rPr>
          <w:rFonts w:eastAsia="DFKai-SB" w:hint="eastAsia"/>
          <w:color w:val="000000" w:themeColor="text1"/>
        </w:rPr>
        <w:t>系統在長者群體中的實際效能和價值。</w:t>
      </w:r>
    </w:p>
    <w:p w14:paraId="2C4CB1EF" w14:textId="77777777" w:rsidR="003D12DF" w:rsidRPr="002F2105" w:rsidRDefault="003D12DF" w:rsidP="00D07015">
      <w:pPr>
        <w:pStyle w:val="ListParagraph"/>
        <w:spacing w:line="400" w:lineRule="exact"/>
        <w:ind w:leftChars="0" w:left="0"/>
        <w:rPr>
          <w:rFonts w:eastAsia="DFKai-SB"/>
          <w:color w:val="000000" w:themeColor="text1"/>
          <w:highlight w:val="green"/>
        </w:rPr>
      </w:pPr>
    </w:p>
    <w:p w14:paraId="3082F107" w14:textId="77777777" w:rsidR="00A17FCA" w:rsidRPr="002F2105" w:rsidRDefault="00723EC4" w:rsidP="00DE5717">
      <w:pPr>
        <w:pStyle w:val="ListParagraph"/>
        <w:numPr>
          <w:ilvl w:val="0"/>
          <w:numId w:val="42"/>
        </w:numPr>
        <w:spacing w:line="400" w:lineRule="exact"/>
        <w:ind w:leftChars="0" w:left="1418" w:hanging="403"/>
        <w:rPr>
          <w:rFonts w:eastAsia="DFKai-SB"/>
          <w:color w:val="000000" w:themeColor="text1"/>
          <w:highlight w:val="green"/>
        </w:rPr>
      </w:pPr>
      <w:r w:rsidRPr="002F2105">
        <w:rPr>
          <w:rFonts w:eastAsia="DFKai-SB" w:hint="eastAsia"/>
          <w:b/>
          <w:color w:val="000000" w:themeColor="text1"/>
          <w:highlight w:val="green"/>
          <w:u w:val="single"/>
        </w:rPr>
        <w:t>可信任的</w:t>
      </w:r>
      <w:r w:rsidRPr="002F2105">
        <w:rPr>
          <w:rFonts w:eastAsia="DFKai-SB"/>
          <w:b/>
          <w:color w:val="000000" w:themeColor="text1"/>
          <w:highlight w:val="green"/>
          <w:u w:val="single"/>
        </w:rPr>
        <w:t>AI</w:t>
      </w:r>
      <w:r w:rsidRPr="002F2105">
        <w:rPr>
          <w:rFonts w:eastAsia="DFKai-SB" w:hint="eastAsia"/>
          <w:color w:val="000000" w:themeColor="text1"/>
          <w:highlight w:val="green"/>
        </w:rPr>
        <w:t>：</w:t>
      </w:r>
      <w:r w:rsidR="00FF5C3A" w:rsidRPr="002F2105">
        <w:rPr>
          <w:rFonts w:eastAsia="DFKai-SB"/>
          <w:color w:val="000000" w:themeColor="text1"/>
          <w:highlight w:val="green"/>
        </w:rPr>
        <w:t>(</w:t>
      </w:r>
      <w:r w:rsidR="00FF5C3A" w:rsidRPr="002F2105">
        <w:rPr>
          <w:rFonts w:eastAsia="DFKai-SB" w:hint="eastAsia"/>
          <w:color w:val="000000" w:themeColor="text1"/>
          <w:highlight w:val="green"/>
        </w:rPr>
        <w:t>核心技術攻堅計畫如無，可不用填寫</w:t>
      </w:r>
      <w:r w:rsidR="00FF5C3A" w:rsidRPr="002F2105">
        <w:rPr>
          <w:rFonts w:eastAsia="DFKai-SB"/>
          <w:color w:val="000000" w:themeColor="text1"/>
          <w:highlight w:val="green"/>
        </w:rPr>
        <w:t>)</w:t>
      </w:r>
      <w:r w:rsidR="005C7F40" w:rsidRPr="002F2105">
        <w:rPr>
          <w:rFonts w:eastAsia="DFKai-SB"/>
          <w:color w:val="000000" w:themeColor="text1"/>
          <w:highlight w:val="green"/>
        </w:rPr>
        <w:t xml:space="preserve"> </w:t>
      </w:r>
      <w:r w:rsidR="005C7F40" w:rsidRPr="002F2105">
        <w:rPr>
          <w:rFonts w:eastAsia="DFKai-SB"/>
          <w:color w:val="000000" w:themeColor="text1"/>
        </w:rPr>
        <w:t>(</w:t>
      </w:r>
      <w:r w:rsidR="005C7F40" w:rsidRPr="002F2105">
        <w:rPr>
          <w:rFonts w:eastAsia="DFKai-SB"/>
          <w:b/>
          <w:bCs/>
          <w:color w:val="000000" w:themeColor="text1"/>
          <w:sz w:val="28"/>
          <w:szCs w:val="28"/>
          <w:shd w:val="clear" w:color="auto" w:fill="FFFF00"/>
        </w:rPr>
        <w:t>請子計畫</w:t>
      </w:r>
      <w:r w:rsidR="005C7F40" w:rsidRPr="002F2105">
        <w:rPr>
          <w:rFonts w:eastAsia="DFKai-SB"/>
          <w:b/>
          <w:bCs/>
          <w:color w:val="000000" w:themeColor="text1"/>
          <w:sz w:val="28"/>
          <w:szCs w:val="28"/>
          <w:shd w:val="clear" w:color="auto" w:fill="FFFF00"/>
        </w:rPr>
        <w:t>1-8</w:t>
      </w:r>
      <w:r w:rsidR="005C7F40" w:rsidRPr="002F2105">
        <w:rPr>
          <w:rFonts w:eastAsia="DFKai-SB"/>
          <w:b/>
          <w:bCs/>
          <w:color w:val="000000" w:themeColor="text1"/>
          <w:sz w:val="28"/>
          <w:szCs w:val="28"/>
          <w:shd w:val="clear" w:color="auto" w:fill="FFFF00"/>
        </w:rPr>
        <w:t>提供</w:t>
      </w:r>
      <w:r w:rsidR="005C7F40" w:rsidRPr="002F2105">
        <w:rPr>
          <w:rFonts w:eastAsia="DFKai-SB"/>
          <w:b/>
          <w:bCs/>
          <w:color w:val="000000" w:themeColor="text1"/>
          <w:sz w:val="28"/>
          <w:szCs w:val="28"/>
          <w:shd w:val="clear" w:color="auto" w:fill="FFFF00"/>
        </w:rPr>
        <w:t>)</w:t>
      </w:r>
    </w:p>
    <w:p w14:paraId="2A655F14" w14:textId="77777777" w:rsidR="00743979" w:rsidRPr="002F2105" w:rsidRDefault="00221CA9" w:rsidP="00743979">
      <w:pPr>
        <w:pStyle w:val="ListParagraph"/>
        <w:numPr>
          <w:ilvl w:val="0"/>
          <w:numId w:val="37"/>
        </w:numPr>
        <w:spacing w:line="400" w:lineRule="exact"/>
        <w:ind w:leftChars="0" w:left="1918" w:hanging="364"/>
        <w:rPr>
          <w:rFonts w:eastAsia="DFKai-SB"/>
          <w:color w:val="000000" w:themeColor="text1"/>
          <w:highlight w:val="green"/>
        </w:rPr>
      </w:pPr>
      <w:r w:rsidRPr="002F2105">
        <w:rPr>
          <w:rFonts w:eastAsia="DFKai-SB" w:hint="eastAsia"/>
          <w:color w:val="000000" w:themeColor="text1"/>
          <w:highlight w:val="green"/>
        </w:rPr>
        <w:t>扣合計畫目標從計畫根本增進</w:t>
      </w:r>
      <w:r w:rsidRPr="002F2105">
        <w:rPr>
          <w:rFonts w:eastAsia="DFKai-SB"/>
          <w:color w:val="000000" w:themeColor="text1"/>
          <w:highlight w:val="green"/>
        </w:rPr>
        <w:t>AI</w:t>
      </w:r>
      <w:r w:rsidRPr="002F2105">
        <w:rPr>
          <w:rFonts w:eastAsia="DFKai-SB" w:hint="eastAsia"/>
          <w:color w:val="000000" w:themeColor="text1"/>
          <w:highlight w:val="green"/>
        </w:rPr>
        <w:t>的透明性</w:t>
      </w:r>
      <w:r w:rsidRPr="002F2105">
        <w:rPr>
          <w:rFonts w:eastAsia="DFKai-SB"/>
          <w:color w:val="000000" w:themeColor="text1"/>
          <w:highlight w:val="green"/>
        </w:rPr>
        <w:t>(Transparency)</w:t>
      </w:r>
      <w:r w:rsidRPr="002F2105">
        <w:rPr>
          <w:rFonts w:eastAsia="DFKai-SB" w:hint="eastAsia"/>
          <w:color w:val="000000" w:themeColor="text1"/>
          <w:highlight w:val="green"/>
        </w:rPr>
        <w:t>、強健性</w:t>
      </w:r>
      <w:r w:rsidRPr="002F2105">
        <w:rPr>
          <w:rFonts w:eastAsia="DFKai-SB"/>
          <w:color w:val="000000" w:themeColor="text1"/>
          <w:highlight w:val="green"/>
        </w:rPr>
        <w:t>(Robustness)</w:t>
      </w:r>
      <w:r w:rsidRPr="002F2105">
        <w:rPr>
          <w:rFonts w:eastAsia="DFKai-SB" w:hint="eastAsia"/>
          <w:color w:val="000000" w:themeColor="text1"/>
          <w:highlight w:val="green"/>
        </w:rPr>
        <w:t>、公</w:t>
      </w:r>
      <w:r w:rsidRPr="002F2105">
        <w:rPr>
          <w:rFonts w:eastAsia="DFKai-SB" w:hint="eastAsia"/>
          <w:color w:val="000000" w:themeColor="text1"/>
          <w:highlight w:val="green"/>
        </w:rPr>
        <w:lastRenderedPageBreak/>
        <w:t>平性</w:t>
      </w:r>
      <w:r w:rsidRPr="002F2105">
        <w:rPr>
          <w:rFonts w:eastAsia="DFKai-SB"/>
          <w:color w:val="000000" w:themeColor="text1"/>
          <w:highlight w:val="green"/>
        </w:rPr>
        <w:t>(Fairness)</w:t>
      </w:r>
      <w:r w:rsidRPr="002F2105">
        <w:rPr>
          <w:rFonts w:eastAsia="DFKai-SB" w:hint="eastAsia"/>
          <w:color w:val="000000" w:themeColor="text1"/>
          <w:highlight w:val="green"/>
        </w:rPr>
        <w:t>等，具體描述所選定</w:t>
      </w:r>
      <w:r w:rsidRPr="002F2105">
        <w:rPr>
          <w:rFonts w:eastAsia="DFKai-SB"/>
          <w:color w:val="000000" w:themeColor="text1"/>
          <w:highlight w:val="green"/>
        </w:rPr>
        <w:t>AI</w:t>
      </w:r>
      <w:r w:rsidRPr="002F2105">
        <w:rPr>
          <w:rFonts w:eastAsia="DFKai-SB" w:hint="eastAsia"/>
          <w:color w:val="000000" w:themeColor="text1"/>
          <w:highlight w:val="green"/>
        </w:rPr>
        <w:t>模型</w:t>
      </w:r>
      <w:r w:rsidR="006C5F1D" w:rsidRPr="002F2105">
        <w:rPr>
          <w:rFonts w:eastAsia="DFKai-SB" w:hint="eastAsia"/>
          <w:color w:val="000000" w:themeColor="text1"/>
          <w:highlight w:val="green"/>
        </w:rPr>
        <w:t>之</w:t>
      </w:r>
      <w:r w:rsidRPr="002F2105">
        <w:rPr>
          <w:rFonts w:eastAsia="DFKai-SB" w:hint="eastAsia"/>
          <w:color w:val="000000" w:themeColor="text1"/>
          <w:highlight w:val="green"/>
        </w:rPr>
        <w:t>可信任</w:t>
      </w:r>
      <w:r w:rsidRPr="002F2105">
        <w:rPr>
          <w:rFonts w:eastAsia="DFKai-SB"/>
          <w:color w:val="000000" w:themeColor="text1"/>
          <w:highlight w:val="green"/>
        </w:rPr>
        <w:t>AI</w:t>
      </w:r>
      <w:r w:rsidRPr="002F2105">
        <w:rPr>
          <w:rFonts w:eastAsia="DFKai-SB" w:hint="eastAsia"/>
          <w:color w:val="000000" w:themeColor="text1"/>
          <w:highlight w:val="green"/>
        </w:rPr>
        <w:t>精進作法</w:t>
      </w:r>
      <w:r w:rsidR="006C5F1D" w:rsidRPr="002F2105">
        <w:rPr>
          <w:rFonts w:eastAsia="DFKai-SB" w:hint="eastAsia"/>
          <w:color w:val="000000" w:themeColor="text1"/>
          <w:highlight w:val="green"/>
        </w:rPr>
        <w:t>，</w:t>
      </w:r>
      <w:r w:rsidRPr="002F2105">
        <w:rPr>
          <w:rFonts w:eastAsia="DFKai-SB" w:hint="eastAsia"/>
          <w:color w:val="000000" w:themeColor="text1"/>
          <w:highlight w:val="green"/>
        </w:rPr>
        <w:t>與預期達成</w:t>
      </w:r>
      <w:r w:rsidR="006906AD" w:rsidRPr="002F2105">
        <w:rPr>
          <w:rFonts w:eastAsia="DFKai-SB" w:hint="eastAsia"/>
          <w:color w:val="000000" w:themeColor="text1"/>
          <w:highlight w:val="green"/>
        </w:rPr>
        <w:t>之</w:t>
      </w:r>
      <w:r w:rsidRPr="002F2105">
        <w:rPr>
          <w:rFonts w:eastAsia="DFKai-SB" w:hint="eastAsia"/>
          <w:color w:val="000000" w:themeColor="text1"/>
          <w:highlight w:val="green"/>
        </w:rPr>
        <w:t>關鍵成果</w:t>
      </w:r>
      <w:r w:rsidR="006906AD" w:rsidRPr="002F2105">
        <w:rPr>
          <w:rFonts w:eastAsia="DFKai-SB" w:hint="eastAsia"/>
          <w:color w:val="000000" w:themeColor="text1"/>
          <w:highlight w:val="green"/>
        </w:rPr>
        <w:t>。</w:t>
      </w:r>
    </w:p>
    <w:p w14:paraId="0DFD4B53" w14:textId="77777777" w:rsidR="00221CA9" w:rsidRPr="002F2105" w:rsidRDefault="00221CA9" w:rsidP="00D07015">
      <w:pPr>
        <w:pStyle w:val="ListParagraph"/>
        <w:spacing w:line="400" w:lineRule="exact"/>
        <w:ind w:leftChars="0" w:left="1418"/>
        <w:rPr>
          <w:rFonts w:eastAsia="DFKai-SB"/>
          <w:color w:val="000000" w:themeColor="text1"/>
          <w:highlight w:val="green"/>
        </w:rPr>
      </w:pPr>
    </w:p>
    <w:p w14:paraId="6C390716" w14:textId="23E99685" w:rsidR="003D12DF" w:rsidRPr="002F2105" w:rsidRDefault="003D12DF" w:rsidP="003D12DF">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子計畫六</w:t>
      </w:r>
      <w:r w:rsidRPr="002F2105">
        <w:rPr>
          <w:rFonts w:eastAsia="DFKai-SB"/>
          <w:color w:val="000000" w:themeColor="text1"/>
        </w:rPr>
        <w:t>預計在第四年期間加強認知障礙評估系統的可解釋性，由於在過去的研究中</w:t>
      </w:r>
      <w:r w:rsidRPr="002F2105">
        <w:rPr>
          <w:rFonts w:eastAsia="DFKai-SB"/>
          <w:color w:val="000000" w:themeColor="text1"/>
        </w:rPr>
        <w:t>[</w:t>
      </w:r>
      <w:r w:rsidR="005302EA" w:rsidRPr="002F2105">
        <w:rPr>
          <w:rFonts w:eastAsia="DFKai-SB"/>
          <w:color w:val="000000" w:themeColor="text1"/>
        </w:rPr>
        <w:t>36</w:t>
      </w:r>
      <w:r w:rsidRPr="002F2105">
        <w:rPr>
          <w:rFonts w:eastAsia="DFKai-SB"/>
          <w:color w:val="000000" w:themeColor="text1"/>
        </w:rPr>
        <w:t>]</w:t>
      </w:r>
      <w:r w:rsidRPr="002F2105">
        <w:rPr>
          <w:rFonts w:eastAsia="DFKai-SB"/>
          <w:color w:val="000000" w:themeColor="text1"/>
        </w:rPr>
        <w:t>提到停頓是辨識認知障礙患者的重要資訊，因此，可以在模型的</w:t>
      </w:r>
      <w:r w:rsidRPr="002F2105">
        <w:rPr>
          <w:rFonts w:eastAsia="DFKai-SB" w:hint="eastAsia"/>
          <w:color w:val="000000" w:themeColor="text1"/>
        </w:rPr>
        <w:t>音訊或文本輸</w:t>
      </w:r>
      <w:r w:rsidRPr="002F2105">
        <w:rPr>
          <w:rFonts w:eastAsia="DFKai-SB"/>
          <w:color w:val="000000" w:themeColor="text1"/>
        </w:rPr>
        <w:t>入中加入</w:t>
      </w:r>
      <w:r w:rsidRPr="002F2105">
        <w:rPr>
          <w:rFonts w:eastAsia="DFKai-SB" w:hint="eastAsia"/>
          <w:color w:val="000000" w:themeColor="text1"/>
        </w:rPr>
        <w:t>或強化</w:t>
      </w:r>
      <w:r w:rsidRPr="002F2105">
        <w:rPr>
          <w:rFonts w:eastAsia="DFKai-SB"/>
          <w:color w:val="000000" w:themeColor="text1"/>
        </w:rPr>
        <w:t>停頓資訊，再結合注意力視覺化的方式，呈現出模型所關注的停頓分布趨勢，此方法</w:t>
      </w:r>
      <w:r w:rsidRPr="002F2105">
        <w:rPr>
          <w:rFonts w:eastAsia="DFKai-SB" w:hint="eastAsia"/>
          <w:color w:val="000000" w:themeColor="text1"/>
        </w:rPr>
        <w:t>對資料前處理及隱藏層輸出的可視化操作可</w:t>
      </w:r>
      <w:r w:rsidRPr="002F2105">
        <w:rPr>
          <w:rFonts w:eastAsia="DFKai-SB"/>
          <w:color w:val="000000" w:themeColor="text1"/>
        </w:rPr>
        <w:t>讓我們初步了解模型</w:t>
      </w:r>
      <w:r w:rsidRPr="002F2105">
        <w:rPr>
          <w:rFonts w:eastAsia="DFKai-SB" w:hint="eastAsia"/>
          <w:color w:val="000000" w:themeColor="text1"/>
        </w:rPr>
        <w:t>基於學習特性分析資料</w:t>
      </w:r>
      <w:r w:rsidRPr="002F2105">
        <w:rPr>
          <w:rFonts w:eastAsia="DFKai-SB"/>
          <w:color w:val="000000" w:themeColor="text1"/>
        </w:rPr>
        <w:t>做出決策的過程。為了進一步的提升認知障礙評估系統的可靠性以及信任度，</w:t>
      </w:r>
      <w:r w:rsidRPr="002F2105">
        <w:rPr>
          <w:rFonts w:eastAsia="DFKai-SB" w:hint="eastAsia"/>
          <w:color w:val="000000" w:themeColor="text1"/>
        </w:rPr>
        <w:t>我們</w:t>
      </w:r>
      <w:r w:rsidRPr="002F2105">
        <w:rPr>
          <w:rFonts w:eastAsia="DFKai-SB"/>
          <w:color w:val="000000" w:themeColor="text1"/>
        </w:rPr>
        <w:t>計</w:t>
      </w:r>
      <w:r w:rsidRPr="002F2105">
        <w:rPr>
          <w:rFonts w:eastAsia="DFKai-SB" w:hint="eastAsia"/>
          <w:color w:val="000000" w:themeColor="text1"/>
        </w:rPr>
        <w:t>劃</w:t>
      </w:r>
      <w:r w:rsidRPr="002F2105">
        <w:rPr>
          <w:rFonts w:eastAsia="DFKai-SB"/>
          <w:color w:val="000000" w:themeColor="text1"/>
        </w:rPr>
        <w:t>以對抗性攻擊</w:t>
      </w:r>
      <w:r w:rsidRPr="002F2105">
        <w:rPr>
          <w:rFonts w:eastAsia="DFKai-SB"/>
          <w:color w:val="000000" w:themeColor="text1"/>
        </w:rPr>
        <w:t>(adversarial attack)</w:t>
      </w:r>
      <w:r w:rsidRPr="002F2105">
        <w:rPr>
          <w:rFonts w:eastAsia="DFKai-SB"/>
          <w:color w:val="000000" w:themeColor="text1"/>
        </w:rPr>
        <w:t>的方式，修改模型輸入中的停頓長度，並檢視受到攻擊後的預測結果如何變化，以驗證模型判斷的依據。透過注意力視覺化以及對抗性攻擊的結合，除了可以提升使用者對於認知障礙評估系統的信任度外，也能更容易理解與解釋系統的行為，使其在臨床應用中更具價值和潛力。</w:t>
      </w:r>
    </w:p>
    <w:p w14:paraId="72597060" w14:textId="77777777" w:rsidR="003D12DF" w:rsidRPr="002F2105" w:rsidRDefault="003D12DF" w:rsidP="00D07015">
      <w:pPr>
        <w:pStyle w:val="ListParagraph"/>
        <w:spacing w:line="400" w:lineRule="exact"/>
        <w:ind w:leftChars="0" w:left="1418"/>
        <w:rPr>
          <w:rFonts w:eastAsia="DFKai-SB"/>
          <w:color w:val="000000" w:themeColor="text1"/>
          <w:highlight w:val="green"/>
        </w:rPr>
      </w:pPr>
    </w:p>
    <w:p w14:paraId="493F6673" w14:textId="77777777" w:rsidR="00221CA9" w:rsidRPr="002F2105" w:rsidRDefault="00221CA9" w:rsidP="00DE5717">
      <w:pPr>
        <w:pStyle w:val="ListParagraph"/>
        <w:numPr>
          <w:ilvl w:val="0"/>
          <w:numId w:val="42"/>
        </w:numPr>
        <w:spacing w:line="400" w:lineRule="exact"/>
        <w:ind w:leftChars="0" w:left="1418" w:hanging="403"/>
        <w:rPr>
          <w:rFonts w:eastAsia="DFKai-SB"/>
          <w:color w:val="000000" w:themeColor="text1"/>
          <w:highlight w:val="green"/>
        </w:rPr>
      </w:pPr>
      <w:r w:rsidRPr="002F2105">
        <w:rPr>
          <w:rFonts w:eastAsia="DFKai-SB" w:hint="eastAsia"/>
          <w:b/>
          <w:color w:val="000000" w:themeColor="text1"/>
          <w:highlight w:val="green"/>
          <w:u w:val="single"/>
        </w:rPr>
        <w:t>對人文法制衝擊影響之因應作為</w:t>
      </w:r>
      <w:r w:rsidRPr="002F2105">
        <w:rPr>
          <w:rFonts w:eastAsia="DFKai-SB" w:hint="eastAsia"/>
          <w:color w:val="000000" w:themeColor="text1"/>
          <w:highlight w:val="green"/>
        </w:rPr>
        <w:t>：</w:t>
      </w:r>
      <w:r w:rsidRPr="002F2105">
        <w:rPr>
          <w:rFonts w:eastAsia="DFKai-SB"/>
          <w:color w:val="000000" w:themeColor="text1"/>
          <w:highlight w:val="green"/>
        </w:rPr>
        <w:t>(</w:t>
      </w:r>
      <w:r w:rsidRPr="002F2105">
        <w:rPr>
          <w:rFonts w:eastAsia="DFKai-SB" w:hint="eastAsia"/>
          <w:color w:val="000000" w:themeColor="text1"/>
          <w:highlight w:val="green"/>
        </w:rPr>
        <w:t>核心技術攻堅計畫如無，可不用填寫</w:t>
      </w:r>
      <w:r w:rsidRPr="002F2105">
        <w:rPr>
          <w:rFonts w:eastAsia="DFKai-SB"/>
          <w:color w:val="000000" w:themeColor="text1"/>
          <w:highlight w:val="green"/>
        </w:rPr>
        <w:t>)</w:t>
      </w:r>
      <w:r w:rsidR="005C7F40" w:rsidRPr="002F2105">
        <w:rPr>
          <w:rFonts w:eastAsia="DFKai-SB"/>
          <w:color w:val="000000" w:themeColor="text1"/>
          <w:highlight w:val="green"/>
        </w:rPr>
        <w:t xml:space="preserve"> </w:t>
      </w:r>
      <w:r w:rsidR="005C7F40" w:rsidRPr="002F2105">
        <w:rPr>
          <w:rFonts w:eastAsia="DFKai-SB"/>
          <w:color w:val="000000" w:themeColor="text1"/>
        </w:rPr>
        <w:t>(</w:t>
      </w:r>
      <w:r w:rsidR="005C7F40" w:rsidRPr="002F2105">
        <w:rPr>
          <w:rFonts w:eastAsia="DFKai-SB"/>
          <w:b/>
          <w:bCs/>
          <w:color w:val="000000" w:themeColor="text1"/>
          <w:sz w:val="28"/>
          <w:szCs w:val="28"/>
          <w:shd w:val="clear" w:color="auto" w:fill="FFFF00"/>
        </w:rPr>
        <w:t>請子計畫</w:t>
      </w:r>
      <w:r w:rsidR="005C7F40" w:rsidRPr="002F2105">
        <w:rPr>
          <w:rFonts w:eastAsia="DFKai-SB"/>
          <w:b/>
          <w:bCs/>
          <w:color w:val="000000" w:themeColor="text1"/>
          <w:sz w:val="28"/>
          <w:szCs w:val="28"/>
          <w:shd w:val="clear" w:color="auto" w:fill="FFFF00"/>
        </w:rPr>
        <w:t>9</w:t>
      </w:r>
      <w:r w:rsidR="005C7F40" w:rsidRPr="002F2105">
        <w:rPr>
          <w:rFonts w:eastAsia="DFKai-SB"/>
          <w:b/>
          <w:bCs/>
          <w:color w:val="000000" w:themeColor="text1"/>
          <w:sz w:val="28"/>
          <w:szCs w:val="28"/>
          <w:shd w:val="clear" w:color="auto" w:fill="FFFF00"/>
        </w:rPr>
        <w:t>提供</w:t>
      </w:r>
      <w:r w:rsidR="005C7F40" w:rsidRPr="002F2105">
        <w:rPr>
          <w:rFonts w:eastAsia="DFKai-SB"/>
          <w:b/>
          <w:bCs/>
          <w:color w:val="000000" w:themeColor="text1"/>
          <w:sz w:val="28"/>
          <w:szCs w:val="28"/>
          <w:shd w:val="clear" w:color="auto" w:fill="FFFF00"/>
        </w:rPr>
        <w:t>)</w:t>
      </w:r>
    </w:p>
    <w:p w14:paraId="204A2591" w14:textId="77777777" w:rsidR="00E12E58" w:rsidRPr="002F2105" w:rsidRDefault="00E12E58" w:rsidP="009D7779">
      <w:pPr>
        <w:pStyle w:val="ListParagraph"/>
        <w:numPr>
          <w:ilvl w:val="0"/>
          <w:numId w:val="38"/>
        </w:numPr>
        <w:spacing w:line="400" w:lineRule="exact"/>
        <w:ind w:leftChars="0" w:left="1904" w:hanging="344"/>
        <w:rPr>
          <w:rFonts w:eastAsia="DFKai-SB"/>
          <w:color w:val="000000" w:themeColor="text1"/>
        </w:rPr>
      </w:pPr>
      <w:r w:rsidRPr="002F2105">
        <w:rPr>
          <w:rFonts w:eastAsia="DFKai-SB" w:hint="eastAsia"/>
          <w:color w:val="000000" w:themeColor="text1"/>
          <w:highlight w:val="green"/>
        </w:rPr>
        <w:t>須納入可能觸及之人社影響，俾從計畫團隊形成階段即同步關注與相之人文社會議題，並提出因應建議方案</w:t>
      </w:r>
      <w:r w:rsidR="00536B19" w:rsidRPr="002F2105">
        <w:rPr>
          <w:rFonts w:eastAsia="DFKai-SB" w:hint="eastAsia"/>
          <w:color w:val="000000" w:themeColor="text1"/>
          <w:highlight w:val="green"/>
        </w:rPr>
        <w:t>，</w:t>
      </w:r>
      <w:r w:rsidRPr="002F2105">
        <w:rPr>
          <w:rFonts w:eastAsia="DFKai-SB" w:hint="eastAsia"/>
          <w:color w:val="000000" w:themeColor="text1"/>
          <w:highlight w:val="green"/>
        </w:rPr>
        <w:t>反饋於</w:t>
      </w:r>
      <w:r w:rsidR="00536B19" w:rsidRPr="002F2105">
        <w:rPr>
          <w:rFonts w:eastAsia="DFKai-SB" w:hint="eastAsia"/>
          <w:color w:val="000000" w:themeColor="text1"/>
          <w:highlight w:val="green"/>
        </w:rPr>
        <w:t>應用主題</w:t>
      </w:r>
      <w:r w:rsidRPr="002F2105">
        <w:rPr>
          <w:rFonts w:eastAsia="DFKai-SB" w:hint="eastAsia"/>
          <w:color w:val="000000" w:themeColor="text1"/>
          <w:highlight w:val="green"/>
        </w:rPr>
        <w:t>之</w:t>
      </w:r>
      <w:r w:rsidRPr="002F2105">
        <w:rPr>
          <w:rFonts w:eastAsia="DFKai-SB"/>
          <w:color w:val="000000" w:themeColor="text1"/>
          <w:highlight w:val="green"/>
        </w:rPr>
        <w:t>AI</w:t>
      </w:r>
      <w:r w:rsidRPr="002F2105">
        <w:rPr>
          <w:rFonts w:eastAsia="DFKai-SB" w:hint="eastAsia"/>
          <w:color w:val="000000" w:themeColor="text1"/>
          <w:highlight w:val="green"/>
        </w:rPr>
        <w:t>研發</w:t>
      </w:r>
      <w:r w:rsidR="00EA7213" w:rsidRPr="002F2105">
        <w:rPr>
          <w:rFonts w:eastAsia="DFKai-SB" w:hint="eastAsia"/>
          <w:color w:val="000000" w:themeColor="text1"/>
          <w:highlight w:val="green"/>
        </w:rPr>
        <w:t>，</w:t>
      </w:r>
      <w:r w:rsidR="006906AD" w:rsidRPr="002F2105">
        <w:rPr>
          <w:rFonts w:eastAsia="DFKai-SB" w:hint="eastAsia"/>
          <w:color w:val="000000" w:themeColor="text1"/>
          <w:highlight w:val="green"/>
        </w:rPr>
        <w:t>與預期達成之關鍵成果。</w:t>
      </w:r>
    </w:p>
    <w:p w14:paraId="578FF2B5" w14:textId="77777777" w:rsidR="006906AD" w:rsidRPr="002F2105" w:rsidRDefault="006906AD" w:rsidP="00D07015">
      <w:pPr>
        <w:pStyle w:val="ListParagraph"/>
        <w:spacing w:line="400" w:lineRule="exact"/>
        <w:ind w:leftChars="0" w:left="1904"/>
        <w:rPr>
          <w:rFonts w:eastAsia="DFKai-SB"/>
          <w:color w:val="000000" w:themeColor="text1"/>
        </w:rPr>
      </w:pPr>
    </w:p>
    <w:p w14:paraId="485EEB16" w14:textId="77777777" w:rsidR="00E12E58" w:rsidRPr="002F2105" w:rsidRDefault="00E12E58" w:rsidP="00DE5717">
      <w:pPr>
        <w:pStyle w:val="ListParagraph"/>
        <w:numPr>
          <w:ilvl w:val="0"/>
          <w:numId w:val="42"/>
        </w:numPr>
        <w:spacing w:line="400" w:lineRule="exact"/>
        <w:ind w:leftChars="0" w:left="1418" w:hanging="403"/>
        <w:rPr>
          <w:rFonts w:eastAsia="DFKai-SB"/>
          <w:color w:val="000000" w:themeColor="text1"/>
        </w:rPr>
      </w:pPr>
      <w:r w:rsidRPr="002F2105">
        <w:rPr>
          <w:rFonts w:eastAsia="DFKai-SB" w:hint="eastAsia"/>
          <w:b/>
          <w:color w:val="000000" w:themeColor="text1"/>
          <w:u w:val="single"/>
        </w:rPr>
        <w:t>資料及</w:t>
      </w:r>
      <w:r w:rsidRPr="002F2105">
        <w:rPr>
          <w:rFonts w:eastAsia="DFKai-SB"/>
          <w:b/>
          <w:color w:val="000000" w:themeColor="text1"/>
          <w:u w:val="single"/>
        </w:rPr>
        <w:t>AI</w:t>
      </w:r>
      <w:r w:rsidRPr="002F2105">
        <w:rPr>
          <w:rFonts w:eastAsia="DFKai-SB" w:hint="eastAsia"/>
          <w:b/>
          <w:color w:val="000000" w:themeColor="text1"/>
          <w:u w:val="single"/>
        </w:rPr>
        <w:t>模型之治理與共享</w:t>
      </w:r>
      <w:r w:rsidRPr="002F2105">
        <w:rPr>
          <w:rFonts w:eastAsia="DFKai-SB" w:hint="eastAsia"/>
          <w:color w:val="000000" w:themeColor="text1"/>
        </w:rPr>
        <w:t>：</w:t>
      </w:r>
      <w:r w:rsidRPr="002F2105">
        <w:rPr>
          <w:rFonts w:eastAsia="DFKai-SB"/>
          <w:color w:val="000000" w:themeColor="text1"/>
        </w:rPr>
        <w:t>(</w:t>
      </w:r>
      <w:r w:rsidRPr="002F2105">
        <w:rPr>
          <w:rFonts w:eastAsia="DFKai-SB" w:hint="eastAsia"/>
          <w:color w:val="000000" w:themeColor="text1"/>
        </w:rPr>
        <w:t>核心技術攻堅計畫如無，可不用填寫</w:t>
      </w:r>
      <w:r w:rsidRPr="002F2105">
        <w:rPr>
          <w:rFonts w:eastAsia="DFKai-SB"/>
          <w:color w:val="000000" w:themeColor="text1"/>
        </w:rPr>
        <w:t>)</w:t>
      </w:r>
    </w:p>
    <w:p w14:paraId="7C6D82F4" w14:textId="77777777" w:rsidR="003F0C99" w:rsidRPr="002F2105" w:rsidRDefault="003F0C99" w:rsidP="00D07015">
      <w:pPr>
        <w:pStyle w:val="ListParagraph"/>
        <w:spacing w:line="400" w:lineRule="exact"/>
        <w:ind w:leftChars="0"/>
        <w:rPr>
          <w:rFonts w:eastAsia="DFKai-SB"/>
          <w:color w:val="000000" w:themeColor="text1"/>
        </w:rPr>
      </w:pPr>
    </w:p>
    <w:p w14:paraId="1045D44A" w14:textId="77777777" w:rsidR="000C7E4A" w:rsidRPr="002F2105" w:rsidRDefault="003F0C99" w:rsidP="009D7779">
      <w:pPr>
        <w:pStyle w:val="ListParagraph"/>
        <w:numPr>
          <w:ilvl w:val="0"/>
          <w:numId w:val="29"/>
        </w:numPr>
        <w:tabs>
          <w:tab w:val="left" w:pos="1701"/>
        </w:tabs>
        <w:snapToGrid w:val="0"/>
        <w:spacing w:line="400" w:lineRule="exact"/>
        <w:ind w:leftChars="548" w:left="1854" w:hangingChars="220" w:hanging="539"/>
        <w:rPr>
          <w:rFonts w:eastAsia="DFKai-SB"/>
          <w:b/>
          <w:color w:val="000000" w:themeColor="text1"/>
        </w:rPr>
      </w:pPr>
      <w:r w:rsidRPr="002F2105">
        <w:rPr>
          <w:rFonts w:eastAsia="DFKai-SB"/>
          <w:b/>
          <w:color w:val="000000" w:themeColor="text1"/>
        </w:rPr>
        <w:t>1</w:t>
      </w:r>
      <w:r w:rsidR="000C7E4A" w:rsidRPr="002F2105">
        <w:rPr>
          <w:rFonts w:eastAsia="DFKai-SB"/>
          <w:b/>
          <w:color w:val="000000" w:themeColor="text1"/>
        </w:rPr>
        <w:t>12</w:t>
      </w:r>
      <w:r w:rsidR="000C7E4A" w:rsidRPr="002F2105">
        <w:rPr>
          <w:rFonts w:eastAsia="DFKai-SB" w:hint="eastAsia"/>
          <w:b/>
          <w:color w:val="000000" w:themeColor="text1"/>
        </w:rPr>
        <w:t>年</w:t>
      </w:r>
      <w:r w:rsidR="00CD2C11" w:rsidRPr="002F2105">
        <w:rPr>
          <w:rFonts w:eastAsia="DFKai-SB" w:hint="eastAsia"/>
          <w:b/>
          <w:color w:val="000000" w:themeColor="text1"/>
        </w:rPr>
        <w:t>「治理與共享落實查訪會議」</w:t>
      </w:r>
      <w:r w:rsidR="000C7E4A" w:rsidRPr="002F2105">
        <w:rPr>
          <w:rFonts w:eastAsia="DFKai-SB" w:hint="eastAsia"/>
          <w:b/>
          <w:color w:val="000000" w:themeColor="text1"/>
        </w:rPr>
        <w:t>後之改善</w:t>
      </w:r>
      <w:r w:rsidR="00CD2C11" w:rsidRPr="002F2105">
        <w:rPr>
          <w:rFonts w:eastAsia="DFKai-SB" w:hint="eastAsia"/>
          <w:b/>
          <w:color w:val="000000" w:themeColor="text1"/>
        </w:rPr>
        <w:t>作為</w:t>
      </w:r>
      <w:r w:rsidR="001201AD" w:rsidRPr="002F2105">
        <w:rPr>
          <w:rFonts w:eastAsia="DFKai-SB"/>
          <w:color w:val="000000" w:themeColor="text1"/>
        </w:rPr>
        <w:t>(</w:t>
      </w:r>
      <w:r w:rsidR="001201AD" w:rsidRPr="002F2105">
        <w:rPr>
          <w:rFonts w:eastAsia="DFKai-SB" w:hint="eastAsia"/>
          <w:bCs/>
          <w:color w:val="000000" w:themeColor="text1"/>
        </w:rPr>
        <w:t>核心技術攻堅計畫不用填寫</w:t>
      </w:r>
      <w:r w:rsidR="001201AD" w:rsidRPr="002F2105">
        <w:rPr>
          <w:rFonts w:eastAsia="DFKai-SB"/>
          <w:color w:val="000000" w:themeColor="text1"/>
        </w:rPr>
        <w:t>)</w:t>
      </w:r>
    </w:p>
    <w:p w14:paraId="61EDC1EB" w14:textId="77777777" w:rsidR="000425DC" w:rsidRPr="002F2105" w:rsidRDefault="000425DC" w:rsidP="007C0BBF">
      <w:pPr>
        <w:pStyle w:val="ListParagraph"/>
        <w:tabs>
          <w:tab w:val="left" w:pos="1701"/>
        </w:tabs>
        <w:snapToGrid w:val="0"/>
        <w:spacing w:line="400" w:lineRule="exact"/>
        <w:ind w:leftChars="0" w:left="1701"/>
        <w:rPr>
          <w:rFonts w:eastAsia="DFKai-SB"/>
          <w:color w:val="000000" w:themeColor="text1"/>
        </w:rPr>
      </w:pPr>
      <w:r w:rsidRPr="002F2105">
        <w:rPr>
          <w:rFonts w:eastAsia="DFKai-SB" w:hint="eastAsia"/>
          <w:color w:val="000000" w:themeColor="text1"/>
        </w:rPr>
        <w:t>請</w:t>
      </w:r>
      <w:r w:rsidR="00CD2C11" w:rsidRPr="002F2105">
        <w:rPr>
          <w:rFonts w:eastAsia="DFKai-SB" w:hint="eastAsia"/>
          <w:color w:val="000000" w:themeColor="text1"/>
        </w:rPr>
        <w:t>就會議</w:t>
      </w:r>
      <w:r w:rsidRPr="002F2105">
        <w:rPr>
          <w:rFonts w:eastAsia="DFKai-SB" w:hint="eastAsia"/>
          <w:color w:val="000000" w:themeColor="text1"/>
        </w:rPr>
        <w:t>結論，</w:t>
      </w:r>
      <w:r w:rsidRPr="002F2105">
        <w:rPr>
          <w:rFonts w:eastAsia="DFKai-SB" w:hint="eastAsia"/>
          <w:b/>
          <w:color w:val="000000" w:themeColor="text1"/>
        </w:rPr>
        <w:t>逐點說明團隊在會議後，做了哪些改善</w:t>
      </w:r>
      <w:r w:rsidRPr="002F2105">
        <w:rPr>
          <w:rFonts w:eastAsia="DFKai-SB" w:hint="eastAsia"/>
          <w:color w:val="000000" w:themeColor="text1"/>
        </w:rPr>
        <w:t>。</w:t>
      </w:r>
    </w:p>
    <w:p w14:paraId="7935468F" w14:textId="77777777" w:rsidR="00EC76BC" w:rsidRPr="002F2105" w:rsidRDefault="00EC76BC" w:rsidP="007C0BBF">
      <w:pPr>
        <w:pStyle w:val="ListParagraph"/>
        <w:tabs>
          <w:tab w:val="left" w:pos="1701"/>
        </w:tabs>
        <w:snapToGrid w:val="0"/>
        <w:spacing w:line="400" w:lineRule="exact"/>
        <w:ind w:leftChars="0" w:left="1701"/>
        <w:rPr>
          <w:rFonts w:eastAsia="DFKai-SB"/>
          <w:b/>
          <w:color w:val="000000" w:themeColor="text1"/>
        </w:rPr>
      </w:pPr>
    </w:p>
    <w:p w14:paraId="0BE0D543" w14:textId="77777777" w:rsidR="00A46358" w:rsidRPr="002F2105" w:rsidRDefault="00A46358" w:rsidP="007C0BBF">
      <w:pPr>
        <w:pStyle w:val="ListParagraph"/>
        <w:tabs>
          <w:tab w:val="left" w:pos="1701"/>
        </w:tabs>
        <w:snapToGrid w:val="0"/>
        <w:spacing w:line="400" w:lineRule="exact"/>
        <w:ind w:leftChars="0" w:left="1701"/>
        <w:rPr>
          <w:rFonts w:eastAsia="DFKai-SB"/>
          <w:b/>
          <w:color w:val="000000" w:themeColor="text1"/>
        </w:rPr>
      </w:pPr>
      <w:r w:rsidRPr="002F2105">
        <w:rPr>
          <w:rFonts w:eastAsia="DFKai-SB" w:hint="eastAsia"/>
          <w:b/>
          <w:color w:val="000000" w:themeColor="text1"/>
        </w:rPr>
        <w:t>查訪會議結論與回覆如下</w:t>
      </w:r>
      <w:r w:rsidRPr="002F2105">
        <w:rPr>
          <w:rFonts w:eastAsia="DFKai-SB"/>
          <w:b/>
          <w:color w:val="000000" w:themeColor="text1"/>
        </w:rPr>
        <w:t>:</w:t>
      </w:r>
    </w:p>
    <w:p w14:paraId="4B6221D0" w14:textId="77777777" w:rsidR="00A46358" w:rsidRPr="002F2105" w:rsidRDefault="00A46358" w:rsidP="007C0BBF">
      <w:pPr>
        <w:pStyle w:val="ListParagraph"/>
        <w:tabs>
          <w:tab w:val="left" w:pos="1701"/>
        </w:tabs>
        <w:snapToGrid w:val="0"/>
        <w:spacing w:line="400" w:lineRule="exact"/>
        <w:ind w:leftChars="0" w:left="1701"/>
        <w:rPr>
          <w:rFonts w:eastAsia="DFKai-SB"/>
          <w:b/>
          <w:color w:val="000000" w:themeColor="text1"/>
        </w:rPr>
      </w:pPr>
    </w:p>
    <w:p w14:paraId="0EB8046E" w14:textId="77777777" w:rsidR="00A46358" w:rsidRPr="002F2105" w:rsidRDefault="00A46358" w:rsidP="00A46358">
      <w:pPr>
        <w:pStyle w:val="ListParagraph"/>
        <w:numPr>
          <w:ilvl w:val="0"/>
          <w:numId w:val="43"/>
        </w:numPr>
        <w:spacing w:line="500" w:lineRule="exact"/>
        <w:ind w:leftChars="0" w:left="2268" w:rightChars="-24" w:right="-58" w:hanging="709"/>
        <w:rPr>
          <w:rFonts w:eastAsia="DFKai-SB"/>
          <w:color w:val="000000" w:themeColor="text1"/>
        </w:rPr>
      </w:pPr>
      <w:r w:rsidRPr="002F2105">
        <w:rPr>
          <w:rFonts w:eastAsia="DFKai-SB"/>
          <w:color w:val="000000" w:themeColor="text1"/>
          <w:highlight w:val="green"/>
        </w:rPr>
        <w:t>請團隊設計機制排除資料共享的限制，明列於</w:t>
      </w:r>
      <w:r w:rsidRPr="002F2105">
        <w:rPr>
          <w:rFonts w:eastAsia="DFKai-SB"/>
          <w:color w:val="000000" w:themeColor="text1"/>
          <w:highlight w:val="green"/>
        </w:rPr>
        <w:t>AI</w:t>
      </w:r>
      <w:r w:rsidRPr="002F2105">
        <w:rPr>
          <w:rFonts w:eastAsia="DFKai-SB"/>
          <w:color w:val="000000" w:themeColor="text1"/>
          <w:highlight w:val="green"/>
        </w:rPr>
        <w:t>主題研究專案徵案公告中，因此，團隊除將資料共享再利用納入</w:t>
      </w:r>
      <w:r w:rsidRPr="002F2105">
        <w:rPr>
          <w:rFonts w:eastAsia="DFKai-SB"/>
          <w:color w:val="000000" w:themeColor="text1"/>
          <w:highlight w:val="green"/>
        </w:rPr>
        <w:t>IRB</w:t>
      </w:r>
      <w:r w:rsidRPr="002F2105">
        <w:rPr>
          <w:rFonts w:eastAsia="DFKai-SB"/>
          <w:color w:val="000000" w:themeColor="text1"/>
          <w:highlight w:val="green"/>
        </w:rPr>
        <w:t>計畫書再送</w:t>
      </w:r>
      <w:r w:rsidRPr="002F2105">
        <w:rPr>
          <w:rFonts w:eastAsia="DFKai-SB"/>
          <w:color w:val="000000" w:themeColor="text1"/>
          <w:highlight w:val="green"/>
        </w:rPr>
        <w:t>IRB</w:t>
      </w:r>
      <w:r w:rsidRPr="002F2105">
        <w:rPr>
          <w:rFonts w:eastAsia="DFKai-SB"/>
          <w:color w:val="000000" w:themeColor="text1"/>
          <w:highlight w:val="green"/>
        </w:rPr>
        <w:t>審查之外，應主動與醫院及</w:t>
      </w:r>
      <w:r w:rsidRPr="002F2105">
        <w:rPr>
          <w:rFonts w:eastAsia="DFKai-SB"/>
          <w:color w:val="000000" w:themeColor="text1"/>
          <w:highlight w:val="green"/>
        </w:rPr>
        <w:t>IRB</w:t>
      </w:r>
      <w:r w:rsidRPr="002F2105">
        <w:rPr>
          <w:rFonts w:eastAsia="DFKai-SB"/>
          <w:color w:val="000000" w:themeColor="text1"/>
          <w:highlight w:val="green"/>
        </w:rPr>
        <w:t>溝通，以尋思突破目前共享相關限制之可行作法。</w:t>
      </w:r>
      <w:r w:rsidRPr="002F2105">
        <w:rPr>
          <w:rFonts w:eastAsia="DFKai-SB"/>
          <w:b/>
          <w:color w:val="000000" w:themeColor="text1"/>
        </w:rPr>
        <w:t>(</w:t>
      </w:r>
      <w:r w:rsidRPr="002F2105">
        <w:rPr>
          <w:rFonts w:eastAsia="DFKai-SB" w:hint="eastAsia"/>
          <w:b/>
          <w:color w:val="000000" w:themeColor="text1"/>
          <w:highlight w:val="yellow"/>
        </w:rPr>
        <w:t>請各子計畫團隊協助提供目前與各自計畫變更</w:t>
      </w:r>
      <w:r w:rsidRPr="002F2105">
        <w:rPr>
          <w:rFonts w:eastAsia="DFKai-SB"/>
          <w:b/>
          <w:color w:val="000000" w:themeColor="text1"/>
          <w:highlight w:val="yellow"/>
        </w:rPr>
        <w:t>IRB</w:t>
      </w:r>
      <w:r w:rsidRPr="002F2105">
        <w:rPr>
          <w:rFonts w:eastAsia="DFKai-SB" w:hint="eastAsia"/>
          <w:b/>
          <w:color w:val="000000" w:themeColor="text1"/>
          <w:highlight w:val="yellow"/>
        </w:rPr>
        <w:t>以便進行資料共享的進展</w:t>
      </w:r>
      <w:r w:rsidRPr="002F2105">
        <w:rPr>
          <w:rFonts w:eastAsia="DFKai-SB"/>
          <w:b/>
          <w:color w:val="000000" w:themeColor="text1"/>
        </w:rPr>
        <w:t>)</w:t>
      </w:r>
    </w:p>
    <w:p w14:paraId="448E9799" w14:textId="77777777" w:rsidR="00A46358" w:rsidRPr="002F2105" w:rsidRDefault="00A46358" w:rsidP="00A46358">
      <w:pPr>
        <w:pStyle w:val="ListParagraph"/>
        <w:spacing w:line="500" w:lineRule="exact"/>
        <w:ind w:leftChars="0" w:left="2268" w:rightChars="-24" w:right="-58"/>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回覆</w:t>
      </w:r>
      <w:r w:rsidRPr="002F2105">
        <w:rPr>
          <w:rFonts w:eastAsia="DFKai-SB"/>
          <w:color w:val="000000" w:themeColor="text1"/>
        </w:rPr>
        <w:t>]</w:t>
      </w:r>
    </w:p>
    <w:p w14:paraId="2D5AA5CB" w14:textId="77777777" w:rsidR="005C7F40" w:rsidRPr="002F2105" w:rsidRDefault="000E69B1" w:rsidP="000E69B1">
      <w:pPr>
        <w:pStyle w:val="ListParagraph"/>
        <w:spacing w:line="500" w:lineRule="exact"/>
        <w:ind w:leftChars="1000" w:left="2400" w:rightChars="-24" w:right="-58"/>
        <w:rPr>
          <w:rFonts w:eastAsia="DFKai-SB"/>
          <w:color w:val="000000" w:themeColor="text1"/>
        </w:rPr>
      </w:pPr>
      <w:r w:rsidRPr="002F2105">
        <w:rPr>
          <w:rFonts w:eastAsia="DFKai-SB"/>
          <w:color w:val="000000" w:themeColor="text1"/>
        </w:rPr>
        <w:t>與</w:t>
      </w:r>
      <w:r w:rsidR="005C7F40" w:rsidRPr="002F2105">
        <w:rPr>
          <w:rFonts w:eastAsia="DFKai-SB"/>
          <w:color w:val="000000" w:themeColor="text1"/>
        </w:rPr>
        <w:t>醫</w:t>
      </w:r>
      <w:r w:rsidRPr="002F2105">
        <w:rPr>
          <w:rFonts w:eastAsia="DFKai-SB"/>
          <w:color w:val="000000" w:themeColor="text1"/>
        </w:rPr>
        <w:t>院</w:t>
      </w:r>
      <w:r w:rsidRPr="002F2105">
        <w:rPr>
          <w:rFonts w:eastAsia="DFKai-SB"/>
          <w:color w:val="000000" w:themeColor="text1"/>
        </w:rPr>
        <w:t>IRB</w:t>
      </w:r>
      <w:r w:rsidRPr="002F2105">
        <w:rPr>
          <w:rFonts w:eastAsia="DFKai-SB"/>
          <w:color w:val="000000" w:themeColor="text1"/>
        </w:rPr>
        <w:t>的討論後，建議</w:t>
      </w:r>
      <w:r w:rsidR="005C7F40" w:rsidRPr="002F2105">
        <w:rPr>
          <w:rFonts w:eastAsia="DFKai-SB"/>
          <w:color w:val="000000" w:themeColor="text1"/>
        </w:rPr>
        <w:t>資料共享作法以遵照各醫療機構內規範為原則。對資料共享再利用等</w:t>
      </w:r>
      <w:r w:rsidRPr="002F2105">
        <w:rPr>
          <w:rFonts w:eastAsia="DFKai-SB"/>
          <w:color w:val="000000" w:themeColor="text1"/>
        </w:rPr>
        <w:t>需</w:t>
      </w:r>
      <w:r w:rsidR="005C7F40" w:rsidRPr="002F2105">
        <w:rPr>
          <w:rFonts w:eastAsia="DFKai-SB"/>
          <w:color w:val="000000" w:themeColor="text1"/>
        </w:rPr>
        <w:t>納入計畫書送審</w:t>
      </w:r>
      <w:r w:rsidR="005C7F40" w:rsidRPr="002F2105">
        <w:rPr>
          <w:rFonts w:eastAsia="DFKai-SB"/>
          <w:color w:val="000000" w:themeColor="text1"/>
        </w:rPr>
        <w:t>IRB</w:t>
      </w:r>
      <w:r w:rsidR="005C7F40" w:rsidRPr="002F2105">
        <w:rPr>
          <w:rFonts w:eastAsia="DFKai-SB"/>
          <w:color w:val="000000" w:themeColor="text1"/>
        </w:rPr>
        <w:t>申請</w:t>
      </w:r>
      <w:r w:rsidR="005C7F40" w:rsidRPr="002F2105">
        <w:rPr>
          <w:rFonts w:eastAsia="DFKai-SB"/>
          <w:color w:val="000000" w:themeColor="text1"/>
        </w:rPr>
        <w:t>(</w:t>
      </w:r>
      <w:r w:rsidR="005C7F40" w:rsidRPr="002F2105">
        <w:rPr>
          <w:rFonts w:eastAsia="DFKai-SB"/>
          <w:color w:val="000000" w:themeColor="text1"/>
        </w:rPr>
        <w:t>新案或變更案</w:t>
      </w:r>
      <w:r w:rsidR="005C7F40" w:rsidRPr="002F2105">
        <w:rPr>
          <w:rFonts w:eastAsia="DFKai-SB"/>
          <w:color w:val="000000" w:themeColor="text1"/>
        </w:rPr>
        <w:t>)</w:t>
      </w:r>
      <w:r w:rsidR="005C7F40" w:rsidRPr="002F2105">
        <w:rPr>
          <w:rFonts w:eastAsia="DFKai-SB"/>
          <w:color w:val="000000" w:themeColor="text1"/>
        </w:rPr>
        <w:t>外，亦可將自醫院，所產出的再處理後的資料</w:t>
      </w:r>
      <w:r w:rsidRPr="002F2105">
        <w:rPr>
          <w:rFonts w:eastAsia="DFKai-SB"/>
          <w:color w:val="000000" w:themeColor="text1"/>
        </w:rPr>
        <w:t>，以台大醫院為例，可採用建置</w:t>
      </w:r>
      <w:r w:rsidR="005C7F40" w:rsidRPr="002F2105">
        <w:rPr>
          <w:rFonts w:eastAsia="DFKai-SB"/>
          <w:color w:val="000000" w:themeColor="text1"/>
        </w:rPr>
        <w:t>特色資料</w:t>
      </w:r>
      <w:r w:rsidRPr="002F2105">
        <w:rPr>
          <w:rFonts w:eastAsia="DFKai-SB"/>
          <w:color w:val="000000" w:themeColor="text1"/>
        </w:rPr>
        <w:t>庫之</w:t>
      </w:r>
      <w:r w:rsidR="005C7F40" w:rsidRPr="002F2105">
        <w:rPr>
          <w:rFonts w:eastAsia="DFKai-SB"/>
          <w:color w:val="000000" w:themeColor="text1"/>
        </w:rPr>
        <w:t>做法來進行</w:t>
      </w:r>
      <w:r w:rsidRPr="002F2105">
        <w:rPr>
          <w:rFonts w:eastAsia="DFKai-SB"/>
          <w:color w:val="000000" w:themeColor="text1"/>
        </w:rPr>
        <w:t>，但</w:t>
      </w:r>
      <w:r w:rsidR="005C7F40" w:rsidRPr="002F2105">
        <w:rPr>
          <w:rFonts w:eastAsia="DFKai-SB"/>
          <w:color w:val="000000" w:themeColor="text1"/>
        </w:rPr>
        <w:t>需述明資料使用者</w:t>
      </w:r>
      <w:r w:rsidR="00655C34" w:rsidRPr="002F2105">
        <w:rPr>
          <w:rFonts w:eastAsia="DFKai-SB"/>
          <w:color w:val="000000" w:themeColor="text1"/>
        </w:rPr>
        <w:t>、資料用途</w:t>
      </w:r>
      <w:r w:rsidR="00655C34" w:rsidRPr="002F2105">
        <w:rPr>
          <w:rFonts w:eastAsia="DFKai-SB"/>
          <w:color w:val="000000" w:themeColor="text1"/>
        </w:rPr>
        <w:t>…</w:t>
      </w:r>
      <w:r w:rsidR="00655C34" w:rsidRPr="002F2105">
        <w:rPr>
          <w:rFonts w:eastAsia="DFKai-SB"/>
          <w:color w:val="000000" w:themeColor="text1"/>
        </w:rPr>
        <w:t>等資訊</w:t>
      </w:r>
      <w:r w:rsidR="005C7F40" w:rsidRPr="002F2105">
        <w:rPr>
          <w:rFonts w:eastAsia="DFKai-SB"/>
          <w:color w:val="000000" w:themeColor="text1"/>
        </w:rPr>
        <w:t>，以便</w:t>
      </w:r>
      <w:r w:rsidR="00655C34" w:rsidRPr="002F2105">
        <w:rPr>
          <w:rFonts w:eastAsia="DFKai-SB"/>
          <w:color w:val="000000" w:themeColor="text1"/>
        </w:rPr>
        <w:t>後續進行</w:t>
      </w:r>
      <w:r w:rsidR="005C7F40" w:rsidRPr="002F2105">
        <w:rPr>
          <w:rFonts w:eastAsia="DFKai-SB"/>
          <w:color w:val="000000" w:themeColor="text1"/>
        </w:rPr>
        <w:t>共享研究</w:t>
      </w:r>
      <w:r w:rsidR="00655C34" w:rsidRPr="002F2105">
        <w:rPr>
          <w:rFonts w:eastAsia="DFKai-SB"/>
          <w:color w:val="000000" w:themeColor="text1"/>
        </w:rPr>
        <w:t>…</w:t>
      </w:r>
    </w:p>
    <w:p w14:paraId="366F0A14" w14:textId="77777777" w:rsidR="0057263E" w:rsidRPr="002F2105" w:rsidRDefault="0057263E" w:rsidP="00A46358">
      <w:pPr>
        <w:pStyle w:val="ListParagraph"/>
        <w:spacing w:line="500" w:lineRule="exact"/>
        <w:ind w:leftChars="0" w:left="2268" w:rightChars="-24" w:right="-58"/>
        <w:rPr>
          <w:rFonts w:eastAsia="DFKai-SB"/>
          <w:color w:val="000000" w:themeColor="text1"/>
        </w:rPr>
      </w:pPr>
      <w:r w:rsidRPr="002F2105">
        <w:rPr>
          <w:rFonts w:eastAsia="DFKai-SB" w:hint="eastAsia"/>
          <w:color w:val="000000" w:themeColor="text1"/>
        </w:rPr>
        <w:lastRenderedPageBreak/>
        <w:t>目前子計畫六通過審核之</w:t>
      </w:r>
      <w:r w:rsidRPr="002F2105">
        <w:rPr>
          <w:rFonts w:eastAsia="DFKai-SB"/>
          <w:color w:val="000000" w:themeColor="text1"/>
        </w:rPr>
        <w:t>IRB</w:t>
      </w:r>
      <w:r w:rsidRPr="002F2105">
        <w:rPr>
          <w:rFonts w:eastAsia="DFKai-SB" w:hint="eastAsia"/>
          <w:color w:val="000000" w:themeColor="text1"/>
        </w:rPr>
        <w:t>在資料共享方面限制為本團隊後續研究，包含與其他團隊、院校、機構之合作研究。</w:t>
      </w:r>
    </w:p>
    <w:p w14:paraId="09973517" w14:textId="62D4C1B4" w:rsidR="005C7F40" w:rsidRPr="002F2105" w:rsidRDefault="0057263E" w:rsidP="00A46358">
      <w:pPr>
        <w:pStyle w:val="ListParagraph"/>
        <w:spacing w:line="500" w:lineRule="exact"/>
        <w:ind w:leftChars="0" w:left="2268" w:rightChars="-24" w:right="-58"/>
        <w:rPr>
          <w:rFonts w:eastAsia="DFKai-SB"/>
          <w:color w:val="000000" w:themeColor="text1"/>
        </w:rPr>
      </w:pPr>
      <w:r w:rsidRPr="002F2105">
        <w:rPr>
          <w:rFonts w:eastAsia="DFKai-SB" w:hint="eastAsia"/>
          <w:color w:val="000000" w:themeColor="text1"/>
        </w:rPr>
        <w:t>網路收案之</w:t>
      </w:r>
      <w:r w:rsidRPr="002F2105">
        <w:rPr>
          <w:rFonts w:eastAsia="DFKai-SB"/>
          <w:color w:val="000000" w:themeColor="text1"/>
        </w:rPr>
        <w:t>IRB</w:t>
      </w:r>
      <w:r w:rsidRPr="002F2105">
        <w:rPr>
          <w:rFonts w:eastAsia="DFKai-SB" w:hint="eastAsia"/>
          <w:color w:val="000000" w:themeColor="text1"/>
        </w:rPr>
        <w:t>已通過審查，可使一般民眾、醫師透過測試網頁、</w:t>
      </w:r>
      <w:r w:rsidRPr="002F2105">
        <w:rPr>
          <w:rFonts w:eastAsia="DFKai-SB"/>
          <w:color w:val="000000" w:themeColor="text1"/>
        </w:rPr>
        <w:t>APP</w:t>
      </w:r>
      <w:r w:rsidRPr="002F2105">
        <w:rPr>
          <w:rFonts w:eastAsia="DFKai-SB" w:hint="eastAsia"/>
          <w:color w:val="000000" w:themeColor="text1"/>
        </w:rPr>
        <w:t>使用團隊開發之模型以實現共享，在資料當事人簽署網路同意文件後可對新資料進行分析並取得預測結果。</w:t>
      </w:r>
    </w:p>
    <w:p w14:paraId="5F4B8932" w14:textId="37A67B20" w:rsidR="00526A3D" w:rsidRPr="002F2105" w:rsidRDefault="00526A3D" w:rsidP="00A46358">
      <w:pPr>
        <w:pStyle w:val="ListParagraph"/>
        <w:spacing w:line="500" w:lineRule="exact"/>
        <w:ind w:leftChars="0" w:left="2268" w:rightChars="-24" w:right="-58"/>
        <w:rPr>
          <w:rFonts w:eastAsia="DFKai-SB"/>
          <w:color w:val="000000" w:themeColor="text1"/>
        </w:rPr>
      </w:pPr>
      <w:r w:rsidRPr="002F2105">
        <w:rPr>
          <w:rFonts w:eastAsia="DFKai-SB" w:hint="eastAsia"/>
          <w:color w:val="000000" w:themeColor="text1"/>
        </w:rPr>
        <w:t>相關</w:t>
      </w:r>
      <w:r w:rsidRPr="002F2105">
        <w:rPr>
          <w:rFonts w:eastAsia="DFKai-SB" w:hint="eastAsia"/>
          <w:color w:val="000000" w:themeColor="text1"/>
        </w:rPr>
        <w:t>IRB</w:t>
      </w:r>
      <w:r w:rsidRPr="002F2105">
        <w:rPr>
          <w:rFonts w:eastAsia="DFKai-SB" w:hint="eastAsia"/>
          <w:color w:val="000000" w:themeColor="text1"/>
        </w:rPr>
        <w:t>資料概述</w:t>
      </w:r>
    </w:p>
    <w:p w14:paraId="4EC8D277" w14:textId="567B6BC8" w:rsidR="00526A3D" w:rsidRPr="002F2105" w:rsidRDefault="00000000" w:rsidP="00A46358">
      <w:pPr>
        <w:pStyle w:val="ListParagraph"/>
        <w:spacing w:line="500" w:lineRule="exact"/>
        <w:ind w:leftChars="0" w:left="2268" w:rightChars="-24" w:right="-58"/>
        <w:rPr>
          <w:rFonts w:eastAsia="DFKai-SB"/>
          <w:color w:val="000000" w:themeColor="text1"/>
        </w:rPr>
      </w:pPr>
      <w:hyperlink r:id="rId22" w:history="1">
        <w:r w:rsidR="00526A3D" w:rsidRPr="002F2105">
          <w:rPr>
            <w:rStyle w:val="Hyperlink"/>
            <w:rFonts w:eastAsia="DFKai-SB"/>
            <w:color w:val="000000" w:themeColor="text1"/>
          </w:rPr>
          <w:t>https://docs.google.com/spreadsheets/d/10Sp23V16oiGLJRU5U0UQy-ck7zUDB5OVtPz-JeUyHlA/edit?usp=drive_link</w:t>
        </w:r>
      </w:hyperlink>
      <w:r w:rsidR="00526A3D" w:rsidRPr="002F2105">
        <w:rPr>
          <w:rFonts w:eastAsia="DFKai-SB"/>
          <w:color w:val="000000" w:themeColor="text1"/>
        </w:rPr>
        <w:t xml:space="preserve"> </w:t>
      </w:r>
    </w:p>
    <w:p w14:paraId="34951E0A" w14:textId="4F472915" w:rsidR="00526A3D" w:rsidRPr="002F2105" w:rsidRDefault="00526A3D" w:rsidP="00A46358">
      <w:pPr>
        <w:pStyle w:val="ListParagraph"/>
        <w:spacing w:line="500" w:lineRule="exact"/>
        <w:ind w:leftChars="0" w:left="2268" w:rightChars="-24" w:right="-58"/>
        <w:rPr>
          <w:rFonts w:eastAsia="DFKai-SB"/>
          <w:color w:val="000000" w:themeColor="text1"/>
        </w:rPr>
      </w:pPr>
      <w:r w:rsidRPr="002F2105">
        <w:rPr>
          <w:rFonts w:eastAsia="DFKai-SB" w:hint="eastAsia"/>
          <w:color w:val="000000" w:themeColor="text1"/>
        </w:rPr>
        <w:t>許可書、受試者同意書</w:t>
      </w:r>
    </w:p>
    <w:p w14:paraId="0C95F9F0" w14:textId="59A2B4EA" w:rsidR="00526A3D" w:rsidRPr="002F2105" w:rsidRDefault="00000000" w:rsidP="00A46358">
      <w:pPr>
        <w:pStyle w:val="ListParagraph"/>
        <w:spacing w:line="500" w:lineRule="exact"/>
        <w:ind w:leftChars="0" w:left="2268" w:rightChars="-24" w:right="-58"/>
        <w:rPr>
          <w:rFonts w:eastAsia="DFKai-SB"/>
          <w:color w:val="000000" w:themeColor="text1"/>
        </w:rPr>
      </w:pPr>
      <w:hyperlink r:id="rId23" w:history="1">
        <w:r w:rsidR="00526A3D" w:rsidRPr="002F2105">
          <w:rPr>
            <w:rStyle w:val="Hyperlink"/>
            <w:rFonts w:eastAsia="DFKai-SB"/>
            <w:color w:val="000000" w:themeColor="text1"/>
          </w:rPr>
          <w:t>https://drive.google.com/drive/folders/1mnHB1ZjI9Es5wwsTgyCbjPbr_Vs-i6oY?usp=drive_link</w:t>
        </w:r>
      </w:hyperlink>
      <w:r w:rsidR="00526A3D" w:rsidRPr="002F2105">
        <w:rPr>
          <w:rFonts w:eastAsia="DFKai-SB"/>
          <w:color w:val="000000" w:themeColor="text1"/>
        </w:rPr>
        <w:t xml:space="preserve"> </w:t>
      </w:r>
    </w:p>
    <w:p w14:paraId="08DC6CC1" w14:textId="77777777" w:rsidR="005C7F40" w:rsidRPr="002F2105" w:rsidRDefault="005C7F40" w:rsidP="00A46358">
      <w:pPr>
        <w:pStyle w:val="ListParagraph"/>
        <w:spacing w:line="500" w:lineRule="exact"/>
        <w:ind w:leftChars="0" w:left="2268" w:rightChars="-24" w:right="-58"/>
        <w:rPr>
          <w:rFonts w:eastAsia="DFKai-SB"/>
          <w:color w:val="000000" w:themeColor="text1"/>
        </w:rPr>
      </w:pPr>
    </w:p>
    <w:p w14:paraId="0B44E0D6" w14:textId="77777777" w:rsidR="00A46358" w:rsidRPr="002F2105" w:rsidRDefault="00A46358" w:rsidP="00A46358">
      <w:pPr>
        <w:pStyle w:val="ListParagraph"/>
        <w:numPr>
          <w:ilvl w:val="0"/>
          <w:numId w:val="43"/>
        </w:numPr>
        <w:spacing w:line="500" w:lineRule="exact"/>
        <w:ind w:leftChars="0" w:left="2268" w:rightChars="-24" w:right="-58" w:hanging="709"/>
        <w:rPr>
          <w:rFonts w:eastAsia="DFKai-SB"/>
          <w:color w:val="000000" w:themeColor="text1"/>
        </w:rPr>
      </w:pPr>
      <w:r w:rsidRPr="002F2105">
        <w:rPr>
          <w:rFonts w:eastAsia="DFKai-SB" w:hint="eastAsia"/>
          <w:color w:val="000000" w:themeColor="text1"/>
        </w:rPr>
        <w:t>請團隊提出計畫執行過程中，已具體討論及解決之資料與</w:t>
      </w:r>
      <w:r w:rsidRPr="002F2105">
        <w:rPr>
          <w:rFonts w:eastAsia="DFKai-SB"/>
          <w:color w:val="000000" w:themeColor="text1"/>
        </w:rPr>
        <w:t>AI</w:t>
      </w:r>
      <w:r w:rsidRPr="002F2105">
        <w:rPr>
          <w:rFonts w:eastAsia="DFKai-SB" w:hint="eastAsia"/>
          <w:color w:val="000000" w:themeColor="text1"/>
        </w:rPr>
        <w:t>治理所遭遇之困難與採行之因應作方案例，以利委員評估團隊於資料與</w:t>
      </w:r>
      <w:r w:rsidRPr="002F2105">
        <w:rPr>
          <w:rFonts w:eastAsia="DFKai-SB"/>
          <w:color w:val="000000" w:themeColor="text1"/>
        </w:rPr>
        <w:t>AI</w:t>
      </w:r>
      <w:r w:rsidRPr="002F2105">
        <w:rPr>
          <w:rFonts w:eastAsia="DFKai-SB" w:hint="eastAsia"/>
          <w:color w:val="000000" w:themeColor="text1"/>
        </w:rPr>
        <w:t>治理面向的實質努力。</w:t>
      </w:r>
      <w:r w:rsidRPr="002F2105">
        <w:rPr>
          <w:rFonts w:eastAsia="DFKai-SB"/>
          <w:b/>
          <w:color w:val="000000" w:themeColor="text1"/>
        </w:rPr>
        <w:t>(</w:t>
      </w:r>
      <w:r w:rsidRPr="002F2105">
        <w:rPr>
          <w:rFonts w:eastAsia="DFKai-SB" w:hint="eastAsia"/>
          <w:b/>
          <w:color w:val="000000" w:themeColor="text1"/>
          <w:highlight w:val="yellow"/>
        </w:rPr>
        <w:t>總計畫與子計畫九將協助整理資料治理小組討論的相關議題與內容</w:t>
      </w:r>
      <w:r w:rsidRPr="002F2105">
        <w:rPr>
          <w:rFonts w:eastAsia="DFKai-SB"/>
          <w:b/>
          <w:color w:val="000000" w:themeColor="text1"/>
          <w:highlight w:val="yellow"/>
        </w:rPr>
        <w:t>)</w:t>
      </w:r>
    </w:p>
    <w:p w14:paraId="6C723879" w14:textId="77777777" w:rsidR="00A46358" w:rsidRPr="002F2105" w:rsidRDefault="00A46358" w:rsidP="00A46358">
      <w:pPr>
        <w:pStyle w:val="ListParagraph"/>
        <w:spacing w:line="500" w:lineRule="exact"/>
        <w:ind w:leftChars="0" w:left="2268" w:rightChars="-24" w:right="-58"/>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回覆</w:t>
      </w:r>
      <w:r w:rsidRPr="002F2105">
        <w:rPr>
          <w:rFonts w:eastAsia="DFKai-SB"/>
          <w:color w:val="000000" w:themeColor="text1"/>
        </w:rPr>
        <w:t>]</w:t>
      </w:r>
    </w:p>
    <w:p w14:paraId="74ED65C7" w14:textId="77777777" w:rsidR="00A46358" w:rsidRPr="002F2105" w:rsidRDefault="00A46358" w:rsidP="00A46358">
      <w:pPr>
        <w:pStyle w:val="ListParagraph"/>
        <w:rPr>
          <w:rFonts w:eastAsia="DFKai-SB"/>
          <w:color w:val="000000" w:themeColor="text1"/>
        </w:rPr>
      </w:pPr>
    </w:p>
    <w:p w14:paraId="52666BD1" w14:textId="77777777" w:rsidR="00A46358" w:rsidRPr="002F2105" w:rsidRDefault="00A46358" w:rsidP="00A46358">
      <w:pPr>
        <w:pStyle w:val="ListParagraph"/>
        <w:spacing w:line="500" w:lineRule="exact"/>
        <w:ind w:leftChars="0" w:left="2268" w:rightChars="-24" w:right="-58"/>
        <w:rPr>
          <w:rFonts w:eastAsia="DFKai-SB"/>
          <w:color w:val="000000" w:themeColor="text1"/>
        </w:rPr>
      </w:pPr>
    </w:p>
    <w:p w14:paraId="3E4319C0" w14:textId="77777777" w:rsidR="00A46358" w:rsidRPr="002F2105" w:rsidRDefault="00A46358" w:rsidP="00A46358">
      <w:pPr>
        <w:pStyle w:val="ListParagraph"/>
        <w:numPr>
          <w:ilvl w:val="0"/>
          <w:numId w:val="43"/>
        </w:numPr>
        <w:spacing w:line="500" w:lineRule="exact"/>
        <w:ind w:leftChars="0" w:left="2268" w:rightChars="-24" w:right="-58" w:hanging="709"/>
        <w:rPr>
          <w:rFonts w:eastAsia="DFKai-SB"/>
          <w:color w:val="000000" w:themeColor="text1"/>
        </w:rPr>
      </w:pPr>
      <w:r w:rsidRPr="002F2105">
        <w:rPr>
          <w:rFonts w:eastAsia="DFKai-SB" w:hint="eastAsia"/>
          <w:color w:val="000000" w:themeColor="text1"/>
        </w:rPr>
        <w:t>請團隊內部釐清前瞻收案、回溯收案、去識別化與去連結之定義，以符合</w:t>
      </w:r>
      <w:r w:rsidRPr="002F2105">
        <w:rPr>
          <w:rFonts w:eastAsia="DFKai-SB"/>
          <w:color w:val="000000" w:themeColor="text1"/>
        </w:rPr>
        <w:t>AI</w:t>
      </w:r>
      <w:r w:rsidRPr="002F2105">
        <w:rPr>
          <w:rFonts w:eastAsia="DFKai-SB" w:hint="eastAsia"/>
          <w:color w:val="000000" w:themeColor="text1"/>
        </w:rPr>
        <w:t>主題研究專案「資料與模型治理作業規範建立指引」之規範，並確保團隊成員在一致認知下執行後續研究及撰寫成果報告。</w:t>
      </w:r>
      <w:r w:rsidRPr="002F2105">
        <w:rPr>
          <w:rFonts w:eastAsia="DFKai-SB"/>
          <w:b/>
          <w:color w:val="000000" w:themeColor="text1"/>
          <w:sz w:val="22"/>
        </w:rPr>
        <w:t>(</w:t>
      </w:r>
      <w:r w:rsidR="005C7F40" w:rsidRPr="002F2105">
        <w:rPr>
          <w:rFonts w:eastAsia="DFKai-SB" w:hint="eastAsia"/>
          <w:b/>
          <w:color w:val="000000" w:themeColor="text1"/>
          <w:highlight w:val="yellow"/>
        </w:rPr>
        <w:t>總計畫與子計畫九共同協助</w:t>
      </w:r>
      <w:r w:rsidR="00655C34" w:rsidRPr="002F2105">
        <w:rPr>
          <w:rFonts w:eastAsia="DFKai-SB" w:hint="eastAsia"/>
          <w:b/>
          <w:color w:val="000000" w:themeColor="text1"/>
          <w:highlight w:val="yellow"/>
        </w:rPr>
        <w:t>個子計畫釐清與認知一致</w:t>
      </w:r>
      <w:r w:rsidRPr="002F2105">
        <w:rPr>
          <w:rFonts w:eastAsia="DFKai-SB"/>
          <w:b/>
          <w:color w:val="000000" w:themeColor="text1"/>
          <w:highlight w:val="yellow"/>
        </w:rPr>
        <w:t>)</w:t>
      </w:r>
    </w:p>
    <w:p w14:paraId="2F3FB903" w14:textId="77777777" w:rsidR="00A46358" w:rsidRPr="002F2105" w:rsidRDefault="00A46358" w:rsidP="00A46358">
      <w:pPr>
        <w:pStyle w:val="ListParagraph"/>
        <w:spacing w:line="500" w:lineRule="exact"/>
        <w:ind w:leftChars="0" w:left="2268" w:rightChars="-24" w:right="-58"/>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回覆</w:t>
      </w:r>
      <w:r w:rsidRPr="002F2105">
        <w:rPr>
          <w:rFonts w:eastAsia="DFKai-SB"/>
          <w:color w:val="000000" w:themeColor="text1"/>
        </w:rPr>
        <w:t>]</w:t>
      </w:r>
    </w:p>
    <w:p w14:paraId="3AA96EE6" w14:textId="77777777" w:rsidR="00A46358" w:rsidRPr="002F2105" w:rsidRDefault="00A46358" w:rsidP="00A46358">
      <w:pPr>
        <w:pStyle w:val="ListParagraph"/>
        <w:spacing w:line="500" w:lineRule="exact"/>
        <w:ind w:leftChars="0" w:left="2268" w:rightChars="-24" w:right="-58"/>
        <w:rPr>
          <w:rFonts w:eastAsia="DFKai-SB"/>
          <w:color w:val="000000" w:themeColor="text1"/>
        </w:rPr>
      </w:pPr>
    </w:p>
    <w:p w14:paraId="111039FC" w14:textId="77777777" w:rsidR="00A46358" w:rsidRPr="002F2105" w:rsidRDefault="00A46358" w:rsidP="00A46358">
      <w:pPr>
        <w:pStyle w:val="ListParagraph"/>
        <w:numPr>
          <w:ilvl w:val="0"/>
          <w:numId w:val="43"/>
        </w:numPr>
        <w:spacing w:line="500" w:lineRule="exact"/>
        <w:ind w:leftChars="0" w:left="2268" w:rightChars="-24" w:right="-58" w:hanging="709"/>
        <w:rPr>
          <w:rFonts w:eastAsia="DFKai-SB"/>
          <w:color w:val="000000" w:themeColor="text1"/>
        </w:rPr>
      </w:pPr>
      <w:r w:rsidRPr="002F2105">
        <w:rPr>
          <w:rFonts w:eastAsia="DFKai-SB" w:hint="eastAsia"/>
          <w:color w:val="000000" w:themeColor="text1"/>
          <w:highlight w:val="green"/>
        </w:rPr>
        <w:t>請團隊針對自建資料共享平台研擬隱私權政策、著作權聲明、免責條款、資料釋出規約等宣告文字，文字擬定後請提供前瞻處及</w:t>
      </w:r>
      <w:proofErr w:type="spellStart"/>
      <w:r w:rsidRPr="002F2105">
        <w:rPr>
          <w:rFonts w:eastAsia="DFKai-SB"/>
          <w:color w:val="000000" w:themeColor="text1"/>
          <w:highlight w:val="green"/>
        </w:rPr>
        <w:t>AICoE</w:t>
      </w:r>
      <w:proofErr w:type="spellEnd"/>
      <w:r w:rsidRPr="002F2105">
        <w:rPr>
          <w:rFonts w:eastAsia="DFKai-SB" w:hint="eastAsia"/>
          <w:color w:val="000000" w:themeColor="text1"/>
          <w:highlight w:val="green"/>
        </w:rPr>
        <w:t>辦公室存查，並納入本計畫成果報告中。</w:t>
      </w:r>
      <w:r w:rsidRPr="002F2105">
        <w:rPr>
          <w:rFonts w:eastAsia="DFKai-SB"/>
          <w:color w:val="000000" w:themeColor="text1"/>
        </w:rPr>
        <w:t>(</w:t>
      </w:r>
      <w:r w:rsidRPr="002F2105">
        <w:rPr>
          <w:rFonts w:eastAsia="DFKai-SB" w:hint="eastAsia"/>
          <w:b/>
          <w:color w:val="000000" w:themeColor="text1"/>
          <w:highlight w:val="yellow"/>
        </w:rPr>
        <w:t>請子計畫九團隊協助提供說明</w:t>
      </w:r>
      <w:r w:rsidRPr="002F2105">
        <w:rPr>
          <w:rFonts w:eastAsia="DFKai-SB"/>
          <w:b/>
          <w:color w:val="000000" w:themeColor="text1"/>
          <w:highlight w:val="yellow"/>
        </w:rPr>
        <w:t>)</w:t>
      </w:r>
    </w:p>
    <w:p w14:paraId="368D3683" w14:textId="77777777" w:rsidR="00A46358" w:rsidRPr="002F2105" w:rsidRDefault="00A46358" w:rsidP="00A46358">
      <w:pPr>
        <w:pStyle w:val="ListParagraph"/>
        <w:spacing w:line="500" w:lineRule="exact"/>
        <w:ind w:leftChars="0" w:left="2268" w:rightChars="-24" w:right="-58"/>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回覆</w:t>
      </w:r>
      <w:r w:rsidRPr="002F2105">
        <w:rPr>
          <w:rFonts w:eastAsia="DFKai-SB"/>
          <w:color w:val="000000" w:themeColor="text1"/>
        </w:rPr>
        <w:t>]</w:t>
      </w:r>
    </w:p>
    <w:p w14:paraId="627121BE" w14:textId="77777777" w:rsidR="00A46358" w:rsidRPr="002F2105" w:rsidRDefault="00A46358" w:rsidP="00A46358">
      <w:pPr>
        <w:pStyle w:val="ListParagraph"/>
        <w:spacing w:line="500" w:lineRule="exact"/>
        <w:ind w:leftChars="0" w:left="2268" w:rightChars="-24" w:right="-58"/>
        <w:rPr>
          <w:rFonts w:eastAsia="DFKai-SB"/>
          <w:color w:val="000000" w:themeColor="text1"/>
        </w:rPr>
      </w:pPr>
    </w:p>
    <w:p w14:paraId="29287448" w14:textId="77777777" w:rsidR="00A46358" w:rsidRPr="002F2105" w:rsidRDefault="00A46358" w:rsidP="00A46358">
      <w:pPr>
        <w:pStyle w:val="ListParagraph"/>
        <w:numPr>
          <w:ilvl w:val="0"/>
          <w:numId w:val="43"/>
        </w:numPr>
        <w:spacing w:line="500" w:lineRule="exact"/>
        <w:ind w:leftChars="0" w:left="2268" w:rightChars="-24" w:right="-58" w:hanging="709"/>
        <w:rPr>
          <w:rFonts w:eastAsia="DFKai-SB"/>
          <w:color w:val="000000" w:themeColor="text1"/>
        </w:rPr>
      </w:pPr>
      <w:r w:rsidRPr="002F2105">
        <w:rPr>
          <w:rFonts w:eastAsia="DFKai-SB" w:hint="eastAsia"/>
          <w:color w:val="000000" w:themeColor="text1"/>
          <w:highlight w:val="green"/>
        </w:rPr>
        <w:lastRenderedPageBreak/>
        <w:t>本專案之資料共享不限於原始資料，亦可以是資料加值後無可識別特定個人之資料。</w:t>
      </w:r>
      <w:r w:rsidRPr="002F2105">
        <w:rPr>
          <w:rFonts w:eastAsia="DFKai-SB"/>
          <w:b/>
          <w:color w:val="000000" w:themeColor="text1"/>
          <w:sz w:val="22"/>
        </w:rPr>
        <w:t>(</w:t>
      </w:r>
      <w:r w:rsidRPr="002F2105">
        <w:rPr>
          <w:rFonts w:eastAsia="DFKai-SB" w:hint="eastAsia"/>
          <w:b/>
          <w:color w:val="000000" w:themeColor="text1"/>
          <w:highlight w:val="yellow"/>
        </w:rPr>
        <w:t>請各子計畫團隊協助，如果評估資料處理後去識別並可以加值，則可考慮進行共享</w:t>
      </w:r>
      <w:r w:rsidRPr="002F2105">
        <w:rPr>
          <w:rFonts w:eastAsia="DFKai-SB"/>
          <w:b/>
          <w:color w:val="000000" w:themeColor="text1"/>
        </w:rPr>
        <w:t>)</w:t>
      </w:r>
    </w:p>
    <w:p w14:paraId="1001A41C" w14:textId="6F1D2D2C" w:rsidR="00A46358" w:rsidRPr="002F2105" w:rsidRDefault="00A46358" w:rsidP="00A46358">
      <w:pPr>
        <w:pStyle w:val="ListParagraph"/>
        <w:spacing w:line="500" w:lineRule="exact"/>
        <w:ind w:leftChars="0" w:left="2268" w:rightChars="-24" w:right="-58"/>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回覆</w:t>
      </w:r>
      <w:r w:rsidRPr="002F2105">
        <w:rPr>
          <w:rFonts w:eastAsia="DFKai-SB"/>
          <w:color w:val="000000" w:themeColor="text1"/>
        </w:rPr>
        <w:t>]</w:t>
      </w:r>
      <w:r w:rsidR="00282A73" w:rsidRPr="002F2105">
        <w:rPr>
          <w:rFonts w:eastAsia="DFKai-SB"/>
          <w:color w:val="000000" w:themeColor="text1"/>
          <w:kern w:val="0"/>
          <w:sz w:val="26"/>
          <w:szCs w:val="26"/>
        </w:rPr>
        <w:t xml:space="preserve"> </w:t>
      </w:r>
      <w:r w:rsidR="00282A73" w:rsidRPr="002F2105">
        <w:rPr>
          <w:rFonts w:eastAsia="DFKai-SB"/>
          <w:color w:val="000000" w:themeColor="text1"/>
          <w:kern w:val="0"/>
        </w:rPr>
        <w:t>子計畫六中</w:t>
      </w:r>
      <w:r w:rsidR="0057263E" w:rsidRPr="002F2105">
        <w:rPr>
          <w:rFonts w:eastAsia="DFKai-SB" w:hint="eastAsia"/>
          <w:color w:val="000000" w:themeColor="text1"/>
          <w:kern w:val="0"/>
        </w:rPr>
        <w:t>「</w:t>
      </w:r>
      <w:r w:rsidR="00282A73" w:rsidRPr="002F2105">
        <w:rPr>
          <w:rFonts w:eastAsia="DFKai-SB"/>
          <w:color w:val="000000" w:themeColor="text1"/>
          <w:kern w:val="0"/>
        </w:rPr>
        <w:t>六</w:t>
      </w:r>
      <w:r w:rsidR="00282A73" w:rsidRPr="002F2105">
        <w:rPr>
          <w:rFonts w:eastAsia="DFKai-SB"/>
          <w:color w:val="000000" w:themeColor="text1"/>
          <w:kern w:val="0"/>
        </w:rPr>
        <w:t>D04</w:t>
      </w:r>
      <w:r w:rsidR="0057263E" w:rsidRPr="002F2105">
        <w:rPr>
          <w:rFonts w:eastAsia="DFKai-SB" w:hint="eastAsia"/>
          <w:color w:val="000000" w:themeColor="text1"/>
          <w:kern w:val="0"/>
        </w:rPr>
        <w:t>社交感官刺激</w:t>
      </w:r>
      <w:r w:rsidR="00282A73" w:rsidRPr="002F2105">
        <w:rPr>
          <w:rFonts w:eastAsia="DFKai-SB"/>
          <w:color w:val="000000" w:themeColor="text1"/>
          <w:kern w:val="0"/>
        </w:rPr>
        <w:t>資料集</w:t>
      </w:r>
      <w:r w:rsidR="0057263E" w:rsidRPr="002F2105">
        <w:rPr>
          <w:rFonts w:eastAsia="DFKai-SB" w:hint="eastAsia"/>
          <w:color w:val="000000" w:themeColor="text1"/>
          <w:kern w:val="0"/>
        </w:rPr>
        <w:t>」之</w:t>
      </w:r>
      <w:r w:rsidR="00282A73" w:rsidRPr="002F2105">
        <w:rPr>
          <w:rFonts w:eastAsia="DFKai-SB"/>
          <w:color w:val="000000" w:themeColor="text1"/>
          <w:kern w:val="0"/>
        </w:rPr>
        <w:t>部分處理後的指標可考慮共享，但去識別化的資料處理流程仍十分需要特定軟體及人工核對。</w:t>
      </w:r>
    </w:p>
    <w:p w14:paraId="2A017142" w14:textId="77777777" w:rsidR="00A46358" w:rsidRPr="002F2105" w:rsidRDefault="00A46358" w:rsidP="00A46358">
      <w:pPr>
        <w:pStyle w:val="ListParagraph"/>
        <w:spacing w:line="500" w:lineRule="exact"/>
        <w:ind w:leftChars="0" w:left="2268" w:rightChars="-24" w:right="-58"/>
        <w:rPr>
          <w:rFonts w:eastAsia="DFKai-SB"/>
          <w:color w:val="000000" w:themeColor="text1"/>
        </w:rPr>
      </w:pPr>
    </w:p>
    <w:p w14:paraId="1462B577" w14:textId="77777777" w:rsidR="00A46358" w:rsidRPr="002F2105" w:rsidRDefault="00A46358" w:rsidP="00A46358">
      <w:pPr>
        <w:pStyle w:val="ListParagraph"/>
        <w:numPr>
          <w:ilvl w:val="0"/>
          <w:numId w:val="43"/>
        </w:numPr>
        <w:spacing w:line="500" w:lineRule="exact"/>
        <w:ind w:leftChars="0" w:left="2268" w:rightChars="-24" w:right="-58" w:hanging="709"/>
        <w:rPr>
          <w:rFonts w:eastAsia="DFKai-SB"/>
          <w:color w:val="000000" w:themeColor="text1"/>
        </w:rPr>
      </w:pPr>
      <w:r w:rsidRPr="002F2105">
        <w:rPr>
          <w:rFonts w:eastAsia="DFKai-SB" w:hint="eastAsia"/>
          <w:color w:val="000000" w:themeColor="text1"/>
          <w:highlight w:val="green"/>
        </w:rPr>
        <w:t>請團隊在模型釋出共享時，需說明訓練資料之來源。</w:t>
      </w:r>
      <w:r w:rsidRPr="002F2105">
        <w:rPr>
          <w:rFonts w:eastAsia="DFKai-SB"/>
          <w:b/>
          <w:color w:val="000000" w:themeColor="text1"/>
        </w:rPr>
        <w:t>(</w:t>
      </w:r>
      <w:r w:rsidRPr="002F2105">
        <w:rPr>
          <w:rFonts w:eastAsia="DFKai-SB" w:hint="eastAsia"/>
          <w:b/>
          <w:color w:val="000000" w:themeColor="text1"/>
          <w:highlight w:val="yellow"/>
        </w:rPr>
        <w:t>請各子計畫團隊協助，明確說明所產出可共享模型中所使用的資料來源</w:t>
      </w:r>
      <w:r w:rsidRPr="002F2105">
        <w:rPr>
          <w:rFonts w:eastAsia="DFKai-SB"/>
          <w:b/>
          <w:color w:val="000000" w:themeColor="text1"/>
          <w:highlight w:val="yellow"/>
        </w:rPr>
        <w:t>)</w:t>
      </w:r>
    </w:p>
    <w:p w14:paraId="29D84A75" w14:textId="77777777" w:rsidR="00A46358" w:rsidRPr="002F2105" w:rsidRDefault="00A46358" w:rsidP="00A46358">
      <w:pPr>
        <w:pStyle w:val="ListParagraph"/>
        <w:spacing w:line="500" w:lineRule="exact"/>
        <w:ind w:leftChars="0" w:left="2268" w:rightChars="-24" w:right="-58"/>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回覆</w:t>
      </w:r>
      <w:r w:rsidRPr="002F2105">
        <w:rPr>
          <w:rFonts w:eastAsia="DFKai-SB"/>
          <w:color w:val="000000" w:themeColor="text1"/>
        </w:rPr>
        <w:t>]</w:t>
      </w:r>
    </w:p>
    <w:p w14:paraId="69AD3521" w14:textId="2667E4EE" w:rsidR="00A46358" w:rsidRPr="002F2105" w:rsidRDefault="0057263E" w:rsidP="00A46358">
      <w:pPr>
        <w:pStyle w:val="ListParagraph"/>
        <w:spacing w:line="500" w:lineRule="exact"/>
        <w:ind w:leftChars="0" w:left="2268" w:rightChars="-24" w:right="-58"/>
        <w:rPr>
          <w:rFonts w:eastAsia="DFKai-SB"/>
          <w:color w:val="000000" w:themeColor="text1"/>
        </w:rPr>
      </w:pPr>
      <w:r w:rsidRPr="002F2105">
        <w:rPr>
          <w:rFonts w:eastAsia="DFKai-SB" w:hint="eastAsia"/>
          <w:color w:val="000000" w:themeColor="text1"/>
        </w:rPr>
        <w:t>子計畫六資料集盤點檢核表連結</w:t>
      </w:r>
    </w:p>
    <w:p w14:paraId="1045D9A9" w14:textId="63DD6D3A" w:rsidR="0057263E" w:rsidRPr="002F2105" w:rsidRDefault="00000000" w:rsidP="00A46358">
      <w:pPr>
        <w:pStyle w:val="ListParagraph"/>
        <w:spacing w:line="500" w:lineRule="exact"/>
        <w:ind w:leftChars="0" w:left="2268" w:rightChars="-24" w:right="-58"/>
        <w:rPr>
          <w:rFonts w:eastAsia="DFKai-SB"/>
          <w:color w:val="000000" w:themeColor="text1"/>
        </w:rPr>
      </w:pPr>
      <w:hyperlink r:id="rId24" w:history="1">
        <w:r w:rsidR="0057263E" w:rsidRPr="002F2105">
          <w:rPr>
            <w:rStyle w:val="Hyperlink"/>
            <w:rFonts w:eastAsia="DFKai-SB"/>
            <w:color w:val="000000" w:themeColor="text1"/>
          </w:rPr>
          <w:t>https://drive.google.com/drive/folders/1Q7lcVYPy3VPdrPe8mJhnJ26QQyzQKmLK?usp=drive_link</w:t>
        </w:r>
      </w:hyperlink>
    </w:p>
    <w:p w14:paraId="48798DF8" w14:textId="02EE5380" w:rsidR="0057263E" w:rsidRPr="002F2105" w:rsidRDefault="0057263E" w:rsidP="0057263E">
      <w:pPr>
        <w:pStyle w:val="ListParagraph"/>
        <w:spacing w:line="500" w:lineRule="exact"/>
        <w:ind w:leftChars="0" w:left="2268" w:rightChars="-24" w:right="-58"/>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認知評估使用</w:t>
      </w:r>
      <w:r w:rsidR="00322FC1" w:rsidRPr="002F2105">
        <w:rPr>
          <w:rFonts w:eastAsia="DFKai-SB"/>
          <w:color w:val="000000" w:themeColor="text1"/>
        </w:rPr>
        <w:t>公開</w:t>
      </w:r>
      <w:r w:rsidR="00322FC1" w:rsidRPr="002F2105">
        <w:rPr>
          <w:rFonts w:eastAsia="DFKai-SB" w:hint="eastAsia"/>
          <w:color w:val="000000" w:themeColor="text1"/>
        </w:rPr>
        <w:t>資料</w:t>
      </w:r>
      <w:r w:rsidRPr="002F2105">
        <w:rPr>
          <w:rFonts w:eastAsia="DFKai-SB" w:hint="eastAsia"/>
          <w:color w:val="000000" w:themeColor="text1"/>
        </w:rPr>
        <w:t>集及六</w:t>
      </w:r>
      <w:r w:rsidRPr="002F2105">
        <w:rPr>
          <w:rFonts w:eastAsia="DFKai-SB"/>
          <w:color w:val="000000" w:themeColor="text1"/>
        </w:rPr>
        <w:t>D01</w:t>
      </w:r>
      <w:r w:rsidRPr="002F2105">
        <w:rPr>
          <w:rFonts w:eastAsia="DFKai-SB" w:hint="eastAsia"/>
          <w:color w:val="000000" w:themeColor="text1"/>
        </w:rPr>
        <w:t>、憂鬱偵測使用</w:t>
      </w:r>
      <w:r w:rsidR="00322FC1" w:rsidRPr="002F2105">
        <w:rPr>
          <w:rFonts w:eastAsia="DFKai-SB"/>
          <w:color w:val="000000" w:themeColor="text1"/>
        </w:rPr>
        <w:t>公開</w:t>
      </w:r>
      <w:r w:rsidR="00322FC1" w:rsidRPr="002F2105">
        <w:rPr>
          <w:rFonts w:eastAsia="DFKai-SB" w:hint="eastAsia"/>
          <w:color w:val="000000" w:themeColor="text1"/>
        </w:rPr>
        <w:t>資料</w:t>
      </w:r>
      <w:r w:rsidRPr="002F2105">
        <w:rPr>
          <w:rFonts w:eastAsia="DFKai-SB" w:hint="eastAsia"/>
          <w:color w:val="000000" w:themeColor="text1"/>
        </w:rPr>
        <w:t>集及六</w:t>
      </w:r>
      <w:r w:rsidRPr="002F2105">
        <w:rPr>
          <w:rFonts w:eastAsia="DFKai-SB"/>
          <w:color w:val="000000" w:themeColor="text1"/>
        </w:rPr>
        <w:t>D02</w:t>
      </w:r>
      <w:r w:rsidRPr="002F2105">
        <w:rPr>
          <w:rFonts w:eastAsia="DFKai-SB" w:hint="eastAsia"/>
          <w:color w:val="000000" w:themeColor="text1"/>
        </w:rPr>
        <w:t>、</w:t>
      </w:r>
      <w:r w:rsidRPr="002F2105">
        <w:rPr>
          <w:rFonts w:eastAsia="DFKai-SB"/>
          <w:color w:val="000000" w:themeColor="text1"/>
        </w:rPr>
        <w:t>ToMNet2.0</w:t>
      </w:r>
      <w:r w:rsidRPr="002F2105">
        <w:rPr>
          <w:rFonts w:eastAsia="DFKai-SB" w:hint="eastAsia"/>
          <w:color w:val="000000" w:themeColor="text1"/>
        </w:rPr>
        <w:t>使用六</w:t>
      </w:r>
      <w:r w:rsidRPr="002F2105">
        <w:rPr>
          <w:rFonts w:eastAsia="DFKai-SB"/>
          <w:color w:val="000000" w:themeColor="text1"/>
        </w:rPr>
        <w:t>D04)</w:t>
      </w:r>
    </w:p>
    <w:p w14:paraId="1710B1A1" w14:textId="3E74E047" w:rsidR="00237514" w:rsidRPr="002F2105" w:rsidRDefault="00237514" w:rsidP="0057263E">
      <w:pPr>
        <w:pStyle w:val="ListParagraph"/>
        <w:spacing w:line="500" w:lineRule="exact"/>
        <w:ind w:leftChars="0" w:left="2268" w:rightChars="-24" w:right="-58"/>
        <w:rPr>
          <w:rFonts w:eastAsia="DFKai-SB"/>
          <w:color w:val="000000" w:themeColor="text1"/>
        </w:rPr>
      </w:pPr>
      <w:r w:rsidRPr="002F2105">
        <w:rPr>
          <w:rFonts w:eastAsia="DFKai-SB" w:hint="eastAsia"/>
          <w:color w:val="000000" w:themeColor="text1"/>
        </w:rPr>
        <w:t>公開資料集統計</w:t>
      </w:r>
    </w:p>
    <w:p w14:paraId="4838D538" w14:textId="7780F6B5" w:rsidR="00237514" w:rsidRPr="002F2105" w:rsidRDefault="00000000" w:rsidP="0057263E">
      <w:pPr>
        <w:pStyle w:val="ListParagraph"/>
        <w:spacing w:line="500" w:lineRule="exact"/>
        <w:ind w:leftChars="0" w:left="2268" w:rightChars="-24" w:right="-58"/>
        <w:rPr>
          <w:rFonts w:eastAsia="DFKai-SB"/>
          <w:color w:val="000000" w:themeColor="text1"/>
        </w:rPr>
      </w:pPr>
      <w:hyperlink r:id="rId25" w:history="1">
        <w:r w:rsidR="00237514" w:rsidRPr="002F2105">
          <w:rPr>
            <w:rStyle w:val="Hyperlink"/>
            <w:rFonts w:eastAsia="DFKai-SB"/>
            <w:color w:val="000000" w:themeColor="text1"/>
          </w:rPr>
          <w:t>https://docs.google.com/document/d/1-aDZXsKQEKu3i5C9G6E7SdjuCZSnZrUW/edit?usp=drive_link&amp;ouid=100323647492904470374&amp;rtpof=true&amp;sd=true</w:t>
        </w:r>
      </w:hyperlink>
    </w:p>
    <w:p w14:paraId="19BCE30C" w14:textId="77777777" w:rsidR="00237514" w:rsidRPr="002F2105" w:rsidRDefault="00237514" w:rsidP="0057263E">
      <w:pPr>
        <w:pStyle w:val="ListParagraph"/>
        <w:spacing w:line="500" w:lineRule="exact"/>
        <w:ind w:leftChars="0" w:left="2268" w:rightChars="-24" w:right="-58"/>
        <w:rPr>
          <w:rFonts w:eastAsia="DFKai-SB"/>
          <w:color w:val="000000" w:themeColor="text1"/>
        </w:rPr>
      </w:pPr>
    </w:p>
    <w:p w14:paraId="1AF8B829" w14:textId="77777777" w:rsidR="00A46358" w:rsidRPr="002F2105" w:rsidRDefault="00A46358" w:rsidP="00325620">
      <w:pPr>
        <w:pStyle w:val="ListParagraph"/>
        <w:tabs>
          <w:tab w:val="left" w:pos="1701"/>
        </w:tabs>
        <w:snapToGrid w:val="0"/>
        <w:spacing w:line="400" w:lineRule="exact"/>
        <w:ind w:leftChars="0" w:left="0"/>
        <w:rPr>
          <w:rFonts w:eastAsia="DFKai-SB"/>
          <w:b/>
          <w:color w:val="000000" w:themeColor="text1"/>
        </w:rPr>
      </w:pPr>
    </w:p>
    <w:p w14:paraId="52BDBAB6" w14:textId="77777777" w:rsidR="00712A94" w:rsidRPr="002F2105" w:rsidRDefault="00712A94" w:rsidP="009D7779">
      <w:pPr>
        <w:pStyle w:val="ListParagraph"/>
        <w:numPr>
          <w:ilvl w:val="0"/>
          <w:numId w:val="29"/>
        </w:numPr>
        <w:tabs>
          <w:tab w:val="left" w:pos="1701"/>
        </w:tabs>
        <w:snapToGrid w:val="0"/>
        <w:spacing w:line="400" w:lineRule="exact"/>
        <w:ind w:leftChars="548" w:left="1854" w:hangingChars="220" w:hanging="539"/>
        <w:rPr>
          <w:rFonts w:eastAsia="DFKai-SB"/>
          <w:b/>
          <w:color w:val="000000" w:themeColor="text1"/>
        </w:rPr>
      </w:pPr>
      <w:r w:rsidRPr="002F2105">
        <w:rPr>
          <w:rFonts w:eastAsia="DFKai-SB" w:hint="eastAsia"/>
          <w:b/>
          <w:color w:val="000000" w:themeColor="text1"/>
        </w:rPr>
        <w:t>資料及</w:t>
      </w:r>
      <w:r w:rsidRPr="002F2105">
        <w:rPr>
          <w:rFonts w:eastAsia="DFKai-SB"/>
          <w:b/>
          <w:color w:val="000000" w:themeColor="text1"/>
        </w:rPr>
        <w:t>AI</w:t>
      </w:r>
      <w:r w:rsidRPr="002F2105">
        <w:rPr>
          <w:rFonts w:eastAsia="DFKai-SB" w:hint="eastAsia"/>
          <w:b/>
          <w:color w:val="000000" w:themeColor="text1"/>
        </w:rPr>
        <w:t>模型</w:t>
      </w:r>
      <w:r w:rsidRPr="002F2105">
        <w:rPr>
          <w:rFonts w:eastAsia="DFKai-SB" w:hint="eastAsia"/>
          <w:b/>
          <w:color w:val="000000" w:themeColor="text1"/>
          <w:u w:val="single"/>
        </w:rPr>
        <w:t>治理</w:t>
      </w:r>
      <w:r w:rsidRPr="002F2105">
        <w:rPr>
          <w:rFonts w:eastAsia="DFKai-SB"/>
          <w:color w:val="000000" w:themeColor="text1"/>
        </w:rPr>
        <w:t>(</w:t>
      </w:r>
      <w:r w:rsidRPr="002F2105">
        <w:rPr>
          <w:rFonts w:eastAsia="DFKai-SB" w:hint="eastAsia"/>
          <w:color w:val="000000" w:themeColor="text1"/>
        </w:rPr>
        <w:t>核心技術攻堅計畫不用填寫</w:t>
      </w:r>
      <w:r w:rsidRPr="002F2105">
        <w:rPr>
          <w:rFonts w:eastAsia="DFKai-SB"/>
          <w:color w:val="000000" w:themeColor="text1"/>
        </w:rPr>
        <w:t>)</w:t>
      </w:r>
    </w:p>
    <w:p w14:paraId="53B0AC56" w14:textId="77777777" w:rsidR="000C7E4A" w:rsidRPr="002F2105" w:rsidRDefault="00B26594" w:rsidP="009D7779">
      <w:pPr>
        <w:pStyle w:val="ListParagraph"/>
        <w:numPr>
          <w:ilvl w:val="0"/>
          <w:numId w:val="30"/>
        </w:numPr>
        <w:snapToGrid w:val="0"/>
        <w:spacing w:line="400" w:lineRule="exact"/>
        <w:ind w:leftChars="0"/>
        <w:rPr>
          <w:rFonts w:eastAsia="DFKai-SB"/>
          <w:b/>
          <w:color w:val="000000" w:themeColor="text1"/>
          <w:highlight w:val="green"/>
        </w:rPr>
      </w:pPr>
      <w:r w:rsidRPr="002F2105">
        <w:rPr>
          <w:rFonts w:eastAsia="DFKai-SB" w:hint="eastAsia"/>
          <w:b/>
          <w:color w:val="000000" w:themeColor="text1"/>
          <w:highlight w:val="green"/>
        </w:rPr>
        <w:t>原計畫</w:t>
      </w:r>
      <w:r w:rsidR="000C7E4A" w:rsidRPr="002F2105">
        <w:rPr>
          <w:rFonts w:eastAsia="DFKai-SB" w:hint="eastAsia"/>
          <w:b/>
          <w:color w:val="000000" w:themeColor="text1"/>
          <w:highlight w:val="green"/>
        </w:rPr>
        <w:t>之「資料與模型治理作業規範」</w:t>
      </w:r>
      <w:r w:rsidR="001F3770" w:rsidRPr="002F2105">
        <w:rPr>
          <w:rFonts w:eastAsia="DFKai-SB" w:hint="eastAsia"/>
          <w:b/>
          <w:color w:val="000000" w:themeColor="text1"/>
          <w:highlight w:val="green"/>
        </w:rPr>
        <w:t>落實</w:t>
      </w:r>
      <w:r w:rsidR="000C7E4A" w:rsidRPr="002F2105">
        <w:rPr>
          <w:rFonts w:eastAsia="DFKai-SB" w:hint="eastAsia"/>
          <w:b/>
          <w:color w:val="000000" w:themeColor="text1"/>
          <w:highlight w:val="green"/>
        </w:rPr>
        <w:t>情況</w:t>
      </w:r>
      <w:r w:rsidR="00655C34" w:rsidRPr="002F2105">
        <w:rPr>
          <w:rFonts w:eastAsia="DFKai-SB"/>
          <w:b/>
          <w:color w:val="000000" w:themeColor="text1"/>
          <w:highlight w:val="green"/>
        </w:rPr>
        <w:t xml:space="preserve"> </w:t>
      </w:r>
      <w:r w:rsidR="00655C34" w:rsidRPr="002F2105">
        <w:rPr>
          <w:rFonts w:eastAsia="DFKai-SB"/>
          <w:color w:val="000000" w:themeColor="text1"/>
        </w:rPr>
        <w:t>(</w:t>
      </w:r>
      <w:r w:rsidR="00655C34" w:rsidRPr="002F2105">
        <w:rPr>
          <w:rFonts w:eastAsia="DFKai-SB" w:hint="eastAsia"/>
          <w:b/>
          <w:color w:val="000000" w:themeColor="text1"/>
          <w:highlight w:val="yellow"/>
        </w:rPr>
        <w:t>請子計畫九團隊協助提供說明</w:t>
      </w:r>
      <w:r w:rsidR="00655C34" w:rsidRPr="002F2105">
        <w:rPr>
          <w:rFonts w:eastAsia="DFKai-SB"/>
          <w:b/>
          <w:color w:val="000000" w:themeColor="text1"/>
          <w:highlight w:val="yellow"/>
        </w:rPr>
        <w:t>)</w:t>
      </w:r>
    </w:p>
    <w:p w14:paraId="3BD03F60" w14:textId="77777777" w:rsidR="000C7E4A" w:rsidRPr="002F2105" w:rsidRDefault="000C7E4A" w:rsidP="009D7779">
      <w:pPr>
        <w:numPr>
          <w:ilvl w:val="0"/>
          <w:numId w:val="39"/>
        </w:numPr>
        <w:snapToGrid w:val="0"/>
        <w:ind w:left="2380" w:hanging="434"/>
        <w:jc w:val="both"/>
        <w:rPr>
          <w:rFonts w:eastAsia="DFKai-SB"/>
          <w:color w:val="000000" w:themeColor="text1"/>
          <w:highlight w:val="green"/>
        </w:rPr>
      </w:pPr>
      <w:r w:rsidRPr="002F2105">
        <w:rPr>
          <w:rFonts w:eastAsia="DFKai-SB" w:hint="eastAsia"/>
          <w:color w:val="000000" w:themeColor="text1"/>
          <w:highlight w:val="green"/>
        </w:rPr>
        <w:t>請以</w:t>
      </w:r>
      <w:r w:rsidRPr="002F2105">
        <w:rPr>
          <w:rFonts w:eastAsia="DFKai-SB" w:hint="eastAsia"/>
          <w:b/>
          <w:color w:val="000000" w:themeColor="text1"/>
          <w:highlight w:val="green"/>
        </w:rPr>
        <w:t>具體實例說明總計畫如何確保各子計畫資料與模型治理符合作業規範</w:t>
      </w:r>
      <w:r w:rsidRPr="002F2105">
        <w:rPr>
          <w:rFonts w:eastAsia="DFKai-SB" w:hint="eastAsia"/>
          <w:color w:val="000000" w:themeColor="text1"/>
          <w:highlight w:val="green"/>
        </w:rPr>
        <w:t>？曾針對「資料與模型治理作業規範」中的哪些議題進行討論，或曾採取哪些改善？</w:t>
      </w:r>
      <w:r w:rsidRPr="002F2105">
        <w:rPr>
          <w:rFonts w:eastAsia="DFKai-SB"/>
          <w:color w:val="000000" w:themeColor="text1"/>
          <w:highlight w:val="green"/>
        </w:rPr>
        <w:t xml:space="preserve"> </w:t>
      </w:r>
    </w:p>
    <w:p w14:paraId="3F1C2170" w14:textId="77777777" w:rsidR="000C7E4A" w:rsidRPr="002F2105" w:rsidRDefault="000C7E4A" w:rsidP="009D7779">
      <w:pPr>
        <w:numPr>
          <w:ilvl w:val="0"/>
          <w:numId w:val="39"/>
        </w:numPr>
        <w:snapToGrid w:val="0"/>
        <w:ind w:left="2380" w:hanging="434"/>
        <w:jc w:val="both"/>
        <w:rPr>
          <w:rFonts w:eastAsia="DFKai-SB"/>
          <w:color w:val="000000" w:themeColor="text1"/>
          <w:highlight w:val="green"/>
        </w:rPr>
      </w:pPr>
      <w:r w:rsidRPr="002F2105">
        <w:rPr>
          <w:rFonts w:eastAsia="DFKai-SB" w:hint="eastAsia"/>
          <w:color w:val="000000" w:themeColor="text1"/>
          <w:highlight w:val="green"/>
        </w:rPr>
        <w:t>請具體說明在「資料蒐集、處理、利用」、「</w:t>
      </w:r>
      <w:r w:rsidRPr="002F2105">
        <w:rPr>
          <w:rFonts w:eastAsia="DFKai-SB"/>
          <w:color w:val="000000" w:themeColor="text1"/>
          <w:highlight w:val="green"/>
        </w:rPr>
        <w:t>AI</w:t>
      </w:r>
      <w:r w:rsidRPr="002F2105">
        <w:rPr>
          <w:rFonts w:eastAsia="DFKai-SB" w:hint="eastAsia"/>
          <w:color w:val="000000" w:themeColor="text1"/>
          <w:highlight w:val="green"/>
        </w:rPr>
        <w:t>模型來源及共享」方面，有</w:t>
      </w:r>
      <w:r w:rsidRPr="002F2105">
        <w:rPr>
          <w:rFonts w:eastAsia="DFKai-SB" w:hint="eastAsia"/>
          <w:b/>
          <w:color w:val="000000" w:themeColor="text1"/>
          <w:highlight w:val="green"/>
        </w:rPr>
        <w:t>哪些應遵循的關鍵法令與規範</w:t>
      </w:r>
      <w:r w:rsidRPr="002F2105">
        <w:rPr>
          <w:rFonts w:eastAsia="DFKai-SB" w:hint="eastAsia"/>
          <w:color w:val="000000" w:themeColor="text1"/>
          <w:highlight w:val="green"/>
        </w:rPr>
        <w:t>？採取哪些具體行動，以遵循關鍵法令或規範？</w:t>
      </w:r>
    </w:p>
    <w:p w14:paraId="353B9E2E" w14:textId="77777777" w:rsidR="00A452A2" w:rsidRPr="002F2105" w:rsidRDefault="00A452A2" w:rsidP="000C7E4A">
      <w:pPr>
        <w:pStyle w:val="ListParagraph"/>
        <w:snapToGrid w:val="0"/>
        <w:spacing w:line="400" w:lineRule="exact"/>
        <w:ind w:leftChars="0" w:left="1899"/>
        <w:rPr>
          <w:rFonts w:eastAsia="DFKai-SB"/>
          <w:b/>
          <w:color w:val="000000" w:themeColor="text1"/>
        </w:rPr>
      </w:pPr>
    </w:p>
    <w:p w14:paraId="4B30120B" w14:textId="77777777" w:rsidR="000C7E4A" w:rsidRPr="002F2105" w:rsidRDefault="00B26594" w:rsidP="009D7779">
      <w:pPr>
        <w:pStyle w:val="ListParagraph"/>
        <w:numPr>
          <w:ilvl w:val="0"/>
          <w:numId w:val="30"/>
        </w:numPr>
        <w:snapToGrid w:val="0"/>
        <w:spacing w:line="400" w:lineRule="exact"/>
        <w:ind w:leftChars="0"/>
        <w:rPr>
          <w:rFonts w:eastAsia="DFKai-SB"/>
          <w:b/>
          <w:color w:val="000000" w:themeColor="text1"/>
        </w:rPr>
      </w:pPr>
      <w:r w:rsidRPr="002F2105">
        <w:rPr>
          <w:rFonts w:eastAsia="DFKai-SB" w:hint="eastAsia"/>
          <w:b/>
          <w:color w:val="000000" w:themeColor="text1"/>
        </w:rPr>
        <w:t>原計畫</w:t>
      </w:r>
      <w:r w:rsidR="000C7E4A" w:rsidRPr="002F2105">
        <w:rPr>
          <w:rFonts w:eastAsia="DFKai-SB" w:hint="eastAsia"/>
          <w:b/>
          <w:color w:val="000000" w:themeColor="text1"/>
        </w:rPr>
        <w:t>資料集之「個資當事人資訊自主權保障」</w:t>
      </w:r>
      <w:r w:rsidR="001F3770" w:rsidRPr="002F2105">
        <w:rPr>
          <w:rFonts w:eastAsia="DFKai-SB" w:hint="eastAsia"/>
          <w:b/>
          <w:color w:val="000000" w:themeColor="text1"/>
        </w:rPr>
        <w:t>落實</w:t>
      </w:r>
      <w:r w:rsidR="000C7E4A" w:rsidRPr="002F2105">
        <w:rPr>
          <w:rFonts w:eastAsia="DFKai-SB" w:hint="eastAsia"/>
          <w:b/>
          <w:color w:val="000000" w:themeColor="text1"/>
        </w:rPr>
        <w:t>情況</w:t>
      </w:r>
      <w:r w:rsidR="00655C34" w:rsidRPr="002F2105">
        <w:rPr>
          <w:rFonts w:eastAsia="DFKai-SB"/>
          <w:b/>
          <w:color w:val="000000" w:themeColor="text1"/>
        </w:rPr>
        <w:t xml:space="preserve"> </w:t>
      </w:r>
      <w:r w:rsidR="00655C34" w:rsidRPr="002F2105">
        <w:rPr>
          <w:rFonts w:eastAsia="DFKai-SB"/>
          <w:color w:val="000000" w:themeColor="text1"/>
        </w:rPr>
        <w:t>(</w:t>
      </w:r>
      <w:r w:rsidR="00655C34" w:rsidRPr="002F2105">
        <w:rPr>
          <w:rFonts w:eastAsia="DFKai-SB" w:hint="eastAsia"/>
          <w:b/>
          <w:color w:val="000000" w:themeColor="text1"/>
          <w:highlight w:val="yellow"/>
        </w:rPr>
        <w:t>由總計畫團隊提供說明，各子計畫補充</w:t>
      </w:r>
      <w:r w:rsidR="00655C34" w:rsidRPr="002F2105">
        <w:rPr>
          <w:rFonts w:eastAsia="DFKai-SB"/>
          <w:b/>
          <w:color w:val="000000" w:themeColor="text1"/>
          <w:highlight w:val="yellow"/>
        </w:rPr>
        <w:t>)</w:t>
      </w:r>
    </w:p>
    <w:p w14:paraId="0E3106D7" w14:textId="77777777" w:rsidR="000C7E4A" w:rsidRPr="002F2105" w:rsidRDefault="000C7E4A" w:rsidP="009D7779">
      <w:pPr>
        <w:numPr>
          <w:ilvl w:val="0"/>
          <w:numId w:val="31"/>
        </w:numPr>
        <w:snapToGrid w:val="0"/>
        <w:spacing w:line="400" w:lineRule="exact"/>
        <w:ind w:firstLine="305"/>
        <w:rPr>
          <w:rFonts w:eastAsia="DFKai-SB"/>
          <w:color w:val="000000" w:themeColor="text1"/>
        </w:rPr>
      </w:pPr>
      <w:r w:rsidRPr="002F2105">
        <w:rPr>
          <w:rFonts w:eastAsia="DFKai-SB" w:hint="eastAsia"/>
          <w:b/>
          <w:color w:val="000000" w:themeColor="text1"/>
          <w:szCs w:val="28"/>
        </w:rPr>
        <w:t>若無涉及個資，請說明所使用之資料內容及判定為非個資之原因</w:t>
      </w:r>
    </w:p>
    <w:p w14:paraId="09E02D97" w14:textId="77777777" w:rsidR="000C7E4A" w:rsidRPr="002F2105" w:rsidRDefault="000C7E4A" w:rsidP="007C0BBF">
      <w:pPr>
        <w:snapToGrid w:val="0"/>
        <w:ind w:leftChars="1004" w:left="2410"/>
        <w:rPr>
          <w:rFonts w:eastAsia="DFKai-SB"/>
          <w:color w:val="000000" w:themeColor="text1"/>
        </w:rPr>
      </w:pPr>
      <w:r w:rsidRPr="002F2105">
        <w:rPr>
          <w:rFonts w:eastAsia="DFKai-SB" w:hint="eastAsia"/>
          <w:color w:val="000000" w:themeColor="text1"/>
        </w:rPr>
        <w:t>若所用資料無涉及個資，請在此敘明所使用之資料內容及判定為非個資之原</w:t>
      </w:r>
      <w:r w:rsidRPr="002F2105">
        <w:rPr>
          <w:rFonts w:eastAsia="DFKai-SB" w:hint="eastAsia"/>
          <w:color w:val="000000" w:themeColor="text1"/>
        </w:rPr>
        <w:lastRenderedPageBreak/>
        <w:t>因，而無須填寫下列第</w:t>
      </w:r>
      <w:r w:rsidRPr="002F2105">
        <w:rPr>
          <w:rFonts w:eastAsia="DFKai-SB"/>
          <w:color w:val="000000" w:themeColor="text1"/>
        </w:rPr>
        <w:t>(</w:t>
      </w:r>
      <w:r w:rsidR="00EA5F5F" w:rsidRPr="002F2105">
        <w:rPr>
          <w:rFonts w:eastAsia="DFKai-SB"/>
          <w:color w:val="000000" w:themeColor="text1"/>
        </w:rPr>
        <w:t>b</w:t>
      </w:r>
      <w:r w:rsidRPr="002F2105">
        <w:rPr>
          <w:rFonts w:eastAsia="DFKai-SB"/>
          <w:color w:val="000000" w:themeColor="text1"/>
        </w:rPr>
        <w:t>)</w:t>
      </w:r>
      <w:r w:rsidRPr="002F2105">
        <w:rPr>
          <w:rFonts w:eastAsia="DFKai-SB" w:hint="eastAsia"/>
          <w:color w:val="000000" w:themeColor="text1"/>
        </w:rPr>
        <w:t>項。</w:t>
      </w:r>
      <w:r w:rsidRPr="002F2105">
        <w:rPr>
          <w:rFonts w:eastAsia="DFKai-SB"/>
          <w:color w:val="000000" w:themeColor="text1"/>
        </w:rPr>
        <w:t>(</w:t>
      </w:r>
      <w:r w:rsidRPr="002F2105">
        <w:rPr>
          <w:rFonts w:eastAsia="DFKai-SB" w:hint="eastAsia"/>
          <w:color w:val="000000" w:themeColor="text1"/>
        </w:rPr>
        <w:t>人體研究資料屬已完全去連結之回溯性資料集者，仍須填寫</w:t>
      </w:r>
      <w:r w:rsidR="00EA5F5F" w:rsidRPr="002F2105">
        <w:rPr>
          <w:rFonts w:eastAsia="DFKai-SB" w:hint="eastAsia"/>
          <w:color w:val="000000" w:themeColor="text1"/>
        </w:rPr>
        <w:t>下列第</w:t>
      </w:r>
      <w:r w:rsidR="00EA5F5F" w:rsidRPr="002F2105">
        <w:rPr>
          <w:rFonts w:eastAsia="DFKai-SB"/>
          <w:color w:val="000000" w:themeColor="text1"/>
        </w:rPr>
        <w:t>(b)</w:t>
      </w:r>
      <w:r w:rsidR="00EA5F5F" w:rsidRPr="002F2105">
        <w:rPr>
          <w:rFonts w:eastAsia="DFKai-SB" w:hint="eastAsia"/>
          <w:color w:val="000000" w:themeColor="text1"/>
        </w:rPr>
        <w:t>項</w:t>
      </w:r>
      <w:r w:rsidRPr="002F2105">
        <w:rPr>
          <w:rFonts w:eastAsia="DFKai-SB"/>
          <w:color w:val="000000" w:themeColor="text1"/>
        </w:rPr>
        <w:t>)</w:t>
      </w:r>
    </w:p>
    <w:p w14:paraId="7841B845" w14:textId="77777777" w:rsidR="000C7E4A" w:rsidRPr="002F2105" w:rsidRDefault="000C7E4A" w:rsidP="009D7779">
      <w:pPr>
        <w:numPr>
          <w:ilvl w:val="0"/>
          <w:numId w:val="31"/>
        </w:numPr>
        <w:snapToGrid w:val="0"/>
        <w:spacing w:line="400" w:lineRule="exact"/>
        <w:ind w:firstLine="305"/>
        <w:rPr>
          <w:rFonts w:eastAsia="DFKai-SB"/>
          <w:strike/>
          <w:color w:val="000000" w:themeColor="text1"/>
        </w:rPr>
      </w:pPr>
      <w:r w:rsidRPr="002F2105">
        <w:rPr>
          <w:rFonts w:eastAsia="DFKai-SB" w:hint="eastAsia"/>
          <w:b/>
          <w:color w:val="000000" w:themeColor="text1"/>
          <w:szCs w:val="28"/>
        </w:rPr>
        <w:t>「個資當事人資訊自主權保障」達成情況</w:t>
      </w:r>
    </w:p>
    <w:p w14:paraId="0C4714AC" w14:textId="77777777" w:rsidR="000C7E4A" w:rsidRPr="002F2105" w:rsidRDefault="000C7E4A" w:rsidP="009D7779">
      <w:pPr>
        <w:numPr>
          <w:ilvl w:val="0"/>
          <w:numId w:val="26"/>
        </w:numPr>
        <w:snapToGrid w:val="0"/>
        <w:ind w:left="2835"/>
        <w:rPr>
          <w:rFonts w:eastAsia="DFKai-SB"/>
          <w:color w:val="000000" w:themeColor="text1"/>
        </w:rPr>
      </w:pPr>
      <w:r w:rsidRPr="002F2105">
        <w:rPr>
          <w:rFonts w:eastAsia="DFKai-SB" w:hint="eastAsia"/>
          <w:color w:val="000000" w:themeColor="text1"/>
        </w:rPr>
        <w:t>請依「資料與模型治理作業規範建立指引」</w:t>
      </w:r>
      <w:r w:rsidRPr="002F2105">
        <w:rPr>
          <w:rFonts w:eastAsia="DFKai-SB"/>
          <w:color w:val="000000" w:themeColor="text1"/>
        </w:rPr>
        <w:t>4.1.3(1)~(3)</w:t>
      </w:r>
      <w:r w:rsidRPr="002F2105">
        <w:rPr>
          <w:rFonts w:eastAsia="DFKai-SB" w:hint="eastAsia"/>
          <w:color w:val="000000" w:themeColor="text1"/>
        </w:rPr>
        <w:t>定義之資料來源類別，將當事人資訊自主權保障執行情況之統計資料填寫於表</w:t>
      </w:r>
      <w:r w:rsidRPr="002F2105">
        <w:rPr>
          <w:rFonts w:eastAsia="DFKai-SB"/>
          <w:color w:val="000000" w:themeColor="text1"/>
        </w:rPr>
        <w:t>5-1</w:t>
      </w:r>
      <w:r w:rsidRPr="002F2105">
        <w:rPr>
          <w:rFonts w:eastAsia="DFKai-SB" w:hint="eastAsia"/>
          <w:color w:val="000000" w:themeColor="text1"/>
        </w:rPr>
        <w:t>及</w:t>
      </w:r>
      <w:r w:rsidRPr="002F2105">
        <w:rPr>
          <w:rFonts w:eastAsia="DFKai-SB"/>
          <w:color w:val="000000" w:themeColor="text1"/>
        </w:rPr>
        <w:t>Excel</w:t>
      </w:r>
      <w:r w:rsidRPr="002F2105">
        <w:rPr>
          <w:rFonts w:eastAsia="DFKai-SB" w:hint="eastAsia"/>
          <w:color w:val="000000" w:themeColor="text1"/>
        </w:rPr>
        <w:t>表</w:t>
      </w:r>
      <w:r w:rsidRPr="002F2105">
        <w:rPr>
          <w:rFonts w:eastAsia="DFKai-SB"/>
          <w:color w:val="000000" w:themeColor="text1"/>
        </w:rPr>
        <w:t>1</w:t>
      </w:r>
      <w:r w:rsidRPr="002F2105">
        <w:rPr>
          <w:rFonts w:eastAsia="DFKai-SB" w:hint="eastAsia"/>
          <w:color w:val="000000" w:themeColor="text1"/>
        </w:rPr>
        <w:t>。若個資當事人退出對</w:t>
      </w:r>
      <w:r w:rsidRPr="002F2105">
        <w:rPr>
          <w:rFonts w:eastAsia="DFKai-SB"/>
          <w:color w:val="000000" w:themeColor="text1"/>
        </w:rPr>
        <w:t>AI</w:t>
      </w:r>
      <w:r w:rsidRPr="002F2105">
        <w:rPr>
          <w:rFonts w:eastAsia="DFKai-SB" w:hint="eastAsia"/>
          <w:color w:val="000000" w:themeColor="text1"/>
        </w:rPr>
        <w:t>模型開發造成影響，請具體說明影響評估方式、評估結果及足以佐證影響之客觀數據。</w:t>
      </w:r>
    </w:p>
    <w:p w14:paraId="1DF0C9A7" w14:textId="77777777" w:rsidR="000C7E4A" w:rsidRPr="002F2105" w:rsidRDefault="000C7E4A" w:rsidP="009D7779">
      <w:pPr>
        <w:numPr>
          <w:ilvl w:val="0"/>
          <w:numId w:val="26"/>
        </w:numPr>
        <w:snapToGrid w:val="0"/>
        <w:ind w:left="2835"/>
        <w:rPr>
          <w:rFonts w:eastAsia="DFKai-SB"/>
          <w:color w:val="000000" w:themeColor="text1"/>
        </w:rPr>
      </w:pPr>
      <w:r w:rsidRPr="002F2105">
        <w:rPr>
          <w:rFonts w:eastAsia="DFKai-SB" w:hint="eastAsia"/>
          <w:color w:val="000000" w:themeColor="text1"/>
        </w:rPr>
        <w:t>針對</w:t>
      </w:r>
      <w:r w:rsidRPr="002F2105">
        <w:rPr>
          <w:rFonts w:eastAsia="DFKai-SB" w:hint="eastAsia"/>
          <w:color w:val="000000" w:themeColor="text1"/>
          <w:u w:val="single"/>
        </w:rPr>
        <w:t>前瞻收案資料集</w:t>
      </w:r>
      <w:r w:rsidRPr="002F2105">
        <w:rPr>
          <w:rFonts w:eastAsia="DFKai-SB" w:hint="eastAsia"/>
          <w:color w:val="000000" w:themeColor="text1"/>
        </w:rPr>
        <w:t>、</w:t>
      </w:r>
      <w:r w:rsidRPr="002F2105">
        <w:rPr>
          <w:rFonts w:eastAsia="DFKai-SB" w:hint="eastAsia"/>
          <w:color w:val="000000" w:themeColor="text1"/>
          <w:u w:val="single"/>
        </w:rPr>
        <w:t>未完全去連結之回溯性資料集</w:t>
      </w:r>
      <w:r w:rsidRPr="002F2105">
        <w:rPr>
          <w:rFonts w:eastAsia="DFKai-SB" w:hint="eastAsia"/>
          <w:color w:val="000000" w:themeColor="text1"/>
        </w:rPr>
        <w:t>，請於附件</w:t>
      </w:r>
      <w:r w:rsidR="002B5CC8" w:rsidRPr="002F2105">
        <w:rPr>
          <w:rFonts w:eastAsia="DFKai-SB"/>
          <w:color w:val="000000" w:themeColor="text1"/>
        </w:rPr>
        <w:t>3</w:t>
      </w:r>
      <w:r w:rsidRPr="002F2105">
        <w:rPr>
          <w:rFonts w:eastAsia="DFKai-SB"/>
          <w:color w:val="000000" w:themeColor="text1"/>
        </w:rPr>
        <w:t>-1</w:t>
      </w:r>
      <w:r w:rsidRPr="002F2105">
        <w:rPr>
          <w:rFonts w:eastAsia="DFKai-SB" w:hint="eastAsia"/>
          <w:color w:val="000000" w:themeColor="text1"/>
        </w:rPr>
        <w:t>檢附「個資當事人同意書</w:t>
      </w:r>
      <w:r w:rsidRPr="002F2105">
        <w:rPr>
          <w:rFonts w:eastAsia="DFKai-SB"/>
          <w:color w:val="000000" w:themeColor="text1"/>
        </w:rPr>
        <w:t>/</w:t>
      </w:r>
      <w:r w:rsidRPr="002F2105">
        <w:rPr>
          <w:rFonts w:eastAsia="DFKai-SB" w:hint="eastAsia"/>
          <w:color w:val="000000" w:themeColor="text1"/>
        </w:rPr>
        <w:t>權利保障通知書」。針對</w:t>
      </w:r>
      <w:r w:rsidRPr="002F2105">
        <w:rPr>
          <w:rFonts w:eastAsia="DFKai-SB" w:hint="eastAsia"/>
          <w:color w:val="000000" w:themeColor="text1"/>
          <w:u w:val="single"/>
        </w:rPr>
        <w:t>已完全去連結之回溯性資料集</w:t>
      </w:r>
      <w:r w:rsidRPr="002F2105">
        <w:rPr>
          <w:rFonts w:eastAsia="DFKai-SB" w:hint="eastAsia"/>
          <w:color w:val="000000" w:themeColor="text1"/>
        </w:rPr>
        <w:t>，請於附件</w:t>
      </w:r>
      <w:r w:rsidR="002B5CC8" w:rsidRPr="002F2105">
        <w:rPr>
          <w:rFonts w:eastAsia="DFKai-SB"/>
          <w:color w:val="000000" w:themeColor="text1"/>
        </w:rPr>
        <w:t>3</w:t>
      </w:r>
      <w:r w:rsidRPr="002F2105">
        <w:rPr>
          <w:rFonts w:eastAsia="DFKai-SB"/>
          <w:color w:val="000000" w:themeColor="text1"/>
        </w:rPr>
        <w:t>-2</w:t>
      </w:r>
      <w:r w:rsidRPr="002F2105">
        <w:rPr>
          <w:rFonts w:eastAsia="DFKai-SB" w:hint="eastAsia"/>
          <w:color w:val="000000" w:themeColor="text1"/>
        </w:rPr>
        <w:t>檢附資料提供者所出具之「資料已完全去連結」、「資料再利用不違反當事人意願」之聲明或佐證資料。</w:t>
      </w:r>
    </w:p>
    <w:p w14:paraId="3974C3DD" w14:textId="77777777" w:rsidR="00366265" w:rsidRPr="002F2105" w:rsidRDefault="00366265" w:rsidP="009D7779">
      <w:pPr>
        <w:numPr>
          <w:ilvl w:val="0"/>
          <w:numId w:val="26"/>
        </w:numPr>
        <w:snapToGrid w:val="0"/>
        <w:ind w:left="2835"/>
        <w:rPr>
          <w:rFonts w:eastAsia="DFKai-SB"/>
          <w:color w:val="000000" w:themeColor="text1"/>
        </w:rPr>
      </w:pPr>
      <w:r w:rsidRPr="002F2105">
        <w:rPr>
          <w:rFonts w:eastAsia="DFKai-SB" w:hint="eastAsia"/>
          <w:color w:val="000000" w:themeColor="text1"/>
        </w:rPr>
        <w:t>若有建置動態同意數位管理系統，請說明運作情形</w:t>
      </w:r>
    </w:p>
    <w:p w14:paraId="60B6A8D1" w14:textId="77777777"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t>計畫六</w:t>
      </w:r>
    </w:p>
    <w:p w14:paraId="5A77333D" w14:textId="04AE5FE1"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t>六</w:t>
      </w:r>
      <w:r w:rsidRPr="002F2105">
        <w:rPr>
          <w:rFonts w:eastAsia="DFKai-SB"/>
          <w:color w:val="000000" w:themeColor="text1"/>
        </w:rPr>
        <w:t>D01</w:t>
      </w:r>
      <w:r w:rsidRPr="002F2105">
        <w:rPr>
          <w:rFonts w:eastAsia="DFKai-SB"/>
          <w:color w:val="000000" w:themeColor="text1"/>
        </w:rPr>
        <w:tab/>
      </w:r>
      <w:r w:rsidRPr="002F2105">
        <w:rPr>
          <w:rFonts w:eastAsia="DFKai-SB" w:hint="eastAsia"/>
          <w:color w:val="000000" w:themeColor="text1"/>
        </w:rPr>
        <w:t>認知狀態評估任務之語音資料</w:t>
      </w:r>
      <w:r w:rsidRPr="002F2105">
        <w:rPr>
          <w:rFonts w:eastAsia="DFKai-SB"/>
          <w:color w:val="000000" w:themeColor="text1"/>
        </w:rPr>
        <w:t xml:space="preserve"> 101</w:t>
      </w:r>
      <w:r w:rsidRPr="002F2105">
        <w:rPr>
          <w:rFonts w:eastAsia="DFKai-SB" w:hint="eastAsia"/>
          <w:color w:val="000000" w:themeColor="text1"/>
        </w:rPr>
        <w:t>人</w:t>
      </w:r>
    </w:p>
    <w:p w14:paraId="29F598C8" w14:textId="475FD77D"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t>六</w:t>
      </w:r>
      <w:r w:rsidRPr="002F2105">
        <w:rPr>
          <w:rFonts w:eastAsia="DFKai-SB"/>
          <w:color w:val="000000" w:themeColor="text1"/>
        </w:rPr>
        <w:t>D02</w:t>
      </w:r>
      <w:r w:rsidRPr="002F2105">
        <w:rPr>
          <w:rFonts w:eastAsia="DFKai-SB"/>
          <w:color w:val="000000" w:themeColor="text1"/>
        </w:rPr>
        <w:tab/>
      </w:r>
      <w:r w:rsidRPr="002F2105">
        <w:rPr>
          <w:rFonts w:eastAsia="DFKai-SB" w:hint="eastAsia"/>
          <w:color w:val="000000" w:themeColor="text1"/>
        </w:rPr>
        <w:t>憂鬱偵測之語音資料</w:t>
      </w:r>
      <w:r w:rsidRPr="002F2105">
        <w:rPr>
          <w:rFonts w:eastAsia="DFKai-SB"/>
          <w:color w:val="000000" w:themeColor="text1"/>
        </w:rPr>
        <w:t xml:space="preserve"> 30</w:t>
      </w:r>
      <w:r w:rsidRPr="002F2105">
        <w:rPr>
          <w:rFonts w:eastAsia="DFKai-SB" w:hint="eastAsia"/>
          <w:color w:val="000000" w:themeColor="text1"/>
        </w:rPr>
        <w:t>人</w:t>
      </w:r>
    </w:p>
    <w:p w14:paraId="6E9E83F6" w14:textId="5330502B"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t>六</w:t>
      </w:r>
      <w:r w:rsidRPr="002F2105">
        <w:rPr>
          <w:rFonts w:eastAsia="DFKai-SB"/>
          <w:color w:val="000000" w:themeColor="text1"/>
        </w:rPr>
        <w:t>D04</w:t>
      </w:r>
      <w:r w:rsidRPr="002F2105">
        <w:rPr>
          <w:rFonts w:eastAsia="DFKai-SB"/>
          <w:color w:val="000000" w:themeColor="text1"/>
        </w:rPr>
        <w:tab/>
      </w:r>
      <w:r w:rsidRPr="002F2105">
        <w:rPr>
          <w:rFonts w:eastAsia="DFKai-SB" w:hint="eastAsia"/>
          <w:color w:val="000000" w:themeColor="text1"/>
        </w:rPr>
        <w:t>跨感官社交訊息資料庫</w:t>
      </w:r>
      <w:r w:rsidRPr="002F2105">
        <w:rPr>
          <w:rFonts w:eastAsia="DFKai-SB"/>
          <w:color w:val="000000" w:themeColor="text1"/>
        </w:rPr>
        <w:t xml:space="preserve"> 19</w:t>
      </w:r>
      <w:r w:rsidRPr="002F2105">
        <w:rPr>
          <w:rFonts w:eastAsia="DFKai-SB" w:hint="eastAsia"/>
          <w:color w:val="000000" w:themeColor="text1"/>
        </w:rPr>
        <w:t>人</w:t>
      </w:r>
    </w:p>
    <w:p w14:paraId="4F8AD7F7" w14:textId="77777777" w:rsidR="00930F1D" w:rsidRPr="002F2105" w:rsidRDefault="00930F1D" w:rsidP="00930F1D">
      <w:pPr>
        <w:snapToGrid w:val="0"/>
        <w:spacing w:line="400" w:lineRule="exact"/>
        <w:ind w:left="1450"/>
        <w:jc w:val="center"/>
        <w:rPr>
          <w:rFonts w:eastAsia="DFKai-SB"/>
          <w:b/>
          <w:color w:val="000000" w:themeColor="text1"/>
        </w:rPr>
      </w:pPr>
      <w:r w:rsidRPr="002F2105">
        <w:rPr>
          <w:rFonts w:eastAsia="DFKai-SB" w:hint="eastAsia"/>
          <w:b/>
          <w:color w:val="000000" w:themeColor="text1"/>
        </w:rPr>
        <w:t>表</w:t>
      </w:r>
      <w:r w:rsidRPr="002F2105">
        <w:rPr>
          <w:rFonts w:eastAsia="DFKai-SB"/>
          <w:b/>
          <w:color w:val="000000" w:themeColor="text1"/>
        </w:rPr>
        <w:t xml:space="preserve">5-1. </w:t>
      </w:r>
      <w:r w:rsidRPr="002F2105">
        <w:rPr>
          <w:rFonts w:eastAsia="DFKai-SB" w:hint="eastAsia"/>
          <w:b/>
          <w:color w:val="000000" w:themeColor="text1"/>
        </w:rPr>
        <w:t>「個資當事人資訊自主權保障」執行統計</w:t>
      </w:r>
    </w:p>
    <w:p w14:paraId="1C8C010A" w14:textId="77777777" w:rsidR="00930F1D" w:rsidRPr="002F2105" w:rsidRDefault="00930F1D" w:rsidP="00930F1D">
      <w:pPr>
        <w:snapToGrid w:val="0"/>
        <w:spacing w:line="400" w:lineRule="exact"/>
        <w:ind w:left="1450" w:rightChars="-378" w:right="-907"/>
        <w:rPr>
          <w:rFonts w:eastAsia="DFKai-SB"/>
          <w:color w:val="000000" w:themeColor="text1"/>
        </w:rPr>
      </w:pPr>
      <w:r w:rsidRPr="002F2105">
        <w:rPr>
          <w:rFonts w:eastAsia="DFKai-SB"/>
          <w:color w:val="000000" w:themeColor="text1"/>
        </w:rPr>
        <w:t xml:space="preserve">                                                 </w:t>
      </w:r>
      <w:r w:rsidRPr="002F2105">
        <w:rPr>
          <w:rFonts w:eastAsia="DFKai-SB" w:hint="eastAsia"/>
          <w:color w:val="000000" w:themeColor="text1"/>
        </w:rPr>
        <w:t>統計截止日期：</w:t>
      </w:r>
      <w:r w:rsidRPr="002F2105">
        <w:rPr>
          <w:rFonts w:eastAsia="DFKai-SB"/>
          <w:color w:val="000000" w:themeColor="text1"/>
          <w:u w:val="single"/>
        </w:rPr>
        <w:t xml:space="preserve">   </w:t>
      </w:r>
      <w:r w:rsidRPr="002F2105">
        <w:rPr>
          <w:rFonts w:eastAsia="DFKai-SB" w:hint="eastAsia"/>
          <w:color w:val="000000" w:themeColor="text1"/>
        </w:rPr>
        <w:t>年</w:t>
      </w:r>
      <w:r w:rsidRPr="002F2105">
        <w:rPr>
          <w:rFonts w:eastAsia="DFKai-SB"/>
          <w:color w:val="000000" w:themeColor="text1"/>
          <w:u w:val="single"/>
        </w:rPr>
        <w:t xml:space="preserve">  </w:t>
      </w:r>
      <w:r w:rsidRPr="002F2105">
        <w:rPr>
          <w:rFonts w:eastAsia="DFKai-SB" w:hint="eastAsia"/>
          <w:color w:val="000000" w:themeColor="text1"/>
        </w:rPr>
        <w:t>月</w:t>
      </w:r>
      <w:r w:rsidRPr="002F2105">
        <w:rPr>
          <w:rFonts w:eastAsia="DFKai-SB"/>
          <w:color w:val="000000" w:themeColor="text1"/>
          <w:u w:val="single"/>
        </w:rPr>
        <w:t xml:space="preserve">  </w:t>
      </w:r>
      <w:r w:rsidRPr="002F2105">
        <w:rPr>
          <w:rFonts w:eastAsia="DFKai-SB" w:hint="eastAsia"/>
          <w:color w:val="000000" w:themeColor="text1"/>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57"/>
        <w:gridCol w:w="1872"/>
        <w:gridCol w:w="661"/>
        <w:gridCol w:w="1110"/>
        <w:gridCol w:w="1332"/>
        <w:gridCol w:w="1016"/>
        <w:gridCol w:w="1256"/>
        <w:gridCol w:w="1016"/>
        <w:gridCol w:w="1016"/>
      </w:tblGrid>
      <w:tr w:rsidR="002F2105" w:rsidRPr="002F2105" w14:paraId="300BF3B2" w14:textId="77777777" w:rsidTr="005C1081">
        <w:trPr>
          <w:trHeight w:val="343"/>
        </w:trPr>
        <w:tc>
          <w:tcPr>
            <w:tcW w:w="956" w:type="pct"/>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42109C19" w14:textId="77777777" w:rsidR="00930F1D" w:rsidRPr="002F2105" w:rsidRDefault="00930F1D" w:rsidP="005C1081">
            <w:pPr>
              <w:widowControl/>
              <w:snapToGrid w:val="0"/>
              <w:jc w:val="center"/>
              <w:rPr>
                <w:rFonts w:eastAsia="DFKai-SB"/>
                <w:color w:val="000000" w:themeColor="text1"/>
              </w:rPr>
            </w:pPr>
            <w:r w:rsidRPr="002F2105">
              <w:rPr>
                <w:rFonts w:eastAsia="DFKai-SB" w:hint="eastAsia"/>
                <w:color w:val="000000" w:themeColor="text1"/>
              </w:rPr>
              <w:t>資料別</w:t>
            </w:r>
          </w:p>
          <w:p w14:paraId="12413F28" w14:textId="77777777" w:rsidR="00930F1D" w:rsidRPr="002F2105" w:rsidRDefault="00930F1D" w:rsidP="005C1081">
            <w:pPr>
              <w:widowControl/>
              <w:snapToGrid w:val="0"/>
              <w:jc w:val="center"/>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定義詳資料治理指引</w:t>
            </w:r>
            <w:r w:rsidRPr="002F2105">
              <w:rPr>
                <w:rFonts w:eastAsia="DFKai-SB"/>
                <w:color w:val="000000" w:themeColor="text1"/>
              </w:rPr>
              <w:t>4.1.3)</w:t>
            </w:r>
          </w:p>
        </w:tc>
        <w:tc>
          <w:tcPr>
            <w:tcW w:w="426" w:type="pct"/>
            <w:vMerge w:val="restart"/>
            <w:tcBorders>
              <w:top w:val="single" w:sz="4" w:space="0" w:color="auto"/>
              <w:left w:val="single" w:sz="4" w:space="0" w:color="auto"/>
              <w:bottom w:val="single" w:sz="4" w:space="0" w:color="auto"/>
              <w:right w:val="single" w:sz="4" w:space="0" w:color="auto"/>
            </w:tcBorders>
            <w:vAlign w:val="center"/>
            <w:hideMark/>
          </w:tcPr>
          <w:p w14:paraId="6C208D5D" w14:textId="77777777" w:rsidR="00930F1D" w:rsidRPr="002F2105" w:rsidRDefault="00930F1D" w:rsidP="005C1081">
            <w:pPr>
              <w:widowControl/>
              <w:snapToGrid w:val="0"/>
              <w:jc w:val="center"/>
              <w:rPr>
                <w:rFonts w:eastAsia="DFKai-SB"/>
                <w:color w:val="000000" w:themeColor="text1"/>
              </w:rPr>
            </w:pPr>
            <w:r w:rsidRPr="002F2105">
              <w:rPr>
                <w:rFonts w:eastAsia="DFKai-SB" w:hint="eastAsia"/>
                <w:color w:val="000000" w:themeColor="text1"/>
              </w:rPr>
              <w:t>共享</w:t>
            </w:r>
          </w:p>
        </w:tc>
        <w:tc>
          <w:tcPr>
            <w:tcW w:w="639" w:type="pct"/>
            <w:vMerge w:val="restart"/>
            <w:tcBorders>
              <w:top w:val="single" w:sz="4" w:space="0" w:color="auto"/>
              <w:left w:val="single" w:sz="4" w:space="0" w:color="auto"/>
              <w:bottom w:val="single" w:sz="4" w:space="0" w:color="auto"/>
              <w:right w:val="single" w:sz="4" w:space="0" w:color="auto"/>
            </w:tcBorders>
            <w:vAlign w:val="center"/>
            <w:hideMark/>
          </w:tcPr>
          <w:p w14:paraId="37DC0C97" w14:textId="77777777" w:rsidR="00930F1D" w:rsidRPr="002F2105" w:rsidRDefault="00930F1D" w:rsidP="005C1081">
            <w:pPr>
              <w:widowControl/>
              <w:snapToGrid w:val="0"/>
              <w:jc w:val="center"/>
              <w:rPr>
                <w:rFonts w:eastAsia="DFKai-SB"/>
                <w:color w:val="000000" w:themeColor="text1"/>
              </w:rPr>
            </w:pPr>
            <w:r w:rsidRPr="002F2105">
              <w:rPr>
                <w:rFonts w:eastAsia="DFKai-SB" w:hint="eastAsia"/>
                <w:color w:val="000000" w:themeColor="text1"/>
              </w:rPr>
              <w:t>資料集數目</w:t>
            </w:r>
          </w:p>
        </w:tc>
        <w:tc>
          <w:tcPr>
            <w:tcW w:w="744" w:type="pct"/>
            <w:vMerge w:val="restart"/>
            <w:tcBorders>
              <w:top w:val="single" w:sz="4" w:space="0" w:color="auto"/>
              <w:left w:val="single" w:sz="4" w:space="0" w:color="auto"/>
              <w:bottom w:val="single" w:sz="4" w:space="0" w:color="auto"/>
              <w:right w:val="single" w:sz="4" w:space="0" w:color="auto"/>
            </w:tcBorders>
            <w:vAlign w:val="center"/>
            <w:hideMark/>
          </w:tcPr>
          <w:p w14:paraId="0FDBD49A" w14:textId="77777777" w:rsidR="00930F1D" w:rsidRPr="002F2105" w:rsidRDefault="00930F1D" w:rsidP="005C1081">
            <w:pPr>
              <w:widowControl/>
              <w:snapToGrid w:val="0"/>
              <w:jc w:val="center"/>
              <w:rPr>
                <w:rFonts w:eastAsia="DFKai-SB"/>
                <w:color w:val="000000" w:themeColor="text1"/>
              </w:rPr>
            </w:pPr>
            <w:r w:rsidRPr="002F2105">
              <w:rPr>
                <w:rFonts w:eastAsia="DFKai-SB" w:hint="eastAsia"/>
                <w:color w:val="000000" w:themeColor="text1"/>
              </w:rPr>
              <w:t>個資當事人總數</w:t>
            </w:r>
          </w:p>
        </w:tc>
        <w:tc>
          <w:tcPr>
            <w:tcW w:w="2236" w:type="pct"/>
            <w:gridSpan w:val="4"/>
            <w:tcBorders>
              <w:top w:val="single" w:sz="4" w:space="0" w:color="auto"/>
              <w:left w:val="single" w:sz="4" w:space="0" w:color="auto"/>
              <w:bottom w:val="single" w:sz="4" w:space="0" w:color="auto"/>
              <w:right w:val="single" w:sz="4" w:space="0" w:color="auto"/>
            </w:tcBorders>
            <w:noWrap/>
            <w:vAlign w:val="center"/>
            <w:hideMark/>
          </w:tcPr>
          <w:p w14:paraId="7F77BFF4" w14:textId="77777777" w:rsidR="00930F1D" w:rsidRPr="002F2105" w:rsidRDefault="00930F1D" w:rsidP="005C1081">
            <w:pPr>
              <w:widowControl/>
              <w:snapToGrid w:val="0"/>
              <w:jc w:val="center"/>
              <w:rPr>
                <w:rFonts w:eastAsia="DFKai-SB"/>
                <w:color w:val="000000" w:themeColor="text1"/>
              </w:rPr>
            </w:pPr>
            <w:r w:rsidRPr="002F2105">
              <w:rPr>
                <w:rFonts w:eastAsia="DFKai-SB" w:hint="eastAsia"/>
                <w:color w:val="000000" w:themeColor="text1"/>
              </w:rPr>
              <w:t>通知個資當事人情形</w:t>
            </w:r>
          </w:p>
        </w:tc>
      </w:tr>
      <w:tr w:rsidR="002F2105" w:rsidRPr="002F2105" w14:paraId="01A9F1FF" w14:textId="77777777" w:rsidTr="005C1081">
        <w:trPr>
          <w:trHeight w:val="355"/>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590B779" w14:textId="77777777" w:rsidR="00930F1D" w:rsidRPr="002F2105" w:rsidRDefault="00930F1D" w:rsidP="005C1081">
            <w:pPr>
              <w:widowControl/>
              <w:rPr>
                <w:rFonts w:eastAsia="DFKai-SB"/>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DB858F" w14:textId="77777777" w:rsidR="00930F1D" w:rsidRPr="002F2105" w:rsidRDefault="00930F1D" w:rsidP="005C1081">
            <w:pPr>
              <w:widowControl/>
              <w:rPr>
                <w:rFonts w:eastAsia="DFKai-SB"/>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9F884E" w14:textId="77777777" w:rsidR="00930F1D" w:rsidRPr="002F2105" w:rsidRDefault="00930F1D" w:rsidP="005C1081">
            <w:pPr>
              <w:widowControl/>
              <w:rPr>
                <w:rFonts w:eastAsia="DFKai-SB"/>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3CEB82" w14:textId="77777777" w:rsidR="00930F1D" w:rsidRPr="002F2105" w:rsidRDefault="00930F1D" w:rsidP="005C1081">
            <w:pPr>
              <w:widowControl/>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hideMark/>
          </w:tcPr>
          <w:p w14:paraId="2A23A588" w14:textId="77777777" w:rsidR="00930F1D" w:rsidRPr="002F2105" w:rsidRDefault="00930F1D" w:rsidP="005C1081">
            <w:pPr>
              <w:widowControl/>
              <w:snapToGrid w:val="0"/>
              <w:jc w:val="center"/>
              <w:rPr>
                <w:rFonts w:eastAsia="DFKai-SB"/>
                <w:color w:val="000000" w:themeColor="text1"/>
              </w:rPr>
            </w:pPr>
            <w:r w:rsidRPr="002F2105">
              <w:rPr>
                <w:rFonts w:eastAsia="DFKai-SB" w:hint="eastAsia"/>
                <w:color w:val="000000" w:themeColor="text1"/>
              </w:rPr>
              <w:t>通知人數</w:t>
            </w:r>
          </w:p>
        </w:tc>
        <w:tc>
          <w:tcPr>
            <w:tcW w:w="638" w:type="pct"/>
            <w:tcBorders>
              <w:top w:val="single" w:sz="4" w:space="0" w:color="auto"/>
              <w:left w:val="single" w:sz="4" w:space="0" w:color="auto"/>
              <w:bottom w:val="single" w:sz="4" w:space="0" w:color="auto"/>
              <w:right w:val="single" w:sz="4" w:space="0" w:color="auto"/>
            </w:tcBorders>
            <w:noWrap/>
            <w:vAlign w:val="center"/>
            <w:hideMark/>
          </w:tcPr>
          <w:p w14:paraId="34921AF0" w14:textId="77777777" w:rsidR="00930F1D" w:rsidRPr="002F2105" w:rsidRDefault="00930F1D" w:rsidP="005C1081">
            <w:pPr>
              <w:widowControl/>
              <w:snapToGrid w:val="0"/>
              <w:ind w:leftChars="-50" w:left="-120" w:rightChars="-50" w:right="-120"/>
              <w:jc w:val="center"/>
              <w:rPr>
                <w:rFonts w:eastAsia="DFKai-SB"/>
                <w:color w:val="000000" w:themeColor="text1"/>
              </w:rPr>
            </w:pPr>
            <w:r w:rsidRPr="002F2105">
              <w:rPr>
                <w:rFonts w:eastAsia="DFKai-SB" w:hint="eastAsia"/>
                <w:color w:val="000000" w:themeColor="text1"/>
              </w:rPr>
              <w:t>未送達人數</w:t>
            </w:r>
          </w:p>
        </w:tc>
        <w:tc>
          <w:tcPr>
            <w:tcW w:w="532" w:type="pct"/>
            <w:tcBorders>
              <w:top w:val="single" w:sz="4" w:space="0" w:color="auto"/>
              <w:left w:val="single" w:sz="4" w:space="0" w:color="auto"/>
              <w:bottom w:val="single" w:sz="4" w:space="0" w:color="auto"/>
              <w:right w:val="single" w:sz="4" w:space="0" w:color="auto"/>
            </w:tcBorders>
            <w:noWrap/>
            <w:vAlign w:val="center"/>
            <w:hideMark/>
          </w:tcPr>
          <w:p w14:paraId="64203C6E" w14:textId="77777777" w:rsidR="00930F1D" w:rsidRPr="002F2105" w:rsidRDefault="00930F1D" w:rsidP="005C1081">
            <w:pPr>
              <w:widowControl/>
              <w:snapToGrid w:val="0"/>
              <w:jc w:val="center"/>
              <w:rPr>
                <w:rFonts w:eastAsia="DFKai-SB"/>
                <w:color w:val="000000" w:themeColor="text1"/>
              </w:rPr>
            </w:pPr>
            <w:r w:rsidRPr="002F2105">
              <w:rPr>
                <w:rFonts w:eastAsia="DFKai-SB" w:hint="eastAsia"/>
                <w:color w:val="000000" w:themeColor="text1"/>
              </w:rPr>
              <w:t>退出人數</w:t>
            </w:r>
          </w:p>
        </w:tc>
        <w:tc>
          <w:tcPr>
            <w:tcW w:w="533" w:type="pct"/>
            <w:tcBorders>
              <w:top w:val="single" w:sz="4" w:space="0" w:color="auto"/>
              <w:left w:val="single" w:sz="4" w:space="0" w:color="auto"/>
              <w:bottom w:val="single" w:sz="4" w:space="0" w:color="auto"/>
              <w:right w:val="single" w:sz="4" w:space="0" w:color="auto"/>
            </w:tcBorders>
            <w:noWrap/>
            <w:vAlign w:val="center"/>
            <w:hideMark/>
          </w:tcPr>
          <w:p w14:paraId="43BB4098" w14:textId="77777777" w:rsidR="00930F1D" w:rsidRPr="002F2105" w:rsidRDefault="00930F1D" w:rsidP="005C1081">
            <w:pPr>
              <w:widowControl/>
              <w:snapToGrid w:val="0"/>
              <w:jc w:val="center"/>
              <w:rPr>
                <w:rFonts w:eastAsia="DFKai-SB"/>
                <w:color w:val="000000" w:themeColor="text1"/>
              </w:rPr>
            </w:pPr>
            <w:r w:rsidRPr="002F2105">
              <w:rPr>
                <w:rFonts w:eastAsia="DFKai-SB" w:hint="eastAsia"/>
                <w:color w:val="000000" w:themeColor="text1"/>
              </w:rPr>
              <w:t>死亡人數</w:t>
            </w:r>
          </w:p>
        </w:tc>
      </w:tr>
      <w:tr w:rsidR="002F2105" w:rsidRPr="002F2105" w14:paraId="5731FC62" w14:textId="77777777" w:rsidTr="005C1081">
        <w:trPr>
          <w:trHeight w:val="427"/>
        </w:trPr>
        <w:tc>
          <w:tcPr>
            <w:tcW w:w="956" w:type="pct"/>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6FB570E4"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前瞻收案資料</w:t>
            </w:r>
          </w:p>
        </w:tc>
        <w:tc>
          <w:tcPr>
            <w:tcW w:w="426" w:type="pct"/>
            <w:tcBorders>
              <w:top w:val="single" w:sz="4" w:space="0" w:color="auto"/>
              <w:left w:val="single" w:sz="4" w:space="0" w:color="auto"/>
              <w:bottom w:val="single" w:sz="4" w:space="0" w:color="auto"/>
              <w:right w:val="single" w:sz="4" w:space="0" w:color="auto"/>
            </w:tcBorders>
            <w:vAlign w:val="center"/>
            <w:hideMark/>
          </w:tcPr>
          <w:p w14:paraId="1EB8CFF2"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是</w:t>
            </w:r>
          </w:p>
        </w:tc>
        <w:tc>
          <w:tcPr>
            <w:tcW w:w="639" w:type="pct"/>
            <w:tcBorders>
              <w:top w:val="single" w:sz="4" w:space="0" w:color="auto"/>
              <w:left w:val="single" w:sz="4" w:space="0" w:color="auto"/>
              <w:bottom w:val="single" w:sz="4" w:space="0" w:color="auto"/>
              <w:right w:val="single" w:sz="4" w:space="0" w:color="auto"/>
            </w:tcBorders>
            <w:vAlign w:val="center"/>
          </w:tcPr>
          <w:p w14:paraId="330E3255" w14:textId="77777777" w:rsidR="00930F1D" w:rsidRPr="002F2105" w:rsidRDefault="00930F1D" w:rsidP="005C1081">
            <w:pPr>
              <w:widowControl/>
              <w:snapToGrid w:val="0"/>
              <w:spacing w:line="240" w:lineRule="exact"/>
              <w:jc w:val="center"/>
              <w:rPr>
                <w:rFonts w:eastAsia="DFKai-SB"/>
                <w:color w:val="000000" w:themeColor="text1"/>
              </w:rPr>
            </w:pPr>
          </w:p>
        </w:tc>
        <w:tc>
          <w:tcPr>
            <w:tcW w:w="744" w:type="pct"/>
            <w:tcBorders>
              <w:top w:val="single" w:sz="4" w:space="0" w:color="auto"/>
              <w:left w:val="single" w:sz="4" w:space="0" w:color="auto"/>
              <w:bottom w:val="single" w:sz="4" w:space="0" w:color="auto"/>
              <w:right w:val="single" w:sz="4" w:space="0" w:color="auto"/>
            </w:tcBorders>
            <w:vAlign w:val="center"/>
          </w:tcPr>
          <w:p w14:paraId="42ADC24B"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1F0381CD" w14:textId="77777777" w:rsidR="00930F1D" w:rsidRPr="002F2105" w:rsidRDefault="00930F1D" w:rsidP="005C1081">
            <w:pPr>
              <w:widowControl/>
              <w:snapToGrid w:val="0"/>
              <w:spacing w:line="240" w:lineRule="exact"/>
              <w:jc w:val="center"/>
              <w:rPr>
                <w:rFonts w:eastAsia="DFKai-SB"/>
                <w:color w:val="000000" w:themeColor="text1"/>
              </w:rPr>
            </w:pPr>
          </w:p>
        </w:tc>
        <w:tc>
          <w:tcPr>
            <w:tcW w:w="638" w:type="pct"/>
            <w:tcBorders>
              <w:top w:val="single" w:sz="4" w:space="0" w:color="auto"/>
              <w:left w:val="single" w:sz="4" w:space="0" w:color="auto"/>
              <w:bottom w:val="single" w:sz="4" w:space="0" w:color="auto"/>
              <w:right w:val="single" w:sz="4" w:space="0" w:color="auto"/>
            </w:tcBorders>
            <w:noWrap/>
            <w:vAlign w:val="center"/>
          </w:tcPr>
          <w:p w14:paraId="6497650B"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1F0C5374" w14:textId="77777777" w:rsidR="00930F1D" w:rsidRPr="002F2105" w:rsidRDefault="00930F1D" w:rsidP="005C1081">
            <w:pPr>
              <w:widowControl/>
              <w:snapToGrid w:val="0"/>
              <w:spacing w:line="240" w:lineRule="exact"/>
              <w:jc w:val="center"/>
              <w:rPr>
                <w:rFonts w:eastAsia="DFKai-SB"/>
                <w:color w:val="000000" w:themeColor="text1"/>
              </w:rPr>
            </w:pPr>
          </w:p>
        </w:tc>
        <w:tc>
          <w:tcPr>
            <w:tcW w:w="533" w:type="pct"/>
            <w:tcBorders>
              <w:top w:val="single" w:sz="4" w:space="0" w:color="auto"/>
              <w:left w:val="single" w:sz="4" w:space="0" w:color="auto"/>
              <w:bottom w:val="single" w:sz="4" w:space="0" w:color="auto"/>
              <w:right w:val="single" w:sz="4" w:space="0" w:color="auto"/>
            </w:tcBorders>
            <w:noWrap/>
            <w:vAlign w:val="center"/>
          </w:tcPr>
          <w:p w14:paraId="36EA57AB" w14:textId="77777777" w:rsidR="00930F1D" w:rsidRPr="002F2105" w:rsidRDefault="00930F1D" w:rsidP="005C1081">
            <w:pPr>
              <w:widowControl/>
              <w:snapToGrid w:val="0"/>
              <w:spacing w:line="240" w:lineRule="exact"/>
              <w:jc w:val="center"/>
              <w:rPr>
                <w:rFonts w:eastAsia="DFKai-SB"/>
                <w:color w:val="000000" w:themeColor="text1"/>
              </w:rPr>
            </w:pPr>
          </w:p>
        </w:tc>
      </w:tr>
      <w:tr w:rsidR="002F2105" w:rsidRPr="002F2105" w14:paraId="7178A4DB" w14:textId="77777777" w:rsidTr="005C1081">
        <w:trPr>
          <w:trHeight w:val="167"/>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33AC1D76" w14:textId="77777777" w:rsidR="00930F1D" w:rsidRPr="002F2105" w:rsidRDefault="00930F1D" w:rsidP="005C1081">
            <w:pPr>
              <w:widowControl/>
              <w:spacing w:line="240" w:lineRule="exact"/>
              <w:rPr>
                <w:rFonts w:eastAsia="DFKai-SB"/>
                <w:color w:val="000000" w:themeColor="text1"/>
              </w:rPr>
            </w:pPr>
          </w:p>
        </w:tc>
        <w:tc>
          <w:tcPr>
            <w:tcW w:w="426" w:type="pct"/>
            <w:tcBorders>
              <w:top w:val="single" w:sz="4" w:space="0" w:color="auto"/>
              <w:left w:val="single" w:sz="4" w:space="0" w:color="auto"/>
              <w:bottom w:val="single" w:sz="4" w:space="0" w:color="auto"/>
              <w:right w:val="single" w:sz="4" w:space="0" w:color="auto"/>
            </w:tcBorders>
            <w:vAlign w:val="center"/>
            <w:hideMark/>
          </w:tcPr>
          <w:p w14:paraId="6CF2F3E2"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否</w:t>
            </w:r>
          </w:p>
        </w:tc>
        <w:tc>
          <w:tcPr>
            <w:tcW w:w="639" w:type="pct"/>
            <w:tcBorders>
              <w:top w:val="single" w:sz="4" w:space="0" w:color="auto"/>
              <w:left w:val="single" w:sz="4" w:space="0" w:color="auto"/>
              <w:bottom w:val="single" w:sz="4" w:space="0" w:color="auto"/>
              <w:right w:val="single" w:sz="4" w:space="0" w:color="auto"/>
            </w:tcBorders>
            <w:vAlign w:val="center"/>
          </w:tcPr>
          <w:p w14:paraId="3F8311E6" w14:textId="140A7894" w:rsidR="00930F1D" w:rsidRPr="002F2105" w:rsidRDefault="0026343A" w:rsidP="005C1081">
            <w:pPr>
              <w:widowControl/>
              <w:snapToGrid w:val="0"/>
              <w:spacing w:line="240" w:lineRule="exact"/>
              <w:jc w:val="center"/>
              <w:rPr>
                <w:rFonts w:eastAsia="DFKai-SB"/>
                <w:color w:val="000000" w:themeColor="text1"/>
                <w:highlight w:val="yellow"/>
              </w:rPr>
            </w:pPr>
            <w:r w:rsidRPr="002F2105">
              <w:rPr>
                <w:rFonts w:eastAsia="DFKai-SB"/>
                <w:color w:val="000000" w:themeColor="text1"/>
                <w:highlight w:val="yellow"/>
              </w:rPr>
              <w:t>3</w:t>
            </w:r>
          </w:p>
        </w:tc>
        <w:tc>
          <w:tcPr>
            <w:tcW w:w="744" w:type="pct"/>
            <w:tcBorders>
              <w:top w:val="single" w:sz="4" w:space="0" w:color="auto"/>
              <w:left w:val="single" w:sz="4" w:space="0" w:color="auto"/>
              <w:bottom w:val="single" w:sz="4" w:space="0" w:color="auto"/>
              <w:right w:val="single" w:sz="4" w:space="0" w:color="auto"/>
            </w:tcBorders>
            <w:vAlign w:val="center"/>
          </w:tcPr>
          <w:p w14:paraId="22527481" w14:textId="78718F1C" w:rsidR="00930F1D" w:rsidRPr="002F2105" w:rsidRDefault="0026343A" w:rsidP="005C1081">
            <w:pPr>
              <w:widowControl/>
              <w:snapToGrid w:val="0"/>
              <w:spacing w:line="240" w:lineRule="exact"/>
              <w:jc w:val="center"/>
              <w:rPr>
                <w:rFonts w:eastAsia="DFKai-SB"/>
                <w:color w:val="000000" w:themeColor="text1"/>
                <w:highlight w:val="yellow"/>
              </w:rPr>
            </w:pPr>
            <w:r w:rsidRPr="002F2105">
              <w:rPr>
                <w:rFonts w:eastAsia="DFKai-SB"/>
                <w:color w:val="000000" w:themeColor="text1"/>
                <w:highlight w:val="yellow"/>
              </w:rPr>
              <w:t>150</w:t>
            </w:r>
          </w:p>
        </w:tc>
        <w:tc>
          <w:tcPr>
            <w:tcW w:w="532" w:type="pct"/>
            <w:tcBorders>
              <w:top w:val="single" w:sz="4" w:space="0" w:color="auto"/>
              <w:left w:val="single" w:sz="4" w:space="0" w:color="auto"/>
              <w:bottom w:val="single" w:sz="4" w:space="0" w:color="auto"/>
              <w:right w:val="single" w:sz="4" w:space="0" w:color="auto"/>
            </w:tcBorders>
            <w:noWrap/>
            <w:vAlign w:val="center"/>
          </w:tcPr>
          <w:p w14:paraId="504C4B6F" w14:textId="29A55472" w:rsidR="00930F1D" w:rsidRPr="002F2105" w:rsidRDefault="0026343A" w:rsidP="005C1081">
            <w:pPr>
              <w:widowControl/>
              <w:snapToGrid w:val="0"/>
              <w:spacing w:line="240" w:lineRule="exact"/>
              <w:jc w:val="center"/>
              <w:rPr>
                <w:rFonts w:eastAsia="DFKai-SB"/>
                <w:color w:val="000000" w:themeColor="text1"/>
                <w:highlight w:val="yellow"/>
              </w:rPr>
            </w:pPr>
            <w:r w:rsidRPr="002F2105">
              <w:rPr>
                <w:rFonts w:eastAsia="DFKai-SB"/>
                <w:color w:val="000000" w:themeColor="text1"/>
                <w:highlight w:val="yellow"/>
              </w:rPr>
              <w:t>150</w:t>
            </w:r>
          </w:p>
        </w:tc>
        <w:tc>
          <w:tcPr>
            <w:tcW w:w="638" w:type="pct"/>
            <w:tcBorders>
              <w:top w:val="single" w:sz="4" w:space="0" w:color="auto"/>
              <w:left w:val="single" w:sz="4" w:space="0" w:color="auto"/>
              <w:bottom w:val="single" w:sz="4" w:space="0" w:color="auto"/>
              <w:right w:val="single" w:sz="4" w:space="0" w:color="auto"/>
            </w:tcBorders>
            <w:noWrap/>
            <w:vAlign w:val="center"/>
          </w:tcPr>
          <w:p w14:paraId="19F6C19C" w14:textId="46A55056" w:rsidR="00930F1D" w:rsidRPr="002F2105" w:rsidRDefault="0026343A" w:rsidP="005C1081">
            <w:pPr>
              <w:widowControl/>
              <w:snapToGrid w:val="0"/>
              <w:spacing w:line="240" w:lineRule="exact"/>
              <w:jc w:val="center"/>
              <w:rPr>
                <w:rFonts w:eastAsia="DFKai-SB"/>
                <w:color w:val="000000" w:themeColor="text1"/>
                <w:highlight w:val="yellow"/>
              </w:rPr>
            </w:pPr>
            <w:r w:rsidRPr="002F2105">
              <w:rPr>
                <w:rFonts w:eastAsia="DFKai-SB"/>
                <w:color w:val="000000" w:themeColor="text1"/>
                <w:highlight w:val="yellow"/>
              </w:rPr>
              <w:t>0</w:t>
            </w:r>
          </w:p>
        </w:tc>
        <w:tc>
          <w:tcPr>
            <w:tcW w:w="532" w:type="pct"/>
            <w:tcBorders>
              <w:top w:val="single" w:sz="4" w:space="0" w:color="auto"/>
              <w:left w:val="single" w:sz="4" w:space="0" w:color="auto"/>
              <w:bottom w:val="single" w:sz="4" w:space="0" w:color="auto"/>
              <w:right w:val="single" w:sz="4" w:space="0" w:color="auto"/>
            </w:tcBorders>
            <w:noWrap/>
            <w:vAlign w:val="center"/>
          </w:tcPr>
          <w:p w14:paraId="2A6E40CF" w14:textId="4F07D28D" w:rsidR="00930F1D" w:rsidRPr="002F2105" w:rsidRDefault="0026343A" w:rsidP="005C1081">
            <w:pPr>
              <w:widowControl/>
              <w:snapToGrid w:val="0"/>
              <w:spacing w:line="240" w:lineRule="exact"/>
              <w:jc w:val="center"/>
              <w:rPr>
                <w:rFonts w:eastAsia="DFKai-SB"/>
                <w:color w:val="000000" w:themeColor="text1"/>
                <w:highlight w:val="yellow"/>
              </w:rPr>
            </w:pPr>
            <w:r w:rsidRPr="002F2105">
              <w:rPr>
                <w:rFonts w:eastAsia="DFKai-SB"/>
                <w:color w:val="000000" w:themeColor="text1"/>
                <w:highlight w:val="yellow"/>
              </w:rPr>
              <w:t>0</w:t>
            </w:r>
          </w:p>
        </w:tc>
        <w:tc>
          <w:tcPr>
            <w:tcW w:w="533" w:type="pct"/>
            <w:tcBorders>
              <w:top w:val="single" w:sz="4" w:space="0" w:color="auto"/>
              <w:left w:val="single" w:sz="4" w:space="0" w:color="auto"/>
              <w:bottom w:val="single" w:sz="4" w:space="0" w:color="auto"/>
              <w:right w:val="single" w:sz="4" w:space="0" w:color="auto"/>
            </w:tcBorders>
            <w:noWrap/>
            <w:vAlign w:val="center"/>
          </w:tcPr>
          <w:p w14:paraId="62B91572" w14:textId="7A2546DB" w:rsidR="00930F1D" w:rsidRPr="002F2105" w:rsidRDefault="0026343A" w:rsidP="005C1081">
            <w:pPr>
              <w:widowControl/>
              <w:snapToGrid w:val="0"/>
              <w:spacing w:line="240" w:lineRule="exact"/>
              <w:jc w:val="center"/>
              <w:rPr>
                <w:rFonts w:eastAsia="DFKai-SB"/>
                <w:color w:val="000000" w:themeColor="text1"/>
                <w:highlight w:val="yellow"/>
              </w:rPr>
            </w:pPr>
            <w:r w:rsidRPr="002F2105">
              <w:rPr>
                <w:rFonts w:eastAsia="DFKai-SB"/>
                <w:color w:val="000000" w:themeColor="text1"/>
                <w:highlight w:val="yellow"/>
              </w:rPr>
              <w:t>0</w:t>
            </w:r>
          </w:p>
        </w:tc>
      </w:tr>
      <w:tr w:rsidR="002F2105" w:rsidRPr="002F2105" w14:paraId="2A21AAFC" w14:textId="77777777" w:rsidTr="00137F5D">
        <w:trPr>
          <w:trHeight w:val="369"/>
        </w:trPr>
        <w:tc>
          <w:tcPr>
            <w:tcW w:w="342" w:type="pct"/>
            <w:vMerge w:val="restart"/>
            <w:tcBorders>
              <w:top w:val="single" w:sz="4" w:space="0" w:color="auto"/>
              <w:left w:val="single" w:sz="4" w:space="0" w:color="auto"/>
              <w:bottom w:val="single" w:sz="4" w:space="0" w:color="auto"/>
              <w:right w:val="single" w:sz="4" w:space="0" w:color="auto"/>
            </w:tcBorders>
            <w:noWrap/>
            <w:vAlign w:val="center"/>
            <w:hideMark/>
          </w:tcPr>
          <w:p w14:paraId="3C595BB9" w14:textId="77777777" w:rsidR="00930F1D" w:rsidRPr="002F2105" w:rsidRDefault="00930F1D" w:rsidP="005C1081">
            <w:pPr>
              <w:widowControl/>
              <w:snapToGrid w:val="0"/>
              <w:spacing w:line="240" w:lineRule="exact"/>
              <w:rPr>
                <w:rFonts w:eastAsia="DFKai-SB"/>
                <w:color w:val="000000" w:themeColor="text1"/>
              </w:rPr>
            </w:pPr>
            <w:r w:rsidRPr="002F2105">
              <w:rPr>
                <w:rFonts w:eastAsia="DFKai-SB" w:hint="eastAsia"/>
                <w:color w:val="000000" w:themeColor="text1"/>
              </w:rPr>
              <w:t>回溯性資料</w:t>
            </w:r>
          </w:p>
        </w:tc>
        <w:tc>
          <w:tcPr>
            <w:tcW w:w="613" w:type="pct"/>
            <w:vMerge w:val="restart"/>
            <w:tcBorders>
              <w:top w:val="single" w:sz="4" w:space="0" w:color="auto"/>
              <w:left w:val="single" w:sz="4" w:space="0" w:color="auto"/>
              <w:bottom w:val="single" w:sz="4" w:space="0" w:color="auto"/>
              <w:right w:val="single" w:sz="4" w:space="0" w:color="auto"/>
            </w:tcBorders>
            <w:vAlign w:val="center"/>
            <w:hideMark/>
          </w:tcPr>
          <w:p w14:paraId="4B208CEA"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未完全去連結</w:t>
            </w:r>
          </w:p>
        </w:tc>
        <w:tc>
          <w:tcPr>
            <w:tcW w:w="426" w:type="pct"/>
            <w:tcBorders>
              <w:top w:val="single" w:sz="4" w:space="0" w:color="auto"/>
              <w:left w:val="single" w:sz="4" w:space="0" w:color="auto"/>
              <w:bottom w:val="single" w:sz="4" w:space="0" w:color="auto"/>
              <w:right w:val="single" w:sz="4" w:space="0" w:color="auto"/>
            </w:tcBorders>
            <w:vAlign w:val="center"/>
            <w:hideMark/>
          </w:tcPr>
          <w:p w14:paraId="3ACADC80"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是</w:t>
            </w:r>
          </w:p>
        </w:tc>
        <w:tc>
          <w:tcPr>
            <w:tcW w:w="639" w:type="pct"/>
            <w:tcBorders>
              <w:top w:val="single" w:sz="4" w:space="0" w:color="auto"/>
              <w:left w:val="single" w:sz="4" w:space="0" w:color="auto"/>
              <w:bottom w:val="single" w:sz="4" w:space="0" w:color="auto"/>
              <w:right w:val="single" w:sz="4" w:space="0" w:color="auto"/>
            </w:tcBorders>
            <w:vAlign w:val="center"/>
          </w:tcPr>
          <w:p w14:paraId="1379FF22" w14:textId="77777777" w:rsidR="00930F1D" w:rsidRPr="002F2105" w:rsidRDefault="00930F1D" w:rsidP="005C1081">
            <w:pPr>
              <w:widowControl/>
              <w:snapToGrid w:val="0"/>
              <w:spacing w:line="240" w:lineRule="exact"/>
              <w:jc w:val="center"/>
              <w:rPr>
                <w:rFonts w:eastAsia="DFKai-SB"/>
                <w:color w:val="000000" w:themeColor="text1"/>
              </w:rPr>
            </w:pPr>
          </w:p>
        </w:tc>
        <w:tc>
          <w:tcPr>
            <w:tcW w:w="744" w:type="pct"/>
            <w:tcBorders>
              <w:top w:val="single" w:sz="4" w:space="0" w:color="auto"/>
              <w:left w:val="single" w:sz="4" w:space="0" w:color="auto"/>
              <w:bottom w:val="single" w:sz="4" w:space="0" w:color="auto"/>
              <w:right w:val="single" w:sz="4" w:space="0" w:color="auto"/>
            </w:tcBorders>
            <w:vAlign w:val="center"/>
          </w:tcPr>
          <w:p w14:paraId="4A3D6CA7"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317E3070" w14:textId="77777777" w:rsidR="00930F1D" w:rsidRPr="002F2105" w:rsidRDefault="00930F1D" w:rsidP="005C1081">
            <w:pPr>
              <w:widowControl/>
              <w:snapToGrid w:val="0"/>
              <w:spacing w:line="240" w:lineRule="exact"/>
              <w:jc w:val="center"/>
              <w:rPr>
                <w:rFonts w:eastAsia="DFKai-SB"/>
                <w:color w:val="000000" w:themeColor="text1"/>
              </w:rPr>
            </w:pPr>
          </w:p>
        </w:tc>
        <w:tc>
          <w:tcPr>
            <w:tcW w:w="638" w:type="pct"/>
            <w:tcBorders>
              <w:top w:val="single" w:sz="4" w:space="0" w:color="auto"/>
              <w:left w:val="single" w:sz="4" w:space="0" w:color="auto"/>
              <w:bottom w:val="single" w:sz="4" w:space="0" w:color="auto"/>
              <w:right w:val="single" w:sz="4" w:space="0" w:color="auto"/>
            </w:tcBorders>
            <w:noWrap/>
            <w:vAlign w:val="center"/>
          </w:tcPr>
          <w:p w14:paraId="5115167F"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310CEFDD" w14:textId="77777777" w:rsidR="00930F1D" w:rsidRPr="002F2105" w:rsidRDefault="00930F1D" w:rsidP="005C1081">
            <w:pPr>
              <w:widowControl/>
              <w:snapToGrid w:val="0"/>
              <w:spacing w:line="240" w:lineRule="exact"/>
              <w:jc w:val="center"/>
              <w:rPr>
                <w:rFonts w:eastAsia="DFKai-SB"/>
                <w:color w:val="000000" w:themeColor="text1"/>
              </w:rPr>
            </w:pPr>
          </w:p>
        </w:tc>
        <w:tc>
          <w:tcPr>
            <w:tcW w:w="533" w:type="pct"/>
            <w:tcBorders>
              <w:top w:val="single" w:sz="4" w:space="0" w:color="auto"/>
              <w:left w:val="single" w:sz="4" w:space="0" w:color="auto"/>
              <w:bottom w:val="single" w:sz="4" w:space="0" w:color="auto"/>
              <w:right w:val="single" w:sz="4" w:space="0" w:color="auto"/>
            </w:tcBorders>
            <w:noWrap/>
            <w:vAlign w:val="center"/>
          </w:tcPr>
          <w:p w14:paraId="585AB013" w14:textId="77777777" w:rsidR="00930F1D" w:rsidRPr="002F2105" w:rsidRDefault="00930F1D" w:rsidP="005C1081">
            <w:pPr>
              <w:widowControl/>
              <w:snapToGrid w:val="0"/>
              <w:spacing w:line="240" w:lineRule="exact"/>
              <w:jc w:val="center"/>
              <w:rPr>
                <w:rFonts w:eastAsia="DFKai-SB"/>
                <w:color w:val="000000" w:themeColor="text1"/>
              </w:rPr>
            </w:pPr>
          </w:p>
        </w:tc>
      </w:tr>
      <w:tr w:rsidR="002F2105" w:rsidRPr="002F2105" w14:paraId="39567739" w14:textId="77777777" w:rsidTr="00137F5D">
        <w:trPr>
          <w:trHeight w:val="3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A95678" w14:textId="77777777" w:rsidR="00930F1D" w:rsidRPr="002F2105" w:rsidRDefault="00930F1D" w:rsidP="005C1081">
            <w:pPr>
              <w:widowControl/>
              <w:spacing w:line="240" w:lineRule="exact"/>
              <w:rPr>
                <w:rFonts w:eastAsia="DFKai-SB"/>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671A07" w14:textId="77777777" w:rsidR="00930F1D" w:rsidRPr="002F2105" w:rsidRDefault="00930F1D" w:rsidP="005C1081">
            <w:pPr>
              <w:widowControl/>
              <w:spacing w:line="240" w:lineRule="exact"/>
              <w:rPr>
                <w:rFonts w:eastAsia="DFKai-SB"/>
                <w:color w:val="000000" w:themeColor="text1"/>
              </w:rPr>
            </w:pPr>
          </w:p>
        </w:tc>
        <w:tc>
          <w:tcPr>
            <w:tcW w:w="426" w:type="pct"/>
            <w:tcBorders>
              <w:top w:val="single" w:sz="4" w:space="0" w:color="auto"/>
              <w:left w:val="single" w:sz="4" w:space="0" w:color="auto"/>
              <w:bottom w:val="single" w:sz="4" w:space="0" w:color="auto"/>
              <w:right w:val="single" w:sz="4" w:space="0" w:color="auto"/>
            </w:tcBorders>
            <w:vAlign w:val="center"/>
            <w:hideMark/>
          </w:tcPr>
          <w:p w14:paraId="655E4F9D"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否</w:t>
            </w:r>
          </w:p>
        </w:tc>
        <w:tc>
          <w:tcPr>
            <w:tcW w:w="639" w:type="pct"/>
            <w:tcBorders>
              <w:top w:val="single" w:sz="4" w:space="0" w:color="auto"/>
              <w:left w:val="single" w:sz="4" w:space="0" w:color="auto"/>
              <w:bottom w:val="single" w:sz="4" w:space="0" w:color="auto"/>
              <w:right w:val="single" w:sz="4" w:space="0" w:color="auto"/>
            </w:tcBorders>
            <w:vAlign w:val="center"/>
          </w:tcPr>
          <w:p w14:paraId="6E212867" w14:textId="77777777" w:rsidR="00930F1D" w:rsidRPr="002F2105" w:rsidRDefault="00930F1D" w:rsidP="005C1081">
            <w:pPr>
              <w:widowControl/>
              <w:snapToGrid w:val="0"/>
              <w:spacing w:line="240" w:lineRule="exact"/>
              <w:jc w:val="center"/>
              <w:rPr>
                <w:rFonts w:eastAsia="DFKai-SB"/>
                <w:color w:val="000000" w:themeColor="text1"/>
              </w:rPr>
            </w:pPr>
          </w:p>
        </w:tc>
        <w:tc>
          <w:tcPr>
            <w:tcW w:w="744" w:type="pct"/>
            <w:tcBorders>
              <w:top w:val="single" w:sz="4" w:space="0" w:color="auto"/>
              <w:left w:val="single" w:sz="4" w:space="0" w:color="auto"/>
              <w:bottom w:val="single" w:sz="4" w:space="0" w:color="auto"/>
              <w:right w:val="single" w:sz="4" w:space="0" w:color="auto"/>
            </w:tcBorders>
            <w:vAlign w:val="center"/>
          </w:tcPr>
          <w:p w14:paraId="0917E69D"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74F6DDCA" w14:textId="77777777" w:rsidR="00930F1D" w:rsidRPr="002F2105" w:rsidRDefault="00930F1D" w:rsidP="005C1081">
            <w:pPr>
              <w:widowControl/>
              <w:snapToGrid w:val="0"/>
              <w:spacing w:line="240" w:lineRule="exact"/>
              <w:jc w:val="center"/>
              <w:rPr>
                <w:rFonts w:eastAsia="DFKai-SB"/>
                <w:color w:val="000000" w:themeColor="text1"/>
              </w:rPr>
            </w:pPr>
          </w:p>
        </w:tc>
        <w:tc>
          <w:tcPr>
            <w:tcW w:w="638" w:type="pct"/>
            <w:tcBorders>
              <w:top w:val="single" w:sz="4" w:space="0" w:color="auto"/>
              <w:left w:val="single" w:sz="4" w:space="0" w:color="auto"/>
              <w:bottom w:val="single" w:sz="4" w:space="0" w:color="auto"/>
              <w:right w:val="single" w:sz="4" w:space="0" w:color="auto"/>
            </w:tcBorders>
            <w:noWrap/>
            <w:vAlign w:val="center"/>
          </w:tcPr>
          <w:p w14:paraId="3DA77689"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5C7B2BD3" w14:textId="77777777" w:rsidR="00930F1D" w:rsidRPr="002F2105" w:rsidRDefault="00930F1D" w:rsidP="005C1081">
            <w:pPr>
              <w:widowControl/>
              <w:snapToGrid w:val="0"/>
              <w:spacing w:line="240" w:lineRule="exact"/>
              <w:jc w:val="center"/>
              <w:rPr>
                <w:rFonts w:eastAsia="DFKai-SB"/>
                <w:color w:val="000000" w:themeColor="text1"/>
              </w:rPr>
            </w:pPr>
          </w:p>
        </w:tc>
        <w:tc>
          <w:tcPr>
            <w:tcW w:w="533" w:type="pct"/>
            <w:tcBorders>
              <w:top w:val="single" w:sz="4" w:space="0" w:color="auto"/>
              <w:left w:val="single" w:sz="4" w:space="0" w:color="auto"/>
              <w:bottom w:val="single" w:sz="4" w:space="0" w:color="auto"/>
              <w:right w:val="single" w:sz="4" w:space="0" w:color="auto"/>
            </w:tcBorders>
            <w:noWrap/>
            <w:vAlign w:val="center"/>
          </w:tcPr>
          <w:p w14:paraId="7C4D377B" w14:textId="77777777" w:rsidR="00930F1D" w:rsidRPr="002F2105" w:rsidRDefault="00930F1D" w:rsidP="005C1081">
            <w:pPr>
              <w:widowControl/>
              <w:snapToGrid w:val="0"/>
              <w:spacing w:line="240" w:lineRule="exact"/>
              <w:jc w:val="center"/>
              <w:rPr>
                <w:rFonts w:eastAsia="DFKai-SB"/>
                <w:color w:val="000000" w:themeColor="text1"/>
              </w:rPr>
            </w:pPr>
          </w:p>
        </w:tc>
      </w:tr>
      <w:tr w:rsidR="002F2105" w:rsidRPr="002F2105" w14:paraId="3F0EADD0" w14:textId="77777777" w:rsidTr="00137F5D">
        <w:trPr>
          <w:trHeight w:val="25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28A431" w14:textId="77777777" w:rsidR="00930F1D" w:rsidRPr="002F2105" w:rsidRDefault="00930F1D" w:rsidP="005C1081">
            <w:pPr>
              <w:widowControl/>
              <w:spacing w:line="240" w:lineRule="exact"/>
              <w:rPr>
                <w:rFonts w:eastAsia="DFKai-SB"/>
                <w:color w:val="000000" w:themeColor="text1"/>
              </w:rPr>
            </w:pPr>
          </w:p>
        </w:tc>
        <w:tc>
          <w:tcPr>
            <w:tcW w:w="613" w:type="pct"/>
            <w:vMerge w:val="restart"/>
            <w:tcBorders>
              <w:top w:val="single" w:sz="4" w:space="0" w:color="auto"/>
              <w:left w:val="single" w:sz="4" w:space="0" w:color="auto"/>
              <w:bottom w:val="single" w:sz="4" w:space="0" w:color="auto"/>
              <w:right w:val="single" w:sz="4" w:space="0" w:color="auto"/>
            </w:tcBorders>
            <w:vAlign w:val="center"/>
            <w:hideMark/>
          </w:tcPr>
          <w:p w14:paraId="432FC783"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完全去連結</w:t>
            </w:r>
          </w:p>
        </w:tc>
        <w:tc>
          <w:tcPr>
            <w:tcW w:w="426" w:type="pct"/>
            <w:tcBorders>
              <w:top w:val="single" w:sz="4" w:space="0" w:color="auto"/>
              <w:left w:val="single" w:sz="4" w:space="0" w:color="auto"/>
              <w:bottom w:val="single" w:sz="4" w:space="0" w:color="auto"/>
              <w:right w:val="single" w:sz="4" w:space="0" w:color="auto"/>
            </w:tcBorders>
            <w:vAlign w:val="center"/>
            <w:hideMark/>
          </w:tcPr>
          <w:p w14:paraId="1B05D305"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是</w:t>
            </w:r>
          </w:p>
        </w:tc>
        <w:tc>
          <w:tcPr>
            <w:tcW w:w="639" w:type="pct"/>
            <w:tcBorders>
              <w:top w:val="single" w:sz="4" w:space="0" w:color="auto"/>
              <w:left w:val="single" w:sz="4" w:space="0" w:color="auto"/>
              <w:bottom w:val="single" w:sz="4" w:space="0" w:color="auto"/>
              <w:right w:val="single" w:sz="4" w:space="0" w:color="auto"/>
            </w:tcBorders>
            <w:vAlign w:val="center"/>
          </w:tcPr>
          <w:p w14:paraId="497D25E8" w14:textId="77777777" w:rsidR="00930F1D" w:rsidRPr="002F2105" w:rsidRDefault="00930F1D" w:rsidP="005C1081">
            <w:pPr>
              <w:widowControl/>
              <w:snapToGrid w:val="0"/>
              <w:spacing w:line="240" w:lineRule="exact"/>
              <w:jc w:val="center"/>
              <w:rPr>
                <w:rFonts w:eastAsia="DFKai-SB"/>
                <w:color w:val="000000" w:themeColor="text1"/>
              </w:rPr>
            </w:pPr>
          </w:p>
        </w:tc>
        <w:tc>
          <w:tcPr>
            <w:tcW w:w="2980" w:type="pct"/>
            <w:gridSpan w:val="5"/>
            <w:vMerge w:val="restart"/>
            <w:tcBorders>
              <w:top w:val="single" w:sz="4" w:space="0" w:color="auto"/>
              <w:left w:val="single" w:sz="4" w:space="0" w:color="auto"/>
              <w:bottom w:val="single" w:sz="4" w:space="0" w:color="auto"/>
              <w:right w:val="single" w:sz="4" w:space="0" w:color="auto"/>
            </w:tcBorders>
            <w:vAlign w:val="center"/>
            <w:hideMark/>
          </w:tcPr>
          <w:p w14:paraId="61240CDF"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免填</w:t>
            </w:r>
            <w:r w:rsidRPr="002F2105">
              <w:rPr>
                <w:rFonts w:eastAsia="DFKai-SB"/>
                <w:color w:val="000000" w:themeColor="text1"/>
              </w:rPr>
              <w:t>(</w:t>
            </w:r>
            <w:r w:rsidRPr="002F2105">
              <w:rPr>
                <w:rFonts w:eastAsia="DFKai-SB" w:hint="eastAsia"/>
                <w:color w:val="000000" w:themeColor="text1"/>
              </w:rPr>
              <w:t>資料提供者出具之聲明或佐證資料如</w:t>
            </w:r>
            <w:r w:rsidRPr="002F2105">
              <w:rPr>
                <w:rFonts w:eastAsia="DFKai-SB" w:hint="eastAsia"/>
                <w:color w:val="000000" w:themeColor="text1"/>
                <w:u w:val="single"/>
              </w:rPr>
              <w:t>附件</w:t>
            </w:r>
            <w:r w:rsidR="001A1DEA" w:rsidRPr="002F2105">
              <w:rPr>
                <w:rFonts w:eastAsia="DFKai-SB"/>
                <w:color w:val="000000" w:themeColor="text1"/>
                <w:u w:val="single"/>
              </w:rPr>
              <w:t>3</w:t>
            </w:r>
            <w:r w:rsidRPr="002F2105">
              <w:rPr>
                <w:rFonts w:eastAsia="DFKai-SB"/>
                <w:color w:val="000000" w:themeColor="text1"/>
                <w:u w:val="single"/>
              </w:rPr>
              <w:t>-</w:t>
            </w:r>
            <w:r w:rsidR="00EA7213" w:rsidRPr="002F2105">
              <w:rPr>
                <w:rFonts w:eastAsia="DFKai-SB"/>
                <w:color w:val="000000" w:themeColor="text1"/>
                <w:u w:val="single"/>
              </w:rPr>
              <w:t>2</w:t>
            </w:r>
            <w:r w:rsidRPr="002F2105">
              <w:rPr>
                <w:rFonts w:eastAsia="DFKai-SB"/>
                <w:color w:val="000000" w:themeColor="text1"/>
              </w:rPr>
              <w:t>)</w:t>
            </w:r>
          </w:p>
        </w:tc>
      </w:tr>
      <w:tr w:rsidR="002F2105" w:rsidRPr="002F2105" w14:paraId="1B802226" w14:textId="77777777" w:rsidTr="005C1081">
        <w:trPr>
          <w:trHeight w:val="54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2EE67F" w14:textId="77777777" w:rsidR="00930F1D" w:rsidRPr="002F2105" w:rsidRDefault="00930F1D" w:rsidP="005C1081">
            <w:pPr>
              <w:widowControl/>
              <w:spacing w:line="240" w:lineRule="exact"/>
              <w:rPr>
                <w:rFonts w:eastAsia="DFKai-SB"/>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4D591F" w14:textId="77777777" w:rsidR="00930F1D" w:rsidRPr="002F2105" w:rsidRDefault="00930F1D" w:rsidP="005C1081">
            <w:pPr>
              <w:widowControl/>
              <w:spacing w:line="240" w:lineRule="exact"/>
              <w:rPr>
                <w:rFonts w:eastAsia="DFKai-SB"/>
                <w:color w:val="000000" w:themeColor="text1"/>
              </w:rPr>
            </w:pPr>
          </w:p>
        </w:tc>
        <w:tc>
          <w:tcPr>
            <w:tcW w:w="426" w:type="pct"/>
            <w:tcBorders>
              <w:top w:val="single" w:sz="4" w:space="0" w:color="auto"/>
              <w:left w:val="single" w:sz="4" w:space="0" w:color="auto"/>
              <w:bottom w:val="single" w:sz="4" w:space="0" w:color="auto"/>
              <w:right w:val="single" w:sz="4" w:space="0" w:color="auto"/>
            </w:tcBorders>
            <w:vAlign w:val="center"/>
            <w:hideMark/>
          </w:tcPr>
          <w:p w14:paraId="0560E2F1"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否</w:t>
            </w:r>
          </w:p>
        </w:tc>
        <w:tc>
          <w:tcPr>
            <w:tcW w:w="639" w:type="pct"/>
            <w:tcBorders>
              <w:top w:val="single" w:sz="4" w:space="0" w:color="auto"/>
              <w:left w:val="single" w:sz="4" w:space="0" w:color="auto"/>
              <w:bottom w:val="single" w:sz="4" w:space="0" w:color="auto"/>
              <w:right w:val="single" w:sz="4" w:space="0" w:color="auto"/>
            </w:tcBorders>
            <w:vAlign w:val="center"/>
          </w:tcPr>
          <w:p w14:paraId="70EEE195" w14:textId="77777777" w:rsidR="00930F1D" w:rsidRPr="002F2105" w:rsidRDefault="00930F1D" w:rsidP="005C1081">
            <w:pPr>
              <w:widowControl/>
              <w:snapToGrid w:val="0"/>
              <w:spacing w:line="240" w:lineRule="exact"/>
              <w:jc w:val="center"/>
              <w:rPr>
                <w:rFonts w:eastAsia="DFKai-SB"/>
                <w:color w:val="000000" w:themeColor="text1"/>
              </w:rPr>
            </w:pP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17510D83" w14:textId="77777777" w:rsidR="00930F1D" w:rsidRPr="002F2105" w:rsidRDefault="00930F1D" w:rsidP="005C1081">
            <w:pPr>
              <w:widowControl/>
              <w:spacing w:line="240" w:lineRule="exact"/>
              <w:rPr>
                <w:rFonts w:eastAsia="DFKai-SB"/>
                <w:color w:val="000000" w:themeColor="text1"/>
              </w:rPr>
            </w:pPr>
          </w:p>
        </w:tc>
      </w:tr>
      <w:tr w:rsidR="002F2105" w:rsidRPr="002F2105" w14:paraId="252CFADE" w14:textId="77777777" w:rsidTr="005C1081">
        <w:trPr>
          <w:trHeight w:val="330"/>
        </w:trPr>
        <w:tc>
          <w:tcPr>
            <w:tcW w:w="956" w:type="pct"/>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1DAAD131"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合計</w:t>
            </w:r>
          </w:p>
        </w:tc>
        <w:tc>
          <w:tcPr>
            <w:tcW w:w="426" w:type="pct"/>
            <w:tcBorders>
              <w:top w:val="single" w:sz="4" w:space="0" w:color="auto"/>
              <w:left w:val="single" w:sz="4" w:space="0" w:color="auto"/>
              <w:bottom w:val="single" w:sz="4" w:space="0" w:color="auto"/>
              <w:right w:val="single" w:sz="4" w:space="0" w:color="auto"/>
            </w:tcBorders>
            <w:vAlign w:val="center"/>
            <w:hideMark/>
          </w:tcPr>
          <w:p w14:paraId="3D27FFEB"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是</w:t>
            </w:r>
          </w:p>
        </w:tc>
        <w:tc>
          <w:tcPr>
            <w:tcW w:w="639" w:type="pct"/>
            <w:tcBorders>
              <w:top w:val="single" w:sz="4" w:space="0" w:color="auto"/>
              <w:left w:val="single" w:sz="4" w:space="0" w:color="auto"/>
              <w:bottom w:val="single" w:sz="4" w:space="0" w:color="auto"/>
              <w:right w:val="single" w:sz="4" w:space="0" w:color="auto"/>
            </w:tcBorders>
            <w:vAlign w:val="center"/>
          </w:tcPr>
          <w:p w14:paraId="4291C046" w14:textId="77777777" w:rsidR="00930F1D" w:rsidRPr="002F2105" w:rsidRDefault="00930F1D" w:rsidP="005C1081">
            <w:pPr>
              <w:widowControl/>
              <w:snapToGrid w:val="0"/>
              <w:spacing w:line="240" w:lineRule="exact"/>
              <w:jc w:val="center"/>
              <w:rPr>
                <w:rFonts w:eastAsia="DFKai-SB"/>
                <w:color w:val="000000" w:themeColor="text1"/>
              </w:rPr>
            </w:pPr>
          </w:p>
        </w:tc>
        <w:tc>
          <w:tcPr>
            <w:tcW w:w="744" w:type="pct"/>
            <w:tcBorders>
              <w:top w:val="single" w:sz="4" w:space="0" w:color="auto"/>
              <w:left w:val="single" w:sz="4" w:space="0" w:color="auto"/>
              <w:bottom w:val="single" w:sz="4" w:space="0" w:color="auto"/>
              <w:right w:val="single" w:sz="4" w:space="0" w:color="auto"/>
            </w:tcBorders>
            <w:vAlign w:val="center"/>
          </w:tcPr>
          <w:p w14:paraId="6C8A1877"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08D981AC" w14:textId="77777777" w:rsidR="00930F1D" w:rsidRPr="002F2105" w:rsidRDefault="00930F1D" w:rsidP="005C1081">
            <w:pPr>
              <w:widowControl/>
              <w:snapToGrid w:val="0"/>
              <w:spacing w:line="240" w:lineRule="exact"/>
              <w:jc w:val="center"/>
              <w:rPr>
                <w:rFonts w:eastAsia="DFKai-SB"/>
                <w:color w:val="000000" w:themeColor="text1"/>
              </w:rPr>
            </w:pPr>
          </w:p>
        </w:tc>
        <w:tc>
          <w:tcPr>
            <w:tcW w:w="638" w:type="pct"/>
            <w:tcBorders>
              <w:top w:val="single" w:sz="4" w:space="0" w:color="auto"/>
              <w:left w:val="single" w:sz="4" w:space="0" w:color="auto"/>
              <w:bottom w:val="single" w:sz="4" w:space="0" w:color="auto"/>
              <w:right w:val="single" w:sz="4" w:space="0" w:color="auto"/>
            </w:tcBorders>
            <w:noWrap/>
            <w:vAlign w:val="center"/>
          </w:tcPr>
          <w:p w14:paraId="1B506174"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75B75AEE" w14:textId="77777777" w:rsidR="00930F1D" w:rsidRPr="002F2105" w:rsidRDefault="00930F1D" w:rsidP="005C1081">
            <w:pPr>
              <w:widowControl/>
              <w:snapToGrid w:val="0"/>
              <w:spacing w:line="240" w:lineRule="exact"/>
              <w:jc w:val="center"/>
              <w:rPr>
                <w:rFonts w:eastAsia="DFKai-SB"/>
                <w:color w:val="000000" w:themeColor="text1"/>
              </w:rPr>
            </w:pPr>
          </w:p>
        </w:tc>
        <w:tc>
          <w:tcPr>
            <w:tcW w:w="533" w:type="pct"/>
            <w:tcBorders>
              <w:top w:val="single" w:sz="4" w:space="0" w:color="auto"/>
              <w:left w:val="single" w:sz="4" w:space="0" w:color="auto"/>
              <w:bottom w:val="single" w:sz="4" w:space="0" w:color="auto"/>
              <w:right w:val="single" w:sz="4" w:space="0" w:color="auto"/>
            </w:tcBorders>
            <w:noWrap/>
            <w:vAlign w:val="center"/>
          </w:tcPr>
          <w:p w14:paraId="16285AB8" w14:textId="77777777" w:rsidR="00930F1D" w:rsidRPr="002F2105" w:rsidRDefault="00930F1D" w:rsidP="005C1081">
            <w:pPr>
              <w:widowControl/>
              <w:snapToGrid w:val="0"/>
              <w:spacing w:line="240" w:lineRule="exact"/>
              <w:jc w:val="center"/>
              <w:rPr>
                <w:rFonts w:eastAsia="DFKai-SB"/>
                <w:color w:val="000000" w:themeColor="text1"/>
              </w:rPr>
            </w:pPr>
          </w:p>
        </w:tc>
      </w:tr>
      <w:tr w:rsidR="00930F1D" w:rsidRPr="002F2105" w14:paraId="76BB6CE0" w14:textId="77777777" w:rsidTr="00137F5D">
        <w:trPr>
          <w:trHeight w:val="5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9A0EF10" w14:textId="77777777" w:rsidR="00930F1D" w:rsidRPr="002F2105" w:rsidRDefault="00930F1D" w:rsidP="005C1081">
            <w:pPr>
              <w:widowControl/>
              <w:spacing w:line="240" w:lineRule="exact"/>
              <w:rPr>
                <w:rFonts w:eastAsia="DFKai-SB"/>
                <w:color w:val="000000" w:themeColor="text1"/>
              </w:rPr>
            </w:pPr>
          </w:p>
        </w:tc>
        <w:tc>
          <w:tcPr>
            <w:tcW w:w="426" w:type="pct"/>
            <w:tcBorders>
              <w:top w:val="single" w:sz="4" w:space="0" w:color="auto"/>
              <w:left w:val="single" w:sz="4" w:space="0" w:color="auto"/>
              <w:bottom w:val="single" w:sz="4" w:space="0" w:color="auto"/>
              <w:right w:val="single" w:sz="4" w:space="0" w:color="auto"/>
            </w:tcBorders>
            <w:vAlign w:val="center"/>
            <w:hideMark/>
          </w:tcPr>
          <w:p w14:paraId="3E001F8A" w14:textId="77777777" w:rsidR="00930F1D" w:rsidRPr="002F2105" w:rsidRDefault="00930F1D" w:rsidP="005C1081">
            <w:pPr>
              <w:widowControl/>
              <w:snapToGrid w:val="0"/>
              <w:spacing w:line="240" w:lineRule="exact"/>
              <w:jc w:val="center"/>
              <w:rPr>
                <w:rFonts w:eastAsia="DFKai-SB"/>
                <w:color w:val="000000" w:themeColor="text1"/>
              </w:rPr>
            </w:pPr>
            <w:r w:rsidRPr="002F2105">
              <w:rPr>
                <w:rFonts w:eastAsia="DFKai-SB" w:hint="eastAsia"/>
                <w:color w:val="000000" w:themeColor="text1"/>
              </w:rPr>
              <w:t>否</w:t>
            </w:r>
          </w:p>
        </w:tc>
        <w:tc>
          <w:tcPr>
            <w:tcW w:w="639" w:type="pct"/>
            <w:tcBorders>
              <w:top w:val="single" w:sz="4" w:space="0" w:color="auto"/>
              <w:left w:val="single" w:sz="4" w:space="0" w:color="auto"/>
              <w:bottom w:val="single" w:sz="4" w:space="0" w:color="auto"/>
              <w:right w:val="single" w:sz="4" w:space="0" w:color="auto"/>
            </w:tcBorders>
            <w:vAlign w:val="center"/>
          </w:tcPr>
          <w:p w14:paraId="25C6CC19" w14:textId="77777777" w:rsidR="00930F1D" w:rsidRPr="002F2105" w:rsidRDefault="00930F1D" w:rsidP="005C1081">
            <w:pPr>
              <w:widowControl/>
              <w:snapToGrid w:val="0"/>
              <w:spacing w:line="240" w:lineRule="exact"/>
              <w:jc w:val="center"/>
              <w:rPr>
                <w:rFonts w:eastAsia="DFKai-SB"/>
                <w:color w:val="000000" w:themeColor="text1"/>
              </w:rPr>
            </w:pPr>
          </w:p>
        </w:tc>
        <w:tc>
          <w:tcPr>
            <w:tcW w:w="744" w:type="pct"/>
            <w:tcBorders>
              <w:top w:val="single" w:sz="4" w:space="0" w:color="auto"/>
              <w:left w:val="single" w:sz="4" w:space="0" w:color="auto"/>
              <w:bottom w:val="single" w:sz="4" w:space="0" w:color="auto"/>
              <w:right w:val="single" w:sz="4" w:space="0" w:color="auto"/>
            </w:tcBorders>
            <w:vAlign w:val="center"/>
          </w:tcPr>
          <w:p w14:paraId="5690A230"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05AAF3BE" w14:textId="77777777" w:rsidR="00930F1D" w:rsidRPr="002F2105" w:rsidRDefault="00930F1D" w:rsidP="005C1081">
            <w:pPr>
              <w:widowControl/>
              <w:snapToGrid w:val="0"/>
              <w:spacing w:line="240" w:lineRule="exact"/>
              <w:jc w:val="center"/>
              <w:rPr>
                <w:rFonts w:eastAsia="DFKai-SB"/>
                <w:color w:val="000000" w:themeColor="text1"/>
              </w:rPr>
            </w:pPr>
          </w:p>
        </w:tc>
        <w:tc>
          <w:tcPr>
            <w:tcW w:w="638" w:type="pct"/>
            <w:tcBorders>
              <w:top w:val="single" w:sz="4" w:space="0" w:color="auto"/>
              <w:left w:val="single" w:sz="4" w:space="0" w:color="auto"/>
              <w:bottom w:val="single" w:sz="4" w:space="0" w:color="auto"/>
              <w:right w:val="single" w:sz="4" w:space="0" w:color="auto"/>
            </w:tcBorders>
            <w:noWrap/>
            <w:vAlign w:val="center"/>
          </w:tcPr>
          <w:p w14:paraId="0A556D82" w14:textId="77777777" w:rsidR="00930F1D" w:rsidRPr="002F2105" w:rsidRDefault="00930F1D" w:rsidP="005C1081">
            <w:pPr>
              <w:widowControl/>
              <w:snapToGrid w:val="0"/>
              <w:spacing w:line="240" w:lineRule="exact"/>
              <w:jc w:val="center"/>
              <w:rPr>
                <w:rFonts w:eastAsia="DFKai-SB"/>
                <w:color w:val="000000" w:themeColor="text1"/>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0A56D186" w14:textId="77777777" w:rsidR="00930F1D" w:rsidRPr="002F2105" w:rsidRDefault="00930F1D" w:rsidP="005C1081">
            <w:pPr>
              <w:widowControl/>
              <w:snapToGrid w:val="0"/>
              <w:spacing w:line="240" w:lineRule="exact"/>
              <w:jc w:val="center"/>
              <w:rPr>
                <w:rFonts w:eastAsia="DFKai-SB"/>
                <w:color w:val="000000" w:themeColor="text1"/>
              </w:rPr>
            </w:pPr>
          </w:p>
        </w:tc>
        <w:tc>
          <w:tcPr>
            <w:tcW w:w="533" w:type="pct"/>
            <w:tcBorders>
              <w:top w:val="single" w:sz="4" w:space="0" w:color="auto"/>
              <w:left w:val="single" w:sz="4" w:space="0" w:color="auto"/>
              <w:bottom w:val="single" w:sz="4" w:space="0" w:color="auto"/>
              <w:right w:val="single" w:sz="4" w:space="0" w:color="auto"/>
            </w:tcBorders>
            <w:noWrap/>
            <w:vAlign w:val="center"/>
          </w:tcPr>
          <w:p w14:paraId="3FB0A51F" w14:textId="77777777" w:rsidR="00930F1D" w:rsidRPr="002F2105" w:rsidRDefault="00930F1D" w:rsidP="005C1081">
            <w:pPr>
              <w:widowControl/>
              <w:snapToGrid w:val="0"/>
              <w:spacing w:line="240" w:lineRule="exact"/>
              <w:jc w:val="center"/>
              <w:rPr>
                <w:rFonts w:eastAsia="DFKai-SB"/>
                <w:color w:val="000000" w:themeColor="text1"/>
              </w:rPr>
            </w:pPr>
          </w:p>
        </w:tc>
      </w:tr>
    </w:tbl>
    <w:p w14:paraId="0F4CCCAE" w14:textId="77777777" w:rsidR="000C7E4A" w:rsidRPr="002F2105" w:rsidRDefault="000C7E4A" w:rsidP="00D07015">
      <w:pPr>
        <w:pStyle w:val="ListParagraph"/>
        <w:snapToGrid w:val="0"/>
        <w:spacing w:line="400" w:lineRule="exact"/>
        <w:ind w:leftChars="0" w:left="1899"/>
        <w:rPr>
          <w:rFonts w:eastAsia="DFKai-SB"/>
          <w:b/>
          <w:color w:val="000000" w:themeColor="text1"/>
        </w:rPr>
      </w:pPr>
    </w:p>
    <w:p w14:paraId="1054FA11" w14:textId="77777777" w:rsidR="000C7E4A" w:rsidRPr="002F2105" w:rsidRDefault="00282516" w:rsidP="009D7779">
      <w:pPr>
        <w:pStyle w:val="ListParagraph"/>
        <w:numPr>
          <w:ilvl w:val="0"/>
          <w:numId w:val="30"/>
        </w:numPr>
        <w:snapToGrid w:val="0"/>
        <w:spacing w:line="400" w:lineRule="exact"/>
        <w:ind w:leftChars="0"/>
        <w:rPr>
          <w:rFonts w:eastAsia="DFKai-SB"/>
          <w:b/>
          <w:color w:val="000000" w:themeColor="text1"/>
          <w:highlight w:val="green"/>
        </w:rPr>
      </w:pPr>
      <w:r w:rsidRPr="002F2105">
        <w:rPr>
          <w:rFonts w:eastAsia="DFKai-SB" w:hint="eastAsia"/>
          <w:b/>
          <w:color w:val="000000" w:themeColor="text1"/>
          <w:highlight w:val="green"/>
        </w:rPr>
        <w:t>後續年度</w:t>
      </w:r>
      <w:r w:rsidR="000C7E4A" w:rsidRPr="002F2105">
        <w:rPr>
          <w:rFonts w:eastAsia="DFKai-SB" w:hint="eastAsia"/>
          <w:b/>
          <w:color w:val="000000" w:themeColor="text1"/>
          <w:highlight w:val="green"/>
        </w:rPr>
        <w:t>計畫在「資料及</w:t>
      </w:r>
      <w:r w:rsidR="000C7E4A" w:rsidRPr="002F2105">
        <w:rPr>
          <w:rFonts w:eastAsia="DFKai-SB"/>
          <w:b/>
          <w:color w:val="000000" w:themeColor="text1"/>
          <w:highlight w:val="green"/>
        </w:rPr>
        <w:t>AI</w:t>
      </w:r>
      <w:r w:rsidR="000C7E4A" w:rsidRPr="002F2105">
        <w:rPr>
          <w:rFonts w:eastAsia="DFKai-SB" w:hint="eastAsia"/>
          <w:b/>
          <w:color w:val="000000" w:themeColor="text1"/>
          <w:highlight w:val="green"/>
        </w:rPr>
        <w:t>模型</w:t>
      </w:r>
      <w:r w:rsidR="000C7E4A" w:rsidRPr="002F2105">
        <w:rPr>
          <w:rFonts w:eastAsia="DFKai-SB" w:hint="eastAsia"/>
          <w:b/>
          <w:color w:val="000000" w:themeColor="text1"/>
          <w:highlight w:val="green"/>
          <w:u w:val="single"/>
        </w:rPr>
        <w:t>治理</w:t>
      </w:r>
      <w:r w:rsidR="000C7E4A" w:rsidRPr="002F2105">
        <w:rPr>
          <w:rFonts w:eastAsia="DFKai-SB" w:hint="eastAsia"/>
          <w:b/>
          <w:color w:val="000000" w:themeColor="text1"/>
          <w:highlight w:val="green"/>
        </w:rPr>
        <w:t>」之精進作法</w:t>
      </w:r>
      <w:r w:rsidR="00366265" w:rsidRPr="002F2105">
        <w:rPr>
          <w:rFonts w:eastAsia="DFKai-SB" w:hint="eastAsia"/>
          <w:b/>
          <w:color w:val="000000" w:themeColor="text1"/>
          <w:highlight w:val="green"/>
        </w:rPr>
        <w:t>、目標</w:t>
      </w:r>
      <w:r w:rsidR="00243CB0" w:rsidRPr="002F2105">
        <w:rPr>
          <w:rFonts w:eastAsia="DFKai-SB" w:hint="eastAsia"/>
          <w:b/>
          <w:color w:val="000000" w:themeColor="text1"/>
          <w:highlight w:val="green"/>
        </w:rPr>
        <w:t>與</w:t>
      </w:r>
      <w:r w:rsidR="00366265" w:rsidRPr="002F2105">
        <w:rPr>
          <w:rFonts w:eastAsia="DFKai-SB" w:hint="eastAsia"/>
          <w:b/>
          <w:color w:val="000000" w:themeColor="text1"/>
          <w:highlight w:val="green"/>
        </w:rPr>
        <w:t>關鍵成果之規劃</w:t>
      </w:r>
    </w:p>
    <w:p w14:paraId="270A2343" w14:textId="77777777" w:rsidR="00EE516D" w:rsidRPr="002F2105" w:rsidRDefault="000C7E4A" w:rsidP="009D7779">
      <w:pPr>
        <w:numPr>
          <w:ilvl w:val="0"/>
          <w:numId w:val="40"/>
        </w:numPr>
        <w:snapToGrid w:val="0"/>
        <w:spacing w:line="400" w:lineRule="exact"/>
        <w:ind w:left="2408" w:hanging="406"/>
        <w:rPr>
          <w:rFonts w:eastAsia="DFKai-SB"/>
          <w:color w:val="000000" w:themeColor="text1"/>
          <w:highlight w:val="green"/>
        </w:rPr>
      </w:pPr>
      <w:r w:rsidRPr="002F2105">
        <w:rPr>
          <w:rFonts w:eastAsia="DFKai-SB" w:hint="eastAsia"/>
          <w:b/>
          <w:color w:val="000000" w:themeColor="text1"/>
          <w:highlight w:val="green"/>
        </w:rPr>
        <w:t>請說明</w:t>
      </w:r>
      <w:r w:rsidR="00EE516D" w:rsidRPr="002F2105">
        <w:rPr>
          <w:rFonts w:eastAsia="DFKai-SB" w:hint="eastAsia"/>
          <w:b/>
          <w:color w:val="000000" w:themeColor="text1"/>
          <w:highlight w:val="green"/>
        </w:rPr>
        <w:t>落實資料治理及</w:t>
      </w:r>
      <w:r w:rsidR="00EE516D" w:rsidRPr="002F2105">
        <w:rPr>
          <w:rFonts w:eastAsia="DFKai-SB"/>
          <w:b/>
          <w:color w:val="000000" w:themeColor="text1"/>
          <w:highlight w:val="green"/>
        </w:rPr>
        <w:t>AI</w:t>
      </w:r>
      <w:r w:rsidR="00EE516D" w:rsidRPr="002F2105">
        <w:rPr>
          <w:rFonts w:eastAsia="DFKai-SB" w:hint="eastAsia"/>
          <w:b/>
          <w:color w:val="000000" w:themeColor="text1"/>
          <w:highlight w:val="green"/>
        </w:rPr>
        <w:t>模型治理之</w:t>
      </w:r>
      <w:r w:rsidRPr="002F2105">
        <w:rPr>
          <w:rFonts w:eastAsia="DFKai-SB" w:hint="eastAsia"/>
          <w:b/>
          <w:color w:val="000000" w:themeColor="text1"/>
          <w:highlight w:val="green"/>
        </w:rPr>
        <w:t>精進作法</w:t>
      </w:r>
      <w:r w:rsidR="00B02DCA" w:rsidRPr="002F2105">
        <w:rPr>
          <w:rFonts w:eastAsia="DFKai-SB" w:hint="eastAsia"/>
          <w:b/>
          <w:color w:val="000000" w:themeColor="text1"/>
          <w:highlight w:val="green"/>
        </w:rPr>
        <w:t>、預期目標</w:t>
      </w:r>
      <w:r w:rsidR="00E57299" w:rsidRPr="002F2105">
        <w:rPr>
          <w:rFonts w:eastAsia="DFKai-SB" w:hint="eastAsia"/>
          <w:b/>
          <w:color w:val="000000" w:themeColor="text1"/>
          <w:highlight w:val="green"/>
        </w:rPr>
        <w:t>與</w:t>
      </w:r>
      <w:r w:rsidR="00B02DCA" w:rsidRPr="002F2105">
        <w:rPr>
          <w:rFonts w:eastAsia="DFKai-SB" w:hint="eastAsia"/>
          <w:b/>
          <w:color w:val="000000" w:themeColor="text1"/>
          <w:highlight w:val="green"/>
        </w:rPr>
        <w:t>關鍵成果</w:t>
      </w:r>
      <w:r w:rsidR="00EE516D" w:rsidRPr="002F2105">
        <w:rPr>
          <w:rFonts w:eastAsia="DFKai-SB" w:hint="eastAsia"/>
          <w:color w:val="000000" w:themeColor="text1"/>
          <w:highlight w:val="green"/>
        </w:rPr>
        <w:t>。</w:t>
      </w:r>
    </w:p>
    <w:p w14:paraId="4AF786F3" w14:textId="77777777" w:rsidR="000C7E4A" w:rsidRPr="002F2105" w:rsidRDefault="000C7E4A" w:rsidP="000E3393">
      <w:pPr>
        <w:numPr>
          <w:ilvl w:val="0"/>
          <w:numId w:val="40"/>
        </w:numPr>
        <w:snapToGrid w:val="0"/>
        <w:spacing w:line="400" w:lineRule="exact"/>
        <w:ind w:left="2408" w:hanging="406"/>
        <w:rPr>
          <w:rFonts w:eastAsia="DFKai-SB"/>
          <w:color w:val="000000" w:themeColor="text1"/>
          <w:highlight w:val="green"/>
        </w:rPr>
      </w:pPr>
      <w:r w:rsidRPr="002F2105">
        <w:rPr>
          <w:rFonts w:eastAsia="DFKai-SB" w:hint="eastAsia"/>
          <w:color w:val="000000" w:themeColor="text1"/>
          <w:highlight w:val="green"/>
        </w:rPr>
        <w:t>請務必包含計畫所開發</w:t>
      </w:r>
      <w:r w:rsidRPr="002F2105">
        <w:rPr>
          <w:rFonts w:eastAsia="DFKai-SB"/>
          <w:color w:val="000000" w:themeColor="text1"/>
          <w:highlight w:val="green"/>
        </w:rPr>
        <w:t>AI</w:t>
      </w:r>
      <w:r w:rsidRPr="002F2105">
        <w:rPr>
          <w:rFonts w:eastAsia="DFKai-SB" w:hint="eastAsia"/>
          <w:color w:val="000000" w:themeColor="text1"/>
          <w:highlight w:val="green"/>
        </w:rPr>
        <w:t>模型如何</w:t>
      </w:r>
      <w:r w:rsidRPr="002F2105">
        <w:rPr>
          <w:rFonts w:eastAsia="DFKai-SB" w:hint="eastAsia"/>
          <w:b/>
          <w:color w:val="000000" w:themeColor="text1"/>
          <w:highlight w:val="green"/>
        </w:rPr>
        <w:t>進行可信賴</w:t>
      </w:r>
      <w:r w:rsidRPr="002F2105">
        <w:rPr>
          <w:rFonts w:eastAsia="DFKai-SB"/>
          <w:b/>
          <w:color w:val="000000" w:themeColor="text1"/>
          <w:highlight w:val="green"/>
        </w:rPr>
        <w:t>AI</w:t>
      </w:r>
      <w:r w:rsidRPr="002F2105">
        <w:rPr>
          <w:rFonts w:eastAsia="DFKai-SB" w:hint="eastAsia"/>
          <w:b/>
          <w:color w:val="000000" w:themeColor="text1"/>
          <w:highlight w:val="green"/>
        </w:rPr>
        <w:t>評估之作法</w:t>
      </w:r>
      <w:r w:rsidRPr="002F2105">
        <w:rPr>
          <w:rFonts w:eastAsia="DFKai-SB" w:hint="eastAsia"/>
          <w:color w:val="000000" w:themeColor="text1"/>
          <w:highlight w:val="green"/>
        </w:rPr>
        <w:t>及</w:t>
      </w:r>
      <w:r w:rsidR="00AF063B" w:rsidRPr="002F2105">
        <w:rPr>
          <w:rFonts w:eastAsia="DFKai-SB" w:hint="eastAsia"/>
          <w:color w:val="000000" w:themeColor="text1"/>
          <w:highlight w:val="green"/>
        </w:rPr>
        <w:t>有</w:t>
      </w:r>
      <w:r w:rsidR="00AF063B" w:rsidRPr="002F2105">
        <w:rPr>
          <w:rFonts w:eastAsia="DFKai-SB" w:hint="eastAsia"/>
          <w:b/>
          <w:color w:val="000000" w:themeColor="text1"/>
          <w:highlight w:val="green"/>
        </w:rPr>
        <w:t>哪些模型</w:t>
      </w:r>
      <w:r w:rsidRPr="002F2105">
        <w:rPr>
          <w:rFonts w:eastAsia="DFKai-SB" w:hint="eastAsia"/>
          <w:b/>
          <w:color w:val="000000" w:themeColor="text1"/>
          <w:highlight w:val="green"/>
        </w:rPr>
        <w:t>預計完成</w:t>
      </w:r>
      <w:r w:rsidR="00AF063B" w:rsidRPr="002F2105">
        <w:rPr>
          <w:rFonts w:eastAsia="DFKai-SB" w:hint="eastAsia"/>
          <w:b/>
          <w:color w:val="000000" w:themeColor="text1"/>
          <w:highlight w:val="green"/>
        </w:rPr>
        <w:t>可信賴</w:t>
      </w:r>
      <w:r w:rsidR="00AF063B" w:rsidRPr="002F2105">
        <w:rPr>
          <w:rFonts w:eastAsia="DFKai-SB"/>
          <w:b/>
          <w:color w:val="000000" w:themeColor="text1"/>
          <w:highlight w:val="green"/>
        </w:rPr>
        <w:t>AI</w:t>
      </w:r>
      <w:r w:rsidRPr="002F2105">
        <w:rPr>
          <w:rFonts w:eastAsia="DFKai-SB" w:hint="eastAsia"/>
          <w:b/>
          <w:color w:val="000000" w:themeColor="text1"/>
          <w:highlight w:val="green"/>
        </w:rPr>
        <w:t>評估</w:t>
      </w:r>
      <w:r w:rsidRPr="002F2105">
        <w:rPr>
          <w:rFonts w:eastAsia="DFKai-SB" w:hint="eastAsia"/>
          <w:color w:val="000000" w:themeColor="text1"/>
          <w:highlight w:val="green"/>
        </w:rPr>
        <w:t>。</w:t>
      </w:r>
      <w:r w:rsidR="000E3393" w:rsidRPr="002F2105">
        <w:rPr>
          <w:rFonts w:eastAsia="DFKai-SB"/>
          <w:color w:val="000000" w:themeColor="text1"/>
        </w:rPr>
        <w:t>(</w:t>
      </w:r>
      <w:r w:rsidR="000E3393" w:rsidRPr="002F2105">
        <w:rPr>
          <w:rFonts w:eastAsia="DFKai-SB" w:hint="eastAsia"/>
          <w:b/>
          <w:color w:val="000000" w:themeColor="text1"/>
          <w:highlight w:val="yellow"/>
        </w:rPr>
        <w:t>請子計畫</w:t>
      </w:r>
      <w:r w:rsidR="000E3393" w:rsidRPr="002F2105">
        <w:rPr>
          <w:rFonts w:eastAsia="DFKai-SB"/>
          <w:b/>
          <w:color w:val="000000" w:themeColor="text1"/>
          <w:highlight w:val="yellow"/>
        </w:rPr>
        <w:t xml:space="preserve">9 </w:t>
      </w:r>
      <w:r w:rsidR="000E3393" w:rsidRPr="002F2105">
        <w:rPr>
          <w:rFonts w:eastAsia="DFKai-SB" w:hint="eastAsia"/>
          <w:b/>
          <w:color w:val="000000" w:themeColor="text1"/>
          <w:highlight w:val="yellow"/>
        </w:rPr>
        <w:t>協助子計畫</w:t>
      </w:r>
      <w:r w:rsidR="000E3393" w:rsidRPr="002F2105">
        <w:rPr>
          <w:rFonts w:eastAsia="DFKai-SB"/>
          <w:b/>
          <w:color w:val="000000" w:themeColor="text1"/>
          <w:highlight w:val="yellow"/>
        </w:rPr>
        <w:t>1-8</w:t>
      </w:r>
      <w:r w:rsidR="000E3393" w:rsidRPr="002F2105">
        <w:rPr>
          <w:rFonts w:eastAsia="DFKai-SB" w:hint="eastAsia"/>
          <w:b/>
          <w:color w:val="000000" w:themeColor="text1"/>
          <w:highlight w:val="yellow"/>
        </w:rPr>
        <w:t>團隊來進行</w:t>
      </w:r>
      <w:r w:rsidR="000E3393" w:rsidRPr="002F2105">
        <w:rPr>
          <w:rFonts w:eastAsia="DFKai-SB"/>
          <w:b/>
          <w:color w:val="000000" w:themeColor="text1"/>
          <w:highlight w:val="yellow"/>
        </w:rPr>
        <w:t>)</w:t>
      </w:r>
    </w:p>
    <w:p w14:paraId="1500E84E" w14:textId="77777777" w:rsidR="000C7E4A" w:rsidRPr="002F2105" w:rsidRDefault="000C7E4A" w:rsidP="009D7779">
      <w:pPr>
        <w:pStyle w:val="ListParagraph"/>
        <w:numPr>
          <w:ilvl w:val="0"/>
          <w:numId w:val="29"/>
        </w:numPr>
        <w:tabs>
          <w:tab w:val="left" w:pos="1701"/>
        </w:tabs>
        <w:snapToGrid w:val="0"/>
        <w:spacing w:line="400" w:lineRule="exact"/>
        <w:ind w:leftChars="0" w:firstLine="76"/>
        <w:rPr>
          <w:rFonts w:eastAsia="DFKai-SB"/>
          <w:b/>
          <w:color w:val="000000" w:themeColor="text1"/>
        </w:rPr>
      </w:pPr>
      <w:r w:rsidRPr="002F2105">
        <w:rPr>
          <w:rFonts w:eastAsia="DFKai-SB" w:hint="eastAsia"/>
          <w:b/>
          <w:color w:val="000000" w:themeColor="text1"/>
        </w:rPr>
        <w:t>資料及</w:t>
      </w:r>
      <w:r w:rsidRPr="002F2105">
        <w:rPr>
          <w:rFonts w:eastAsia="DFKai-SB"/>
          <w:b/>
          <w:color w:val="000000" w:themeColor="text1"/>
        </w:rPr>
        <w:t>AI</w:t>
      </w:r>
      <w:r w:rsidRPr="002F2105">
        <w:rPr>
          <w:rFonts w:eastAsia="DFKai-SB" w:hint="eastAsia"/>
          <w:b/>
          <w:color w:val="000000" w:themeColor="text1"/>
        </w:rPr>
        <w:t>模型</w:t>
      </w:r>
      <w:r w:rsidRPr="002F2105">
        <w:rPr>
          <w:rFonts w:eastAsia="DFKai-SB" w:hint="eastAsia"/>
          <w:b/>
          <w:color w:val="000000" w:themeColor="text1"/>
          <w:u w:val="single"/>
        </w:rPr>
        <w:t>共享</w:t>
      </w:r>
      <w:r w:rsidRPr="002F2105">
        <w:rPr>
          <w:rFonts w:eastAsia="DFKai-SB"/>
          <w:color w:val="000000" w:themeColor="text1"/>
        </w:rPr>
        <w:t>(</w:t>
      </w:r>
      <w:r w:rsidRPr="002F2105">
        <w:rPr>
          <w:rFonts w:eastAsia="DFKai-SB" w:hint="eastAsia"/>
          <w:color w:val="000000" w:themeColor="text1"/>
        </w:rPr>
        <w:t>核心技術攻堅計畫僅需填寫</w:t>
      </w:r>
      <w:r w:rsidRPr="002F2105">
        <w:rPr>
          <w:rFonts w:eastAsia="DFKai-SB" w:hint="eastAsia"/>
          <w:color w:val="000000" w:themeColor="text1"/>
          <w:u w:val="single"/>
        </w:rPr>
        <w:t>模型</w:t>
      </w:r>
      <w:r w:rsidR="00453DDE" w:rsidRPr="002F2105">
        <w:rPr>
          <w:rFonts w:eastAsia="DFKai-SB" w:hint="eastAsia"/>
          <w:color w:val="000000" w:themeColor="text1"/>
          <w:u w:val="single"/>
        </w:rPr>
        <w:t>相關部分</w:t>
      </w:r>
      <w:r w:rsidRPr="002F2105">
        <w:rPr>
          <w:rFonts w:eastAsia="DFKai-SB"/>
          <w:color w:val="000000" w:themeColor="text1"/>
        </w:rPr>
        <w:t>)</w:t>
      </w:r>
    </w:p>
    <w:p w14:paraId="5EDCAB83" w14:textId="77777777" w:rsidR="000C7E4A" w:rsidRPr="002F2105" w:rsidRDefault="00B26594" w:rsidP="009D7779">
      <w:pPr>
        <w:pStyle w:val="ListParagraph"/>
        <w:numPr>
          <w:ilvl w:val="0"/>
          <w:numId w:val="32"/>
        </w:numPr>
        <w:snapToGrid w:val="0"/>
        <w:spacing w:line="400" w:lineRule="exact"/>
        <w:ind w:leftChars="0"/>
        <w:rPr>
          <w:rFonts w:eastAsia="DFKai-SB"/>
          <w:b/>
          <w:color w:val="000000" w:themeColor="text1"/>
        </w:rPr>
      </w:pPr>
      <w:r w:rsidRPr="002F2105">
        <w:rPr>
          <w:rFonts w:eastAsia="DFKai-SB" w:hint="eastAsia"/>
          <w:b/>
          <w:color w:val="000000" w:themeColor="text1"/>
        </w:rPr>
        <w:t>原計畫</w:t>
      </w:r>
      <w:r w:rsidR="000C7E4A" w:rsidRPr="002F2105">
        <w:rPr>
          <w:rFonts w:eastAsia="DFKai-SB" w:hint="eastAsia"/>
          <w:b/>
          <w:color w:val="000000" w:themeColor="text1"/>
        </w:rPr>
        <w:t>資料集</w:t>
      </w:r>
      <w:r w:rsidR="000F7736" w:rsidRPr="002F2105">
        <w:rPr>
          <w:rFonts w:eastAsia="DFKai-SB" w:hint="eastAsia"/>
          <w:b/>
          <w:color w:val="000000" w:themeColor="text1"/>
        </w:rPr>
        <w:t>及</w:t>
      </w:r>
      <w:r w:rsidR="000F7736" w:rsidRPr="002F2105">
        <w:rPr>
          <w:rFonts w:eastAsia="DFKai-SB"/>
          <w:b/>
          <w:color w:val="000000" w:themeColor="text1"/>
        </w:rPr>
        <w:t>AI</w:t>
      </w:r>
      <w:r w:rsidR="000F7736" w:rsidRPr="002F2105">
        <w:rPr>
          <w:rFonts w:eastAsia="DFKai-SB" w:hint="eastAsia"/>
          <w:b/>
          <w:color w:val="000000" w:themeColor="text1"/>
        </w:rPr>
        <w:t>模型</w:t>
      </w:r>
      <w:r w:rsidR="00E375AB" w:rsidRPr="002F2105">
        <w:rPr>
          <w:rFonts w:eastAsia="DFKai-SB" w:hint="eastAsia"/>
          <w:b/>
          <w:color w:val="000000" w:themeColor="text1"/>
        </w:rPr>
        <w:t>之共享</w:t>
      </w:r>
      <w:r w:rsidR="000C7E4A" w:rsidRPr="002F2105">
        <w:rPr>
          <w:rFonts w:eastAsia="DFKai-SB" w:hint="eastAsia"/>
          <w:b/>
          <w:color w:val="000000" w:themeColor="text1"/>
        </w:rPr>
        <w:t>情形</w:t>
      </w:r>
      <w:r w:rsidR="00E375AB" w:rsidRPr="002F2105">
        <w:rPr>
          <w:rFonts w:eastAsia="DFKai-SB" w:hint="eastAsia"/>
          <w:b/>
          <w:color w:val="000000" w:themeColor="text1"/>
        </w:rPr>
        <w:t>與效益</w:t>
      </w:r>
    </w:p>
    <w:p w14:paraId="52AC9CC0" w14:textId="77777777" w:rsidR="000F7736" w:rsidRPr="002F2105" w:rsidRDefault="000C7E4A" w:rsidP="009D7779">
      <w:pPr>
        <w:numPr>
          <w:ilvl w:val="0"/>
          <w:numId w:val="41"/>
        </w:numPr>
        <w:snapToGrid w:val="0"/>
        <w:ind w:left="2410" w:hanging="408"/>
        <w:jc w:val="both"/>
        <w:rPr>
          <w:rFonts w:eastAsia="DFKai-SB"/>
          <w:color w:val="000000" w:themeColor="text1"/>
        </w:rPr>
      </w:pPr>
      <w:r w:rsidRPr="002F2105">
        <w:rPr>
          <w:rFonts w:eastAsia="DFKai-SB" w:hint="eastAsia"/>
          <w:b/>
          <w:color w:val="000000" w:themeColor="text1"/>
        </w:rPr>
        <w:t>整體說明資料集</w:t>
      </w:r>
      <w:r w:rsidR="000F7736" w:rsidRPr="002F2105">
        <w:rPr>
          <w:rFonts w:eastAsia="DFKai-SB" w:hint="eastAsia"/>
          <w:b/>
          <w:color w:val="000000" w:themeColor="text1"/>
        </w:rPr>
        <w:t>及</w:t>
      </w:r>
      <w:r w:rsidR="000F7736" w:rsidRPr="002F2105">
        <w:rPr>
          <w:rFonts w:eastAsia="DFKai-SB"/>
          <w:b/>
          <w:color w:val="000000" w:themeColor="text1"/>
          <w:szCs w:val="28"/>
        </w:rPr>
        <w:t>AI</w:t>
      </w:r>
      <w:r w:rsidR="000F7736" w:rsidRPr="002F2105">
        <w:rPr>
          <w:rFonts w:eastAsia="DFKai-SB" w:hint="eastAsia"/>
          <w:b/>
          <w:color w:val="000000" w:themeColor="text1"/>
          <w:szCs w:val="28"/>
        </w:rPr>
        <w:t>模型</w:t>
      </w:r>
      <w:r w:rsidR="00E375AB" w:rsidRPr="002F2105">
        <w:rPr>
          <w:rFonts w:eastAsia="DFKai-SB" w:hint="eastAsia"/>
          <w:b/>
          <w:color w:val="000000" w:themeColor="text1"/>
        </w:rPr>
        <w:t>共享</w:t>
      </w:r>
      <w:r w:rsidR="000F7736" w:rsidRPr="002F2105">
        <w:rPr>
          <w:rFonts w:eastAsia="DFKai-SB" w:hint="eastAsia"/>
          <w:b/>
          <w:color w:val="000000" w:themeColor="text1"/>
        </w:rPr>
        <w:t>之目標</w:t>
      </w:r>
      <w:r w:rsidR="00D66AA2" w:rsidRPr="002F2105">
        <w:rPr>
          <w:rFonts w:eastAsia="DFKai-SB" w:hint="eastAsia"/>
          <w:b/>
          <w:color w:val="000000" w:themeColor="text1"/>
        </w:rPr>
        <w:t>、</w:t>
      </w:r>
      <w:r w:rsidR="000F7736" w:rsidRPr="002F2105">
        <w:rPr>
          <w:rFonts w:eastAsia="DFKai-SB" w:hint="eastAsia"/>
          <w:b/>
          <w:color w:val="000000" w:themeColor="text1"/>
        </w:rPr>
        <w:t>達成情形</w:t>
      </w:r>
      <w:r w:rsidR="00D66AA2" w:rsidRPr="002F2105">
        <w:rPr>
          <w:rFonts w:eastAsia="DFKai-SB" w:hint="eastAsia"/>
          <w:b/>
          <w:color w:val="000000" w:themeColor="text1"/>
        </w:rPr>
        <w:t>及共享效益</w:t>
      </w:r>
      <w:bookmarkStart w:id="65" w:name="_Hlk139978040"/>
      <w:r w:rsidR="000F7736" w:rsidRPr="002F2105">
        <w:rPr>
          <w:rFonts w:eastAsia="DFKai-SB" w:hint="eastAsia"/>
          <w:color w:val="000000" w:themeColor="text1"/>
        </w:rPr>
        <w:t>。</w:t>
      </w:r>
    </w:p>
    <w:p w14:paraId="416BAC15" w14:textId="77777777"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t>計畫六</w:t>
      </w:r>
    </w:p>
    <w:p w14:paraId="5AB58B0E" w14:textId="746485A1"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t>六</w:t>
      </w:r>
      <w:r w:rsidRPr="002F2105">
        <w:rPr>
          <w:rFonts w:eastAsia="DFKai-SB"/>
          <w:color w:val="000000" w:themeColor="text1"/>
        </w:rPr>
        <w:t>D01</w:t>
      </w:r>
      <w:r w:rsidRPr="002F2105">
        <w:rPr>
          <w:rFonts w:eastAsia="DFKai-SB"/>
          <w:color w:val="000000" w:themeColor="text1"/>
        </w:rPr>
        <w:tab/>
      </w:r>
      <w:r w:rsidRPr="002F2105">
        <w:rPr>
          <w:rFonts w:eastAsia="DFKai-SB" w:hint="eastAsia"/>
          <w:color w:val="000000" w:themeColor="text1"/>
        </w:rPr>
        <w:t>認知狀態評估任務之語音資料</w:t>
      </w:r>
      <w:r w:rsidRPr="002F2105">
        <w:rPr>
          <w:rFonts w:eastAsia="DFKai-SB"/>
          <w:color w:val="000000" w:themeColor="text1"/>
        </w:rPr>
        <w:t xml:space="preserve"> </w:t>
      </w:r>
    </w:p>
    <w:p w14:paraId="01A4785F" w14:textId="5B76B758"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t>六</w:t>
      </w:r>
      <w:r w:rsidRPr="002F2105">
        <w:rPr>
          <w:rFonts w:eastAsia="DFKai-SB"/>
          <w:color w:val="000000" w:themeColor="text1"/>
        </w:rPr>
        <w:t>D02</w:t>
      </w:r>
      <w:r w:rsidRPr="002F2105">
        <w:rPr>
          <w:rFonts w:eastAsia="DFKai-SB"/>
          <w:color w:val="000000" w:themeColor="text1"/>
        </w:rPr>
        <w:tab/>
      </w:r>
      <w:r w:rsidRPr="002F2105">
        <w:rPr>
          <w:rFonts w:eastAsia="DFKai-SB" w:hint="eastAsia"/>
          <w:color w:val="000000" w:themeColor="text1"/>
        </w:rPr>
        <w:t>憂鬱偵測之語音資料</w:t>
      </w:r>
      <w:r w:rsidRPr="002F2105">
        <w:rPr>
          <w:rFonts w:eastAsia="DFKai-SB"/>
          <w:color w:val="000000" w:themeColor="text1"/>
        </w:rPr>
        <w:t xml:space="preserve"> </w:t>
      </w:r>
    </w:p>
    <w:p w14:paraId="34888B8E" w14:textId="7C06AD63"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t>六</w:t>
      </w:r>
      <w:r w:rsidRPr="002F2105">
        <w:rPr>
          <w:rFonts w:eastAsia="DFKai-SB"/>
          <w:color w:val="000000" w:themeColor="text1"/>
        </w:rPr>
        <w:t>D04</w:t>
      </w:r>
      <w:r w:rsidRPr="002F2105">
        <w:rPr>
          <w:rFonts w:eastAsia="DFKai-SB"/>
          <w:color w:val="000000" w:themeColor="text1"/>
        </w:rPr>
        <w:tab/>
      </w:r>
      <w:r w:rsidRPr="002F2105">
        <w:rPr>
          <w:rFonts w:eastAsia="DFKai-SB" w:hint="eastAsia"/>
          <w:color w:val="000000" w:themeColor="text1"/>
        </w:rPr>
        <w:t>跨感官社交訊息資料庫</w:t>
      </w:r>
      <w:r w:rsidRPr="002F2105">
        <w:rPr>
          <w:rFonts w:eastAsia="DFKai-SB"/>
          <w:color w:val="000000" w:themeColor="text1"/>
        </w:rPr>
        <w:t xml:space="preserve"> </w:t>
      </w:r>
    </w:p>
    <w:p w14:paraId="7ABB5279" w14:textId="5A157A56"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lastRenderedPageBreak/>
        <w:t>以上資料集因涉及個資均不直接公開共享，公佈聯絡資訊於平台可透過合作研究進行共享。</w:t>
      </w:r>
    </w:p>
    <w:p w14:paraId="752D75EC" w14:textId="77777777" w:rsidR="0026343A" w:rsidRPr="002F2105" w:rsidRDefault="0026343A" w:rsidP="0026343A">
      <w:pPr>
        <w:snapToGrid w:val="0"/>
        <w:spacing w:line="400" w:lineRule="exact"/>
        <w:ind w:leftChars="472" w:left="1133"/>
        <w:rPr>
          <w:rFonts w:eastAsia="DFKai-SB"/>
          <w:color w:val="000000" w:themeColor="text1"/>
        </w:rPr>
      </w:pPr>
    </w:p>
    <w:p w14:paraId="33B4D08F" w14:textId="5340349F" w:rsidR="0026343A" w:rsidRPr="002F2105" w:rsidRDefault="0026343A" w:rsidP="0026343A">
      <w:pPr>
        <w:snapToGrid w:val="0"/>
        <w:spacing w:line="400" w:lineRule="exact"/>
        <w:ind w:leftChars="472" w:left="1133"/>
        <w:rPr>
          <w:rFonts w:eastAsia="DFKai-SB"/>
          <w:color w:val="000000" w:themeColor="text1"/>
        </w:rPr>
      </w:pPr>
      <w:r w:rsidRPr="002F2105">
        <w:rPr>
          <w:rFonts w:eastAsia="DFKai-SB" w:hint="eastAsia"/>
          <w:color w:val="000000" w:themeColor="text1"/>
        </w:rPr>
        <w:t>六</w:t>
      </w:r>
      <w:r w:rsidR="00322FC1" w:rsidRPr="002F2105">
        <w:rPr>
          <w:rFonts w:eastAsia="DFKai-SB" w:hint="eastAsia"/>
          <w:color w:val="000000" w:themeColor="text1"/>
        </w:rPr>
        <w:t>M</w:t>
      </w:r>
      <w:r w:rsidRPr="002F2105">
        <w:rPr>
          <w:rFonts w:eastAsia="DFKai-SB"/>
          <w:color w:val="000000" w:themeColor="text1"/>
        </w:rPr>
        <w:t>01</w:t>
      </w:r>
      <w:r w:rsidRPr="002F2105">
        <w:rPr>
          <w:rFonts w:eastAsia="DFKai-SB" w:hint="eastAsia"/>
          <w:color w:val="000000" w:themeColor="text1"/>
        </w:rPr>
        <w:t>認知狀態評估模型透過測試網頁、授權</w:t>
      </w:r>
      <w:r w:rsidRPr="002F2105">
        <w:rPr>
          <w:rFonts w:eastAsia="DFKai-SB"/>
          <w:color w:val="000000" w:themeColor="text1"/>
        </w:rPr>
        <w:t>API</w:t>
      </w:r>
      <w:r w:rsidRPr="002F2105">
        <w:rPr>
          <w:rFonts w:eastAsia="DFKai-SB" w:hint="eastAsia"/>
          <w:color w:val="000000" w:themeColor="text1"/>
        </w:rPr>
        <w:t>可共享</w:t>
      </w:r>
      <w:r w:rsidR="00322FC1" w:rsidRPr="002F2105">
        <w:rPr>
          <w:rFonts w:eastAsia="DFKai-SB" w:hint="eastAsia"/>
          <w:color w:val="000000" w:themeColor="text1"/>
        </w:rPr>
        <w:t>，提供測試使用，不公開程式及模型參數</w:t>
      </w:r>
      <w:r w:rsidRPr="002F2105">
        <w:rPr>
          <w:rFonts w:eastAsia="DFKai-SB" w:hint="eastAsia"/>
          <w:color w:val="000000" w:themeColor="text1"/>
        </w:rPr>
        <w:t>。</w:t>
      </w:r>
      <w:r w:rsidR="00322FC1" w:rsidRPr="002F2105">
        <w:rPr>
          <w:rFonts w:eastAsia="DFKai-SB" w:hint="eastAsia"/>
          <w:color w:val="000000" w:themeColor="text1"/>
        </w:rPr>
        <w:t>六</w:t>
      </w:r>
      <w:r w:rsidR="00322FC1" w:rsidRPr="002F2105">
        <w:rPr>
          <w:rFonts w:eastAsia="DFKai-SB" w:hint="eastAsia"/>
          <w:color w:val="000000" w:themeColor="text1"/>
        </w:rPr>
        <w:t>M</w:t>
      </w:r>
      <w:r w:rsidR="00322FC1" w:rsidRPr="002F2105">
        <w:rPr>
          <w:rFonts w:eastAsia="DFKai-SB"/>
          <w:color w:val="000000" w:themeColor="text1"/>
        </w:rPr>
        <w:t>02</w:t>
      </w:r>
      <w:r w:rsidR="00322FC1" w:rsidRPr="002F2105">
        <w:rPr>
          <w:rFonts w:eastAsia="DFKai-SB" w:hint="eastAsia"/>
          <w:color w:val="000000" w:themeColor="text1"/>
        </w:rPr>
        <w:t>籌備中。</w:t>
      </w:r>
    </w:p>
    <w:p w14:paraId="77A690C6" w14:textId="77777777" w:rsidR="0026343A" w:rsidRPr="002F2105" w:rsidRDefault="0026343A" w:rsidP="0026343A">
      <w:pPr>
        <w:snapToGrid w:val="0"/>
        <w:ind w:left="2410"/>
        <w:jc w:val="both"/>
        <w:rPr>
          <w:rFonts w:eastAsia="DFKai-SB"/>
          <w:color w:val="000000" w:themeColor="text1"/>
        </w:rPr>
      </w:pPr>
    </w:p>
    <w:p w14:paraId="43065BA0" w14:textId="77777777" w:rsidR="000C7E4A" w:rsidRPr="002F2105" w:rsidRDefault="00B26594" w:rsidP="000E3393">
      <w:pPr>
        <w:numPr>
          <w:ilvl w:val="0"/>
          <w:numId w:val="41"/>
        </w:numPr>
        <w:snapToGrid w:val="0"/>
        <w:ind w:left="2410" w:hanging="408"/>
        <w:jc w:val="both"/>
        <w:rPr>
          <w:rFonts w:eastAsia="DFKai-SB"/>
          <w:color w:val="000000" w:themeColor="text1"/>
          <w:highlight w:val="green"/>
        </w:rPr>
      </w:pPr>
      <w:r w:rsidRPr="002F2105">
        <w:rPr>
          <w:rFonts w:eastAsia="DFKai-SB" w:hint="eastAsia"/>
          <w:color w:val="000000" w:themeColor="text1"/>
          <w:highlight w:val="green"/>
        </w:rPr>
        <w:t>原計畫</w:t>
      </w:r>
      <w:r w:rsidR="000F7736" w:rsidRPr="002F2105">
        <w:rPr>
          <w:rFonts w:eastAsia="DFKai-SB" w:hint="eastAsia"/>
          <w:color w:val="000000" w:themeColor="text1"/>
          <w:highlight w:val="green"/>
        </w:rPr>
        <w:t>共享</w:t>
      </w:r>
      <w:r w:rsidR="00E375AB" w:rsidRPr="002F2105">
        <w:rPr>
          <w:rFonts w:eastAsia="DFKai-SB" w:hint="eastAsia"/>
          <w:color w:val="000000" w:themeColor="text1"/>
          <w:highlight w:val="green"/>
        </w:rPr>
        <w:t>之</w:t>
      </w:r>
      <w:r w:rsidR="000F7736" w:rsidRPr="002F2105">
        <w:rPr>
          <w:rFonts w:eastAsia="DFKai-SB" w:hint="eastAsia"/>
          <w:color w:val="000000" w:themeColor="text1"/>
          <w:highlight w:val="green"/>
        </w:rPr>
        <w:t>資料集及</w:t>
      </w:r>
      <w:r w:rsidR="000F7736" w:rsidRPr="002F2105">
        <w:rPr>
          <w:rFonts w:eastAsia="DFKai-SB"/>
          <w:color w:val="000000" w:themeColor="text1"/>
          <w:highlight w:val="green"/>
        </w:rPr>
        <w:t>AI</w:t>
      </w:r>
      <w:r w:rsidR="000F7736" w:rsidRPr="002F2105">
        <w:rPr>
          <w:rFonts w:eastAsia="DFKai-SB" w:hint="eastAsia"/>
          <w:color w:val="000000" w:themeColor="text1"/>
          <w:highlight w:val="green"/>
        </w:rPr>
        <w:t>模型清單</w:t>
      </w:r>
      <w:r w:rsidR="00E375AB" w:rsidRPr="002F2105">
        <w:rPr>
          <w:rFonts w:eastAsia="DFKai-SB" w:hint="eastAsia"/>
          <w:color w:val="000000" w:themeColor="text1"/>
          <w:highlight w:val="green"/>
        </w:rPr>
        <w:t>，請</w:t>
      </w:r>
      <w:r w:rsidR="000F7736" w:rsidRPr="002F2105">
        <w:rPr>
          <w:rFonts w:eastAsia="DFKai-SB" w:hint="eastAsia"/>
          <w:color w:val="000000" w:themeColor="text1"/>
          <w:highlight w:val="green"/>
        </w:rPr>
        <w:t>分別填寫於附件</w:t>
      </w:r>
      <w:r w:rsidR="000F7736" w:rsidRPr="002F2105">
        <w:rPr>
          <w:rFonts w:eastAsia="DFKai-SB"/>
          <w:color w:val="000000" w:themeColor="text1"/>
          <w:highlight w:val="green"/>
        </w:rPr>
        <w:t>3-3</w:t>
      </w:r>
      <w:r w:rsidR="000F7736" w:rsidRPr="002F2105">
        <w:rPr>
          <w:rFonts w:eastAsia="DFKai-SB" w:hint="eastAsia"/>
          <w:color w:val="000000" w:themeColor="text1"/>
          <w:highlight w:val="green"/>
        </w:rPr>
        <w:t>、</w:t>
      </w:r>
      <w:r w:rsidR="000F7736" w:rsidRPr="002F2105">
        <w:rPr>
          <w:rFonts w:eastAsia="DFKai-SB" w:hint="eastAsia"/>
          <w:color w:val="000000" w:themeColor="text1"/>
          <w:szCs w:val="28"/>
          <w:highlight w:val="green"/>
        </w:rPr>
        <w:t>附件</w:t>
      </w:r>
      <w:r w:rsidR="000F7736" w:rsidRPr="002F2105">
        <w:rPr>
          <w:rFonts w:eastAsia="DFKai-SB"/>
          <w:color w:val="000000" w:themeColor="text1"/>
          <w:highlight w:val="green"/>
        </w:rPr>
        <w:t>3-4</w:t>
      </w:r>
      <w:r w:rsidR="000F7736" w:rsidRPr="002F2105">
        <w:rPr>
          <w:rFonts w:eastAsia="DFKai-SB" w:hint="eastAsia"/>
          <w:color w:val="000000" w:themeColor="text1"/>
          <w:highlight w:val="green"/>
        </w:rPr>
        <w:t>，欄位內容須與</w:t>
      </w:r>
      <w:r w:rsidR="000F7736" w:rsidRPr="002F2105">
        <w:rPr>
          <w:rFonts w:eastAsia="DFKai-SB"/>
          <w:color w:val="000000" w:themeColor="text1"/>
          <w:highlight w:val="green"/>
        </w:rPr>
        <w:t>111</w:t>
      </w:r>
      <w:r w:rsidR="000F7736" w:rsidRPr="002F2105">
        <w:rPr>
          <w:rFonts w:eastAsia="DFKai-SB" w:hint="eastAsia"/>
          <w:color w:val="000000" w:themeColor="text1"/>
          <w:highlight w:val="green"/>
        </w:rPr>
        <w:t>年</w:t>
      </w:r>
      <w:r w:rsidR="00E375AB" w:rsidRPr="002F2105">
        <w:rPr>
          <w:rFonts w:eastAsia="DFKai-SB" w:hint="eastAsia"/>
          <w:color w:val="000000" w:themeColor="text1"/>
          <w:highlight w:val="green"/>
        </w:rPr>
        <w:t>填報</w:t>
      </w:r>
      <w:r w:rsidR="000F7736" w:rsidRPr="002F2105">
        <w:rPr>
          <w:rFonts w:eastAsia="DFKai-SB" w:hint="eastAsia"/>
          <w:color w:val="000000" w:themeColor="text1"/>
          <w:highlight w:val="green"/>
        </w:rPr>
        <w:t>之資料集</w:t>
      </w:r>
      <w:r w:rsidR="00E375AB" w:rsidRPr="002F2105">
        <w:rPr>
          <w:rFonts w:eastAsia="DFKai-SB" w:hint="eastAsia"/>
          <w:color w:val="000000" w:themeColor="text1"/>
          <w:highlight w:val="green"/>
        </w:rPr>
        <w:t>及</w:t>
      </w:r>
      <w:r w:rsidR="00E375AB" w:rsidRPr="002F2105">
        <w:rPr>
          <w:rFonts w:eastAsia="DFKai-SB"/>
          <w:color w:val="000000" w:themeColor="text1"/>
          <w:highlight w:val="green"/>
        </w:rPr>
        <w:t>AI</w:t>
      </w:r>
      <w:r w:rsidR="00E375AB" w:rsidRPr="002F2105">
        <w:rPr>
          <w:rFonts w:eastAsia="DFKai-SB" w:hint="eastAsia"/>
          <w:color w:val="000000" w:themeColor="text1"/>
          <w:highlight w:val="green"/>
        </w:rPr>
        <w:t>模型</w:t>
      </w:r>
      <w:r w:rsidR="000F7736" w:rsidRPr="002F2105">
        <w:rPr>
          <w:rFonts w:eastAsia="DFKai-SB" w:hint="eastAsia"/>
          <w:color w:val="000000" w:themeColor="text1"/>
          <w:highlight w:val="green"/>
        </w:rPr>
        <w:t>清單一致（經相關會議同意刪除者方得免填</w:t>
      </w:r>
      <w:r w:rsidR="00930F1D" w:rsidRPr="002F2105">
        <w:rPr>
          <w:rFonts w:eastAsia="DFKai-SB" w:hint="eastAsia"/>
          <w:color w:val="000000" w:themeColor="text1"/>
          <w:highlight w:val="green"/>
        </w:rPr>
        <w:t>，非本計畫成果請勿納入</w:t>
      </w:r>
      <w:r w:rsidR="000F7736" w:rsidRPr="002F2105">
        <w:rPr>
          <w:rFonts w:eastAsia="DFKai-SB" w:hint="eastAsia"/>
          <w:color w:val="000000" w:themeColor="text1"/>
          <w:highlight w:val="green"/>
        </w:rPr>
        <w:t>）</w:t>
      </w:r>
      <w:bookmarkEnd w:id="65"/>
      <w:r w:rsidR="000C7E4A" w:rsidRPr="002F2105">
        <w:rPr>
          <w:rFonts w:eastAsia="DFKai-SB" w:hint="eastAsia"/>
          <w:color w:val="000000" w:themeColor="text1"/>
          <w:highlight w:val="green"/>
        </w:rPr>
        <w:t>，並請</w:t>
      </w:r>
      <w:r w:rsidR="000F7736" w:rsidRPr="002F2105">
        <w:rPr>
          <w:rFonts w:eastAsia="DFKai-SB" w:hint="eastAsia"/>
          <w:color w:val="000000" w:themeColor="text1"/>
          <w:highlight w:val="green"/>
        </w:rPr>
        <w:t>分別</w:t>
      </w:r>
      <w:r w:rsidR="000C7E4A" w:rsidRPr="002F2105">
        <w:rPr>
          <w:rFonts w:eastAsia="DFKai-SB" w:hint="eastAsia"/>
          <w:color w:val="000000" w:themeColor="text1"/>
          <w:highlight w:val="green"/>
        </w:rPr>
        <w:t>於</w:t>
      </w:r>
      <w:r w:rsidR="000C7E4A" w:rsidRPr="002F2105">
        <w:rPr>
          <w:rFonts w:eastAsia="DFKai-SB"/>
          <w:color w:val="000000" w:themeColor="text1"/>
          <w:highlight w:val="green"/>
        </w:rPr>
        <w:t>Excel</w:t>
      </w:r>
      <w:r w:rsidR="000C7E4A" w:rsidRPr="002F2105">
        <w:rPr>
          <w:rFonts w:eastAsia="DFKai-SB" w:hint="eastAsia"/>
          <w:color w:val="000000" w:themeColor="text1"/>
          <w:highlight w:val="green"/>
        </w:rPr>
        <w:t>表</w:t>
      </w:r>
      <w:r w:rsidR="000C7E4A" w:rsidRPr="002F2105">
        <w:rPr>
          <w:rFonts w:eastAsia="DFKai-SB"/>
          <w:color w:val="000000" w:themeColor="text1"/>
          <w:highlight w:val="green"/>
        </w:rPr>
        <w:t>1</w:t>
      </w:r>
      <w:r w:rsidR="000F7736" w:rsidRPr="002F2105">
        <w:rPr>
          <w:rFonts w:eastAsia="DFKai-SB" w:hint="eastAsia"/>
          <w:color w:val="000000" w:themeColor="text1"/>
          <w:highlight w:val="green"/>
        </w:rPr>
        <w:t>、</w:t>
      </w:r>
      <w:r w:rsidR="000F7736" w:rsidRPr="002F2105">
        <w:rPr>
          <w:rFonts w:eastAsia="DFKai-SB"/>
          <w:color w:val="000000" w:themeColor="text1"/>
          <w:highlight w:val="green"/>
        </w:rPr>
        <w:t>Excel</w:t>
      </w:r>
      <w:r w:rsidR="000F7736" w:rsidRPr="002F2105">
        <w:rPr>
          <w:rFonts w:eastAsia="DFKai-SB" w:hint="eastAsia"/>
          <w:color w:val="000000" w:themeColor="text1"/>
          <w:highlight w:val="green"/>
        </w:rPr>
        <w:t>表</w:t>
      </w:r>
      <w:r w:rsidR="000F7736" w:rsidRPr="002F2105">
        <w:rPr>
          <w:rFonts w:eastAsia="DFKai-SB"/>
          <w:color w:val="000000" w:themeColor="text1"/>
          <w:highlight w:val="green"/>
        </w:rPr>
        <w:t>2</w:t>
      </w:r>
      <w:r w:rsidR="000C7E4A" w:rsidRPr="002F2105">
        <w:rPr>
          <w:rFonts w:eastAsia="DFKai-SB" w:hint="eastAsia"/>
          <w:color w:val="000000" w:themeColor="text1"/>
          <w:highlight w:val="green"/>
        </w:rPr>
        <w:t>填寫每項資料集</w:t>
      </w:r>
      <w:r w:rsidR="000F7736" w:rsidRPr="002F2105">
        <w:rPr>
          <w:rFonts w:eastAsia="DFKai-SB" w:hint="eastAsia"/>
          <w:color w:val="000000" w:themeColor="text1"/>
          <w:highlight w:val="green"/>
        </w:rPr>
        <w:t>及</w:t>
      </w:r>
      <w:r w:rsidR="000F7736" w:rsidRPr="002F2105">
        <w:rPr>
          <w:rFonts w:eastAsia="DFKai-SB"/>
          <w:color w:val="000000" w:themeColor="text1"/>
          <w:highlight w:val="green"/>
        </w:rPr>
        <w:t>AI</w:t>
      </w:r>
      <w:r w:rsidR="000F7736" w:rsidRPr="002F2105">
        <w:rPr>
          <w:rFonts w:eastAsia="DFKai-SB" w:hint="eastAsia"/>
          <w:color w:val="000000" w:themeColor="text1"/>
          <w:highlight w:val="green"/>
        </w:rPr>
        <w:t>模型</w:t>
      </w:r>
      <w:r w:rsidR="000C7E4A" w:rsidRPr="002F2105">
        <w:rPr>
          <w:rFonts w:eastAsia="DFKai-SB" w:hint="eastAsia"/>
          <w:color w:val="000000" w:themeColor="text1"/>
          <w:highlight w:val="green"/>
        </w:rPr>
        <w:t>之共享及上架資訊。</w:t>
      </w:r>
      <w:bookmarkStart w:id="66" w:name="_Hlk139978124"/>
      <w:r w:rsidR="000C7E4A" w:rsidRPr="002F2105">
        <w:rPr>
          <w:rFonts w:eastAsia="DFKai-SB" w:hint="eastAsia"/>
          <w:color w:val="000000" w:themeColor="text1"/>
          <w:highlight w:val="green"/>
        </w:rPr>
        <w:t>若原規劃產出年月在</w:t>
      </w:r>
      <w:r w:rsidR="000C7E4A" w:rsidRPr="002F2105">
        <w:rPr>
          <w:rFonts w:eastAsia="DFKai-SB"/>
          <w:color w:val="000000" w:themeColor="text1"/>
          <w:highlight w:val="green"/>
        </w:rPr>
        <w:t>112</w:t>
      </w:r>
      <w:r w:rsidR="000C7E4A" w:rsidRPr="002F2105">
        <w:rPr>
          <w:rFonts w:eastAsia="DFKai-SB" w:hint="eastAsia"/>
          <w:color w:val="000000" w:themeColor="text1"/>
          <w:highlight w:val="green"/>
        </w:rPr>
        <w:t>年</w:t>
      </w:r>
      <w:r w:rsidR="000C7E4A" w:rsidRPr="002F2105">
        <w:rPr>
          <w:rFonts w:eastAsia="DFKai-SB"/>
          <w:color w:val="000000" w:themeColor="text1"/>
          <w:highlight w:val="green"/>
        </w:rPr>
        <w:t>7</w:t>
      </w:r>
      <w:r w:rsidR="000C7E4A" w:rsidRPr="002F2105">
        <w:rPr>
          <w:rFonts w:eastAsia="DFKai-SB" w:hint="eastAsia"/>
          <w:color w:val="000000" w:themeColor="text1"/>
          <w:highlight w:val="green"/>
        </w:rPr>
        <w:t>月前</w:t>
      </w:r>
      <w:r w:rsidR="000C7E4A" w:rsidRPr="002F2105">
        <w:rPr>
          <w:rFonts w:eastAsia="DFKai-SB"/>
          <w:color w:val="000000" w:themeColor="text1"/>
          <w:highlight w:val="green"/>
        </w:rPr>
        <w:t>(</w:t>
      </w:r>
      <w:r w:rsidR="000C7E4A" w:rsidRPr="002F2105">
        <w:rPr>
          <w:rFonts w:eastAsia="DFKai-SB" w:hint="eastAsia"/>
          <w:color w:val="000000" w:themeColor="text1"/>
          <w:highlight w:val="green"/>
        </w:rPr>
        <w:t>含</w:t>
      </w:r>
      <w:r w:rsidR="000C7E4A" w:rsidRPr="002F2105">
        <w:rPr>
          <w:rFonts w:eastAsia="DFKai-SB"/>
          <w:color w:val="000000" w:themeColor="text1"/>
          <w:highlight w:val="green"/>
        </w:rPr>
        <w:t>7</w:t>
      </w:r>
      <w:r w:rsidR="000C7E4A" w:rsidRPr="002F2105">
        <w:rPr>
          <w:rFonts w:eastAsia="DFKai-SB" w:hint="eastAsia"/>
          <w:color w:val="000000" w:themeColor="text1"/>
          <w:highlight w:val="green"/>
        </w:rPr>
        <w:t>月</w:t>
      </w:r>
      <w:r w:rsidR="000C7E4A" w:rsidRPr="002F2105">
        <w:rPr>
          <w:rFonts w:eastAsia="DFKai-SB"/>
          <w:color w:val="000000" w:themeColor="text1"/>
          <w:highlight w:val="green"/>
        </w:rPr>
        <w:t>)</w:t>
      </w:r>
      <w:r w:rsidR="00E375AB" w:rsidRPr="002F2105">
        <w:rPr>
          <w:rFonts w:eastAsia="DFKai-SB" w:hint="eastAsia"/>
          <w:color w:val="000000" w:themeColor="text1"/>
          <w:highlight w:val="green"/>
        </w:rPr>
        <w:t>但</w:t>
      </w:r>
      <w:r w:rsidR="000C7E4A" w:rsidRPr="002F2105">
        <w:rPr>
          <w:rFonts w:eastAsia="DFKai-SB" w:hint="eastAsia"/>
          <w:color w:val="000000" w:themeColor="text1"/>
          <w:highlight w:val="green"/>
        </w:rPr>
        <w:t>目前仍未上架者，</w:t>
      </w:r>
      <w:r w:rsidR="00E375AB" w:rsidRPr="002F2105">
        <w:rPr>
          <w:rFonts w:eastAsia="DFKai-SB" w:hint="eastAsia"/>
          <w:color w:val="000000" w:themeColor="text1"/>
          <w:highlight w:val="green"/>
        </w:rPr>
        <w:t>須</w:t>
      </w:r>
      <w:r w:rsidR="000C7E4A" w:rsidRPr="002F2105">
        <w:rPr>
          <w:rFonts w:eastAsia="DFKai-SB" w:hint="eastAsia"/>
          <w:color w:val="000000" w:themeColor="text1"/>
          <w:highlight w:val="green"/>
        </w:rPr>
        <w:t>說明原因。</w:t>
      </w:r>
      <w:bookmarkEnd w:id="66"/>
      <w:r w:rsidR="00655C34" w:rsidRPr="002F2105">
        <w:rPr>
          <w:rFonts w:eastAsia="DFKai-SB"/>
          <w:color w:val="000000" w:themeColor="text1"/>
        </w:rPr>
        <w:t>(</w:t>
      </w:r>
      <w:r w:rsidR="00655C34" w:rsidRPr="002F2105">
        <w:rPr>
          <w:rFonts w:eastAsia="DFKai-SB" w:hint="eastAsia"/>
          <w:b/>
          <w:color w:val="000000" w:themeColor="text1"/>
          <w:highlight w:val="yellow"/>
        </w:rPr>
        <w:t>請子計畫</w:t>
      </w:r>
      <w:r w:rsidR="00655C34" w:rsidRPr="002F2105">
        <w:rPr>
          <w:rFonts w:eastAsia="DFKai-SB"/>
          <w:b/>
          <w:color w:val="000000" w:themeColor="text1"/>
          <w:highlight w:val="yellow"/>
        </w:rPr>
        <w:t>1-8</w:t>
      </w:r>
      <w:r w:rsidR="00655C34" w:rsidRPr="002F2105">
        <w:rPr>
          <w:rFonts w:eastAsia="DFKai-SB" w:hint="eastAsia"/>
          <w:b/>
          <w:color w:val="000000" w:themeColor="text1"/>
          <w:highlight w:val="yellow"/>
        </w:rPr>
        <w:t>團隊依據</w:t>
      </w:r>
      <w:r w:rsidR="00E345AF" w:rsidRPr="002F2105">
        <w:rPr>
          <w:rFonts w:eastAsia="DFKai-SB"/>
          <w:b/>
          <w:color w:val="000000" w:themeColor="text1"/>
          <w:highlight w:val="yellow"/>
        </w:rPr>
        <w:t>”</w:t>
      </w:r>
      <w:r w:rsidR="00E345AF" w:rsidRPr="002F2105">
        <w:rPr>
          <w:rFonts w:eastAsia="DFKai-SB"/>
          <w:b/>
          <w:bCs/>
          <w:color w:val="000000" w:themeColor="text1"/>
          <w:highlight w:val="yellow"/>
          <w:shd w:val="clear" w:color="auto" w:fill="FFFFFF"/>
        </w:rPr>
        <w:t>AI</w:t>
      </w:r>
      <w:r w:rsidR="00E345AF" w:rsidRPr="002F2105">
        <w:rPr>
          <w:rFonts w:eastAsia="DFKai-SB" w:hint="eastAsia"/>
          <w:b/>
          <w:bCs/>
          <w:color w:val="000000" w:themeColor="text1"/>
          <w:highlight w:val="yellow"/>
          <w:shd w:val="clear" w:color="auto" w:fill="FFFFFF"/>
        </w:rPr>
        <w:t>主題研究專案</w:t>
      </w:r>
      <w:r w:rsidR="00E345AF" w:rsidRPr="002F2105">
        <w:rPr>
          <w:rFonts w:eastAsia="DFKai-SB"/>
          <w:b/>
          <w:bCs/>
          <w:color w:val="000000" w:themeColor="text1"/>
          <w:highlight w:val="yellow"/>
          <w:shd w:val="clear" w:color="auto" w:fill="FFFFFF"/>
        </w:rPr>
        <w:t>_11208 </w:t>
      </w:r>
      <w:r w:rsidR="00E345AF" w:rsidRPr="002F2105">
        <w:rPr>
          <w:rFonts w:eastAsia="DFKai-SB" w:hint="eastAsia"/>
          <w:b/>
          <w:bCs/>
          <w:color w:val="000000" w:themeColor="text1"/>
          <w:highlight w:val="yellow"/>
          <w:shd w:val="clear" w:color="auto" w:fill="FFFFFF"/>
        </w:rPr>
        <w:t>版</w:t>
      </w:r>
      <w:r w:rsidR="00E345AF" w:rsidRPr="002F2105">
        <w:rPr>
          <w:rFonts w:eastAsia="DFKai-SB"/>
          <w:b/>
          <w:bCs/>
          <w:color w:val="000000" w:themeColor="text1"/>
          <w:highlight w:val="yellow"/>
          <w:shd w:val="clear" w:color="auto" w:fill="FFFFFF"/>
        </w:rPr>
        <w:t>Excel</w:t>
      </w:r>
      <w:r w:rsidR="00E345AF" w:rsidRPr="002F2105">
        <w:rPr>
          <w:rFonts w:eastAsia="DFKai-SB" w:hint="eastAsia"/>
          <w:b/>
          <w:bCs/>
          <w:color w:val="000000" w:themeColor="text1"/>
          <w:highlight w:val="yellow"/>
          <w:shd w:val="clear" w:color="auto" w:fill="FFFFFF"/>
        </w:rPr>
        <w:t>表</w:t>
      </w:r>
      <w:r w:rsidR="00E345AF" w:rsidRPr="002F2105">
        <w:rPr>
          <w:rFonts w:eastAsia="DFKai-SB"/>
          <w:b/>
          <w:bCs/>
          <w:color w:val="000000" w:themeColor="text1"/>
          <w:highlight w:val="yellow"/>
          <w:shd w:val="clear" w:color="auto" w:fill="FFFFFF"/>
        </w:rPr>
        <w:t>1_Excel</w:t>
      </w:r>
      <w:r w:rsidR="00E345AF" w:rsidRPr="002F2105">
        <w:rPr>
          <w:rFonts w:eastAsia="DFKai-SB" w:hint="eastAsia"/>
          <w:b/>
          <w:bCs/>
          <w:color w:val="000000" w:themeColor="text1"/>
          <w:highlight w:val="yellow"/>
          <w:shd w:val="clear" w:color="auto" w:fill="FFFFFF"/>
        </w:rPr>
        <w:t>表</w:t>
      </w:r>
      <w:r w:rsidR="00E345AF" w:rsidRPr="002F2105">
        <w:rPr>
          <w:rFonts w:eastAsia="DFKai-SB"/>
          <w:b/>
          <w:bCs/>
          <w:color w:val="000000" w:themeColor="text1"/>
          <w:highlight w:val="yellow"/>
          <w:shd w:val="clear" w:color="auto" w:fill="FFFFFF"/>
        </w:rPr>
        <w:t>3”</w:t>
      </w:r>
      <w:r w:rsidR="00E345AF" w:rsidRPr="002F2105">
        <w:rPr>
          <w:rFonts w:eastAsia="DFKai-SB" w:hint="eastAsia"/>
          <w:b/>
          <w:bCs/>
          <w:color w:val="000000" w:themeColor="text1"/>
          <w:highlight w:val="yellow"/>
          <w:shd w:val="clear" w:color="auto" w:fill="FFFFFF"/>
        </w:rPr>
        <w:t>產出，</w:t>
      </w:r>
      <w:r w:rsidR="000E3393" w:rsidRPr="002F2105">
        <w:rPr>
          <w:rFonts w:eastAsia="DFKai-SB" w:hint="eastAsia"/>
          <w:b/>
          <w:color w:val="000000" w:themeColor="text1"/>
          <w:highlight w:val="yellow"/>
        </w:rPr>
        <w:t>提供資料集共享作法，或將資料集說明上架至國網資料及平台，並提供模型共享作法，可包含模型介面與總計畫整合平台介接或上架至其他公開平台之資訊，並與上架國網資料及平台之資料集說明連結</w:t>
      </w:r>
      <w:r w:rsidR="00655C34" w:rsidRPr="002F2105">
        <w:rPr>
          <w:rFonts w:eastAsia="DFKai-SB"/>
          <w:b/>
          <w:color w:val="000000" w:themeColor="text1"/>
          <w:highlight w:val="yellow"/>
        </w:rPr>
        <w:t>)</w:t>
      </w:r>
    </w:p>
    <w:p w14:paraId="25EE244D" w14:textId="77777777" w:rsidR="0026343A" w:rsidRPr="002F2105" w:rsidRDefault="0026343A" w:rsidP="0026343A">
      <w:pPr>
        <w:snapToGrid w:val="0"/>
        <w:ind w:left="2410"/>
        <w:jc w:val="both"/>
        <w:rPr>
          <w:rFonts w:eastAsia="DFKai-SB"/>
          <w:b/>
          <w:color w:val="000000" w:themeColor="text1"/>
          <w:highlight w:val="yellow"/>
        </w:rPr>
      </w:pPr>
    </w:p>
    <w:p w14:paraId="7D686A7F" w14:textId="66296874" w:rsidR="0026343A" w:rsidRPr="002F2105" w:rsidRDefault="00322FC1" w:rsidP="0026343A">
      <w:pPr>
        <w:snapToGrid w:val="0"/>
        <w:ind w:left="2410"/>
        <w:jc w:val="both"/>
        <w:rPr>
          <w:rFonts w:eastAsia="DFKai-SB"/>
          <w:bCs/>
          <w:color w:val="000000" w:themeColor="text1"/>
        </w:rPr>
      </w:pPr>
      <w:r w:rsidRPr="002F2105">
        <w:rPr>
          <w:rFonts w:eastAsia="DFKai-SB" w:hint="eastAsia"/>
          <w:bCs/>
          <w:color w:val="000000" w:themeColor="text1"/>
        </w:rPr>
        <w:t>子計畫六資料集及模型產出維持原規劃日期。</w:t>
      </w:r>
    </w:p>
    <w:p w14:paraId="5E7C8980" w14:textId="77777777" w:rsidR="00E31264" w:rsidRPr="002F2105" w:rsidRDefault="00E31264" w:rsidP="0026343A">
      <w:pPr>
        <w:snapToGrid w:val="0"/>
        <w:ind w:left="2410"/>
        <w:jc w:val="both"/>
        <w:rPr>
          <w:rFonts w:eastAsia="DFKai-SB"/>
          <w:bCs/>
          <w:color w:val="000000" w:themeColor="text1"/>
        </w:rPr>
      </w:pPr>
    </w:p>
    <w:p w14:paraId="07157258" w14:textId="434AD444" w:rsidR="00322FC1" w:rsidRPr="002F2105" w:rsidRDefault="00CD4A61" w:rsidP="0026343A">
      <w:pPr>
        <w:snapToGrid w:val="0"/>
        <w:ind w:left="2410"/>
        <w:jc w:val="both"/>
        <w:rPr>
          <w:rFonts w:eastAsia="DFKai-SB"/>
          <w:bCs/>
          <w:color w:val="000000" w:themeColor="text1"/>
        </w:rPr>
      </w:pPr>
      <w:r w:rsidRPr="002F2105">
        <w:rPr>
          <w:rFonts w:eastAsia="DFKai-SB" w:hint="eastAsia"/>
          <w:bCs/>
          <w:color w:val="000000" w:themeColor="text1"/>
        </w:rPr>
        <w:t>在第一</w:t>
      </w:r>
      <w:r w:rsidRPr="002F2105">
        <w:rPr>
          <w:rFonts w:eastAsia="DFKai-SB" w:hint="eastAsia"/>
          <w:bCs/>
          <w:color w:val="000000" w:themeColor="text1"/>
        </w:rPr>
        <w:t>&amp;</w:t>
      </w:r>
      <w:r w:rsidRPr="002F2105">
        <w:rPr>
          <w:rFonts w:eastAsia="DFKai-SB" w:hint="eastAsia"/>
          <w:bCs/>
          <w:color w:val="000000" w:themeColor="text1"/>
        </w:rPr>
        <w:t>二年規劃中，截至目前，僅</w:t>
      </w:r>
      <w:r w:rsidRPr="002F2105">
        <w:rPr>
          <w:rFonts w:eastAsia="DFKai-SB" w:hint="eastAsia"/>
          <w:b/>
          <w:color w:val="000000" w:themeColor="text1"/>
          <w:highlight w:val="yellow"/>
        </w:rPr>
        <w:t>六</w:t>
      </w:r>
      <w:r w:rsidRPr="002F2105">
        <w:rPr>
          <w:rFonts w:eastAsia="DFKai-SB"/>
          <w:b/>
          <w:color w:val="000000" w:themeColor="text1"/>
          <w:highlight w:val="yellow"/>
        </w:rPr>
        <w:t>D04</w:t>
      </w:r>
      <w:r w:rsidRPr="002F2105">
        <w:rPr>
          <w:rFonts w:eastAsia="DFKai-SB"/>
          <w:bCs/>
          <w:color w:val="000000" w:themeColor="text1"/>
        </w:rPr>
        <w:t xml:space="preserve"> </w:t>
      </w:r>
      <w:r w:rsidRPr="002F2105">
        <w:rPr>
          <w:rFonts w:eastAsia="DFKai-SB" w:hint="eastAsia"/>
          <w:bCs/>
          <w:color w:val="000000" w:themeColor="text1"/>
        </w:rPr>
        <w:t>須於</w:t>
      </w:r>
      <w:r w:rsidR="00322FC1" w:rsidRPr="002F2105">
        <w:rPr>
          <w:rFonts w:eastAsia="DFKai-SB"/>
          <w:bCs/>
          <w:color w:val="000000" w:themeColor="text1"/>
        </w:rPr>
        <w:t>112</w:t>
      </w:r>
      <w:r w:rsidR="00322FC1" w:rsidRPr="002F2105">
        <w:rPr>
          <w:rFonts w:eastAsia="DFKai-SB" w:hint="eastAsia"/>
          <w:bCs/>
          <w:color w:val="000000" w:themeColor="text1"/>
        </w:rPr>
        <w:t>年</w:t>
      </w:r>
      <w:r w:rsidR="00322FC1" w:rsidRPr="002F2105">
        <w:rPr>
          <w:rFonts w:eastAsia="DFKai-SB" w:hint="eastAsia"/>
          <w:bCs/>
          <w:color w:val="000000" w:themeColor="text1"/>
        </w:rPr>
        <w:t>3</w:t>
      </w:r>
      <w:r w:rsidR="00322FC1" w:rsidRPr="002F2105">
        <w:rPr>
          <w:rFonts w:eastAsia="DFKai-SB" w:hint="eastAsia"/>
          <w:bCs/>
          <w:color w:val="000000" w:themeColor="text1"/>
        </w:rPr>
        <w:t>月</w:t>
      </w:r>
      <w:r w:rsidRPr="002F2105">
        <w:rPr>
          <w:rFonts w:eastAsia="DFKai-SB" w:hint="eastAsia"/>
          <w:bCs/>
          <w:color w:val="000000" w:themeColor="text1"/>
        </w:rPr>
        <w:t>產出，已提供共享文字說明給總計畫。</w:t>
      </w:r>
    </w:p>
    <w:p w14:paraId="2E48C34C" w14:textId="0EE90C26" w:rsidR="00CD4A61" w:rsidRPr="002F2105" w:rsidRDefault="00000000" w:rsidP="0026343A">
      <w:pPr>
        <w:snapToGrid w:val="0"/>
        <w:ind w:left="2410"/>
        <w:jc w:val="both"/>
        <w:rPr>
          <w:rFonts w:eastAsia="DFKai-SB"/>
          <w:bCs/>
          <w:color w:val="000000" w:themeColor="text1"/>
        </w:rPr>
      </w:pPr>
      <w:hyperlink r:id="rId26" w:history="1">
        <w:r w:rsidR="00CD4A61" w:rsidRPr="002F2105">
          <w:rPr>
            <w:rStyle w:val="Hyperlink"/>
            <w:rFonts w:eastAsia="DFKai-SB"/>
            <w:bCs/>
            <w:color w:val="000000" w:themeColor="text1"/>
          </w:rPr>
          <w:t>https://docs.google.com/document/d/1MDn0rI6sNDdbDZMGrOv3XcVbcU3dsOxu/edit?usp=drive_link&amp;ouid=100323647492904470374&amp;rtpof=true&amp;sd=true</w:t>
        </w:r>
      </w:hyperlink>
    </w:p>
    <w:p w14:paraId="582FD0B2" w14:textId="79410418" w:rsidR="00CD4A61" w:rsidRPr="002F2105" w:rsidRDefault="00CD4A61" w:rsidP="0026343A">
      <w:pPr>
        <w:snapToGrid w:val="0"/>
        <w:ind w:left="2410"/>
        <w:jc w:val="both"/>
        <w:rPr>
          <w:rFonts w:eastAsia="DFKai-SB"/>
          <w:bCs/>
          <w:color w:val="000000" w:themeColor="text1"/>
        </w:rPr>
      </w:pPr>
    </w:p>
    <w:p w14:paraId="56621601" w14:textId="402FEEFA" w:rsidR="00322FC1" w:rsidRPr="002F2105" w:rsidRDefault="00E31264" w:rsidP="0026343A">
      <w:pPr>
        <w:snapToGrid w:val="0"/>
        <w:ind w:left="2410"/>
        <w:jc w:val="both"/>
        <w:rPr>
          <w:rFonts w:eastAsia="DFKai-SB"/>
          <w:b/>
          <w:color w:val="000000" w:themeColor="text1"/>
          <w:highlight w:val="yellow"/>
        </w:rPr>
      </w:pPr>
      <w:r w:rsidRPr="002F2105">
        <w:rPr>
          <w:rFonts w:eastAsia="DFKai-SB" w:hint="eastAsia"/>
          <w:b/>
          <w:color w:val="000000" w:themeColor="text1"/>
          <w:highlight w:val="yellow"/>
        </w:rPr>
        <w:t>六</w:t>
      </w:r>
      <w:r w:rsidRPr="002F2105">
        <w:rPr>
          <w:rFonts w:eastAsia="DFKai-SB" w:hint="eastAsia"/>
          <w:b/>
          <w:color w:val="000000" w:themeColor="text1"/>
          <w:highlight w:val="yellow"/>
        </w:rPr>
        <w:t>D</w:t>
      </w:r>
      <w:r w:rsidRPr="002F2105">
        <w:rPr>
          <w:rFonts w:eastAsia="DFKai-SB"/>
          <w:b/>
          <w:color w:val="000000" w:themeColor="text1"/>
          <w:highlight w:val="yellow"/>
        </w:rPr>
        <w:t>02</w:t>
      </w:r>
      <w:r w:rsidRPr="002F2105">
        <w:rPr>
          <w:rFonts w:eastAsia="DFKai-SB" w:hint="eastAsia"/>
          <w:bCs/>
          <w:color w:val="000000" w:themeColor="text1"/>
        </w:rPr>
        <w:t>預計於</w:t>
      </w:r>
      <w:r w:rsidRPr="002F2105">
        <w:rPr>
          <w:rFonts w:eastAsia="DFKai-SB"/>
          <w:bCs/>
          <w:color w:val="000000" w:themeColor="text1"/>
        </w:rPr>
        <w:t>112</w:t>
      </w:r>
      <w:r w:rsidRPr="002F2105">
        <w:rPr>
          <w:rFonts w:eastAsia="DFKai-SB" w:hint="eastAsia"/>
          <w:bCs/>
          <w:color w:val="000000" w:themeColor="text1"/>
        </w:rPr>
        <w:t>年</w:t>
      </w:r>
      <w:r w:rsidRPr="002F2105">
        <w:rPr>
          <w:rFonts w:eastAsia="DFKai-SB"/>
          <w:bCs/>
          <w:color w:val="000000" w:themeColor="text1"/>
        </w:rPr>
        <w:t>9</w:t>
      </w:r>
      <w:r w:rsidRPr="002F2105">
        <w:rPr>
          <w:rFonts w:eastAsia="DFKai-SB" w:hint="eastAsia"/>
          <w:bCs/>
          <w:color w:val="000000" w:themeColor="text1"/>
        </w:rPr>
        <w:t>月產出，仍在收案整理中，屆時再提供共享說明文字。</w:t>
      </w:r>
    </w:p>
    <w:p w14:paraId="5B690F12" w14:textId="77777777" w:rsidR="0026343A" w:rsidRPr="002F2105" w:rsidRDefault="0026343A" w:rsidP="0026343A">
      <w:pPr>
        <w:snapToGrid w:val="0"/>
        <w:ind w:left="2410"/>
        <w:jc w:val="both"/>
        <w:rPr>
          <w:rFonts w:eastAsia="DFKai-SB"/>
          <w:color w:val="000000" w:themeColor="text1"/>
          <w:highlight w:val="green"/>
        </w:rPr>
      </w:pPr>
    </w:p>
    <w:p w14:paraId="65F5D5D9" w14:textId="77777777" w:rsidR="00FD2702" w:rsidRPr="002F2105" w:rsidRDefault="000F7736" w:rsidP="009D7779">
      <w:pPr>
        <w:numPr>
          <w:ilvl w:val="0"/>
          <w:numId w:val="41"/>
        </w:numPr>
        <w:snapToGrid w:val="0"/>
        <w:ind w:left="2410" w:hanging="408"/>
        <w:jc w:val="both"/>
        <w:rPr>
          <w:rFonts w:eastAsia="DFKai-SB"/>
          <w:color w:val="000000" w:themeColor="text1"/>
        </w:rPr>
      </w:pPr>
      <w:r w:rsidRPr="002F2105">
        <w:rPr>
          <w:rFonts w:eastAsia="DFKai-SB" w:hint="eastAsia"/>
          <w:color w:val="000000" w:themeColor="text1"/>
          <w:highlight w:val="green"/>
        </w:rPr>
        <w:t>請</w:t>
      </w:r>
      <w:r w:rsidR="00453DDE" w:rsidRPr="002F2105">
        <w:rPr>
          <w:rFonts w:eastAsia="DFKai-SB" w:hint="eastAsia"/>
          <w:color w:val="000000" w:themeColor="text1"/>
          <w:highlight w:val="green"/>
        </w:rPr>
        <w:t>將</w:t>
      </w:r>
      <w:r w:rsidR="00F76542" w:rsidRPr="002F2105">
        <w:rPr>
          <w:rFonts w:eastAsia="DFKai-SB" w:hint="eastAsia"/>
          <w:color w:val="000000" w:themeColor="text1"/>
          <w:highlight w:val="green"/>
        </w:rPr>
        <w:t>本計畫產出並</w:t>
      </w:r>
      <w:r w:rsidR="00E375AB" w:rsidRPr="002F2105">
        <w:rPr>
          <w:rFonts w:eastAsia="DFKai-SB" w:hint="eastAsia"/>
          <w:color w:val="000000" w:themeColor="text1"/>
          <w:highlight w:val="green"/>
        </w:rPr>
        <w:t>提交</w:t>
      </w:r>
      <w:r w:rsidR="00453DDE" w:rsidRPr="002F2105">
        <w:rPr>
          <w:rFonts w:eastAsia="DFKai-SB" w:hint="eastAsia"/>
          <w:color w:val="000000" w:themeColor="text1"/>
          <w:highlight w:val="green"/>
        </w:rPr>
        <w:t>於</w:t>
      </w:r>
      <w:r w:rsidRPr="002F2105">
        <w:rPr>
          <w:rFonts w:eastAsia="DFKai-SB"/>
          <w:color w:val="000000" w:themeColor="text1"/>
          <w:highlight w:val="green"/>
        </w:rPr>
        <w:t>GitHub</w:t>
      </w:r>
      <w:r w:rsidR="00E375AB" w:rsidRPr="002F2105">
        <w:rPr>
          <w:rFonts w:eastAsia="DFKai-SB" w:hint="eastAsia"/>
          <w:color w:val="000000" w:themeColor="text1"/>
          <w:highlight w:val="green"/>
        </w:rPr>
        <w:t>之</w:t>
      </w:r>
      <w:r w:rsidR="00E375AB" w:rsidRPr="002F2105">
        <w:rPr>
          <w:rFonts w:eastAsia="DFKai-SB"/>
          <w:color w:val="000000" w:themeColor="text1"/>
          <w:highlight w:val="green"/>
        </w:rPr>
        <w:t>AI</w:t>
      </w:r>
      <w:r w:rsidR="00E375AB" w:rsidRPr="002F2105">
        <w:rPr>
          <w:rFonts w:eastAsia="DFKai-SB" w:hint="eastAsia"/>
          <w:color w:val="000000" w:themeColor="text1"/>
          <w:highlight w:val="green"/>
        </w:rPr>
        <w:t>模型</w:t>
      </w:r>
      <w:r w:rsidRPr="002F2105">
        <w:rPr>
          <w:rFonts w:eastAsia="DFKai-SB" w:hint="eastAsia"/>
          <w:color w:val="000000" w:themeColor="text1"/>
          <w:highlight w:val="green"/>
        </w:rPr>
        <w:t>數</w:t>
      </w:r>
      <w:r w:rsidR="00453DDE" w:rsidRPr="002F2105">
        <w:rPr>
          <w:rFonts w:eastAsia="DFKai-SB" w:hint="eastAsia"/>
          <w:color w:val="000000" w:themeColor="text1"/>
          <w:highlight w:val="green"/>
        </w:rPr>
        <w:t>目</w:t>
      </w:r>
      <w:r w:rsidR="003B03CD" w:rsidRPr="002F2105">
        <w:rPr>
          <w:rFonts w:eastAsia="DFKai-SB" w:hint="eastAsia"/>
          <w:color w:val="000000" w:themeColor="text1"/>
          <w:highlight w:val="green"/>
        </w:rPr>
        <w:t>填寫</w:t>
      </w:r>
      <w:r w:rsidR="00AE6FA1" w:rsidRPr="002F2105">
        <w:rPr>
          <w:rFonts w:eastAsia="DFKai-SB" w:hint="eastAsia"/>
          <w:color w:val="000000" w:themeColor="text1"/>
          <w:highlight w:val="green"/>
        </w:rPr>
        <w:t>於</w:t>
      </w:r>
      <w:r w:rsidR="003B03CD" w:rsidRPr="002F2105">
        <w:rPr>
          <w:rFonts w:eastAsia="DFKai-SB" w:hint="eastAsia"/>
          <w:color w:val="000000" w:themeColor="text1"/>
          <w:highlight w:val="green"/>
        </w:rPr>
        <w:t>表</w:t>
      </w:r>
      <w:r w:rsidR="003B03CD" w:rsidRPr="002F2105">
        <w:rPr>
          <w:rFonts w:eastAsia="DFKai-SB"/>
          <w:color w:val="000000" w:themeColor="text1"/>
          <w:highlight w:val="green"/>
        </w:rPr>
        <w:t>5-2</w:t>
      </w:r>
      <w:r w:rsidR="00453DDE" w:rsidRPr="002F2105">
        <w:rPr>
          <w:rFonts w:eastAsia="DFKai-SB" w:hint="eastAsia"/>
          <w:color w:val="000000" w:themeColor="text1"/>
          <w:highlight w:val="green"/>
        </w:rPr>
        <w:t>，</w:t>
      </w:r>
      <w:r w:rsidR="003B03CD" w:rsidRPr="002F2105">
        <w:rPr>
          <w:rFonts w:eastAsia="DFKai-SB" w:hint="eastAsia"/>
          <w:color w:val="000000" w:themeColor="text1"/>
          <w:highlight w:val="green"/>
        </w:rPr>
        <w:t>並將儲存庫名稱及網址、提交日期、提交者帳號、對應於本計畫之</w:t>
      </w:r>
      <w:r w:rsidR="003B03CD" w:rsidRPr="002F2105">
        <w:rPr>
          <w:rFonts w:eastAsia="DFKai-SB"/>
          <w:color w:val="000000" w:themeColor="text1"/>
          <w:highlight w:val="green"/>
        </w:rPr>
        <w:t>AI</w:t>
      </w:r>
      <w:r w:rsidR="003B03CD" w:rsidRPr="002F2105">
        <w:rPr>
          <w:rFonts w:eastAsia="DFKai-SB" w:hint="eastAsia"/>
          <w:color w:val="000000" w:themeColor="text1"/>
          <w:highlight w:val="green"/>
        </w:rPr>
        <w:t>模型名稱或資料集名稱、所屬子計畫主持人姓名等，填列於</w:t>
      </w:r>
      <w:r w:rsidR="003B03CD" w:rsidRPr="002F2105">
        <w:rPr>
          <w:rFonts w:eastAsia="DFKai-SB"/>
          <w:color w:val="000000" w:themeColor="text1"/>
          <w:highlight w:val="green"/>
        </w:rPr>
        <w:t>Excel</w:t>
      </w:r>
      <w:r w:rsidR="003B03CD" w:rsidRPr="002F2105">
        <w:rPr>
          <w:rFonts w:eastAsia="DFKai-SB" w:hint="eastAsia"/>
          <w:color w:val="000000" w:themeColor="text1"/>
          <w:highlight w:val="green"/>
        </w:rPr>
        <w:t>表</w:t>
      </w:r>
      <w:r w:rsidR="003B03CD" w:rsidRPr="002F2105">
        <w:rPr>
          <w:rFonts w:eastAsia="DFKai-SB"/>
          <w:color w:val="000000" w:themeColor="text1"/>
          <w:highlight w:val="green"/>
        </w:rPr>
        <w:t>3</w:t>
      </w:r>
      <w:r w:rsidRPr="002F2105">
        <w:rPr>
          <w:rFonts w:eastAsia="DFKai-SB" w:hint="eastAsia"/>
          <w:color w:val="000000" w:themeColor="text1"/>
          <w:highlight w:val="green"/>
        </w:rPr>
        <w:t>。</w:t>
      </w:r>
      <w:r w:rsidR="00E375AB" w:rsidRPr="002F2105">
        <w:rPr>
          <w:rFonts w:eastAsia="DFKai-SB"/>
          <w:color w:val="000000" w:themeColor="text1"/>
          <w:highlight w:val="green"/>
        </w:rPr>
        <w:t>AI</w:t>
      </w:r>
      <w:r w:rsidR="00E375AB" w:rsidRPr="002F2105">
        <w:rPr>
          <w:rFonts w:eastAsia="DFKai-SB" w:hint="eastAsia"/>
          <w:color w:val="000000" w:themeColor="text1"/>
          <w:highlight w:val="green"/>
        </w:rPr>
        <w:t>模型係指與「</w:t>
      </w:r>
      <w:r w:rsidR="00E375AB" w:rsidRPr="002F2105">
        <w:rPr>
          <w:rFonts w:eastAsia="DFKai-SB"/>
          <w:color w:val="000000" w:themeColor="text1"/>
          <w:highlight w:val="green"/>
        </w:rPr>
        <w:t>AI</w:t>
      </w:r>
      <w:r w:rsidR="00E375AB" w:rsidRPr="002F2105">
        <w:rPr>
          <w:rFonts w:eastAsia="DFKai-SB" w:hint="eastAsia"/>
          <w:color w:val="000000" w:themeColor="text1"/>
          <w:highlight w:val="green"/>
        </w:rPr>
        <w:t>」、「機器學習」及「資料科學」相關者。</w:t>
      </w:r>
      <w:r w:rsidR="000E3393" w:rsidRPr="002F2105">
        <w:rPr>
          <w:rFonts w:eastAsia="DFKai-SB"/>
          <w:color w:val="000000" w:themeColor="text1"/>
          <w:highlight w:val="yellow"/>
        </w:rPr>
        <w:t>(</w:t>
      </w:r>
      <w:r w:rsidR="000E3393" w:rsidRPr="002F2105">
        <w:rPr>
          <w:rFonts w:eastAsia="DFKai-SB" w:hint="eastAsia"/>
          <w:b/>
          <w:color w:val="000000" w:themeColor="text1"/>
          <w:highlight w:val="yellow"/>
        </w:rPr>
        <w:t>請子計畫</w:t>
      </w:r>
      <w:r w:rsidR="000E3393" w:rsidRPr="002F2105">
        <w:rPr>
          <w:rFonts w:eastAsia="DFKai-SB"/>
          <w:b/>
          <w:color w:val="000000" w:themeColor="text1"/>
          <w:highlight w:val="yellow"/>
        </w:rPr>
        <w:t>1-8</w:t>
      </w:r>
      <w:r w:rsidR="000E3393" w:rsidRPr="002F2105">
        <w:rPr>
          <w:rFonts w:eastAsia="DFKai-SB" w:hint="eastAsia"/>
          <w:b/>
          <w:color w:val="000000" w:themeColor="text1"/>
          <w:highlight w:val="yellow"/>
        </w:rPr>
        <w:t>團隊協助提供</w:t>
      </w:r>
      <w:r w:rsidR="000E3393" w:rsidRPr="002F2105">
        <w:rPr>
          <w:rFonts w:eastAsia="DFKai-SB"/>
          <w:b/>
          <w:color w:val="000000" w:themeColor="text1"/>
          <w:highlight w:val="yellow"/>
        </w:rPr>
        <w:t>)</w:t>
      </w:r>
    </w:p>
    <w:p w14:paraId="0F2BBD67" w14:textId="77777777" w:rsidR="0026343A" w:rsidRPr="002F2105" w:rsidRDefault="0026343A" w:rsidP="0026343A">
      <w:pPr>
        <w:snapToGrid w:val="0"/>
        <w:ind w:left="2410"/>
        <w:jc w:val="both"/>
        <w:rPr>
          <w:rFonts w:eastAsia="DFKai-SB"/>
          <w:b/>
          <w:color w:val="000000" w:themeColor="text1"/>
        </w:rPr>
      </w:pPr>
    </w:p>
    <w:p w14:paraId="596D9530" w14:textId="66696002" w:rsidR="0026343A" w:rsidRPr="002F2105" w:rsidRDefault="00E31264" w:rsidP="0026343A">
      <w:pPr>
        <w:snapToGrid w:val="0"/>
        <w:ind w:left="2410"/>
        <w:jc w:val="both"/>
        <w:rPr>
          <w:rFonts w:eastAsia="DFKai-SB"/>
          <w:bCs/>
          <w:color w:val="000000" w:themeColor="text1"/>
        </w:rPr>
      </w:pPr>
      <w:r w:rsidRPr="002F2105">
        <w:rPr>
          <w:rFonts w:eastAsia="DFKai-SB" w:hint="eastAsia"/>
          <w:bCs/>
          <w:color w:val="000000" w:themeColor="text1"/>
        </w:rPr>
        <w:t>截至目前，子計畫六提交一項模型</w:t>
      </w:r>
      <w:r w:rsidRPr="002F2105">
        <w:rPr>
          <w:rFonts w:eastAsia="DFKai-SB" w:hint="eastAsia"/>
          <w:bCs/>
          <w:color w:val="000000" w:themeColor="text1"/>
        </w:rPr>
        <w:t>CEST</w:t>
      </w:r>
      <w:r w:rsidR="00730D77" w:rsidRPr="002F2105">
        <w:rPr>
          <w:rFonts w:eastAsia="DFKai-SB"/>
          <w:bCs/>
          <w:color w:val="000000" w:themeColor="text1"/>
        </w:rPr>
        <w:t>(</w:t>
      </w:r>
      <w:r w:rsidR="00730D77" w:rsidRPr="002F2105">
        <w:rPr>
          <w:rFonts w:eastAsia="DFKai-SB" w:hint="eastAsia"/>
          <w:bCs/>
          <w:color w:val="000000" w:themeColor="text1"/>
        </w:rPr>
        <w:t>與第一年一致</w:t>
      </w:r>
      <w:r w:rsidR="00730D77" w:rsidRPr="002F2105">
        <w:rPr>
          <w:rFonts w:eastAsia="DFKai-SB"/>
          <w:bCs/>
          <w:color w:val="000000" w:themeColor="text1"/>
        </w:rPr>
        <w:t>)</w:t>
      </w:r>
      <w:r w:rsidRPr="002F2105">
        <w:rPr>
          <w:rFonts w:eastAsia="DFKai-SB" w:hint="eastAsia"/>
          <w:bCs/>
          <w:color w:val="000000" w:themeColor="text1"/>
        </w:rPr>
        <w:t>。</w:t>
      </w:r>
    </w:p>
    <w:p w14:paraId="65FD31BE" w14:textId="75F6518A" w:rsidR="00730D77" w:rsidRPr="002F2105" w:rsidRDefault="003600E2" w:rsidP="00325620">
      <w:pPr>
        <w:snapToGrid w:val="0"/>
        <w:ind w:left="567"/>
        <w:jc w:val="both"/>
        <w:rPr>
          <w:rFonts w:eastAsia="DFKai-SB"/>
          <w:bCs/>
          <w:color w:val="000000" w:themeColor="text1"/>
        </w:rPr>
      </w:pPr>
      <w:r w:rsidRPr="002F2105">
        <w:rPr>
          <w:rFonts w:eastAsia="DFKai-SB"/>
          <w:noProof/>
          <w:color w:val="000000" w:themeColor="text1"/>
        </w:rPr>
        <w:drawing>
          <wp:inline distT="0" distB="0" distL="0" distR="0" wp14:anchorId="723F0326" wp14:editId="5CAAD2EB">
            <wp:extent cx="6696075" cy="11525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96075" cy="1152525"/>
                    </a:xfrm>
                    <a:prstGeom prst="rect">
                      <a:avLst/>
                    </a:prstGeom>
                    <a:noFill/>
                    <a:ln>
                      <a:noFill/>
                    </a:ln>
                  </pic:spPr>
                </pic:pic>
              </a:graphicData>
            </a:graphic>
          </wp:inline>
        </w:drawing>
      </w:r>
    </w:p>
    <w:p w14:paraId="5655DAA1" w14:textId="77777777" w:rsidR="00E31264" w:rsidRPr="002F2105" w:rsidRDefault="00E31264" w:rsidP="0026343A">
      <w:pPr>
        <w:snapToGrid w:val="0"/>
        <w:ind w:left="2410"/>
        <w:jc w:val="both"/>
        <w:rPr>
          <w:rFonts w:eastAsia="DFKai-SB"/>
          <w:b/>
          <w:color w:val="000000" w:themeColor="text1"/>
        </w:rPr>
      </w:pPr>
    </w:p>
    <w:p w14:paraId="36B2D2F2" w14:textId="77777777" w:rsidR="0026343A" w:rsidRPr="002F2105" w:rsidRDefault="0026343A" w:rsidP="0026343A">
      <w:pPr>
        <w:snapToGrid w:val="0"/>
        <w:ind w:left="2410"/>
        <w:jc w:val="both"/>
        <w:rPr>
          <w:rFonts w:eastAsia="DFKai-SB"/>
          <w:color w:val="000000" w:themeColor="text1"/>
        </w:rPr>
      </w:pPr>
    </w:p>
    <w:p w14:paraId="2319E609" w14:textId="77777777" w:rsidR="000F7736" w:rsidRPr="002F2105" w:rsidRDefault="00FD2702" w:rsidP="009D7779">
      <w:pPr>
        <w:numPr>
          <w:ilvl w:val="0"/>
          <w:numId w:val="41"/>
        </w:numPr>
        <w:snapToGrid w:val="0"/>
        <w:ind w:left="2410" w:hanging="408"/>
        <w:jc w:val="both"/>
        <w:rPr>
          <w:rFonts w:eastAsia="DFKai-SB"/>
          <w:color w:val="000000" w:themeColor="text1"/>
        </w:rPr>
      </w:pPr>
      <w:r w:rsidRPr="002F2105">
        <w:rPr>
          <w:rFonts w:eastAsia="DFKai-SB" w:hint="eastAsia"/>
          <w:color w:val="000000" w:themeColor="text1"/>
        </w:rPr>
        <w:t>請評估將計畫累積之程式與教材等成果置於公開平台，以提升綜效與國際貢獻。</w:t>
      </w:r>
    </w:p>
    <w:p w14:paraId="339AB8F1" w14:textId="77777777" w:rsidR="00812312" w:rsidRPr="002F2105" w:rsidRDefault="00812312" w:rsidP="007C0BBF">
      <w:pPr>
        <w:snapToGrid w:val="0"/>
        <w:spacing w:line="400" w:lineRule="exact"/>
        <w:ind w:leftChars="177" w:left="425" w:firstLineChars="177" w:firstLine="433"/>
        <w:jc w:val="center"/>
        <w:rPr>
          <w:rFonts w:eastAsia="DFKai-SB"/>
          <w:b/>
          <w:color w:val="000000" w:themeColor="text1"/>
        </w:rPr>
      </w:pPr>
      <w:r w:rsidRPr="002F2105">
        <w:rPr>
          <w:rFonts w:eastAsia="DFKai-SB" w:hint="eastAsia"/>
          <w:b/>
          <w:color w:val="000000" w:themeColor="text1"/>
        </w:rPr>
        <w:t>表</w:t>
      </w:r>
      <w:r w:rsidRPr="002F2105">
        <w:rPr>
          <w:rFonts w:eastAsia="DFKai-SB"/>
          <w:b/>
          <w:color w:val="000000" w:themeColor="text1"/>
        </w:rPr>
        <w:t xml:space="preserve">5-2. </w:t>
      </w:r>
      <w:r w:rsidRPr="002F2105">
        <w:rPr>
          <w:rFonts w:eastAsia="DFKai-SB"/>
          <w:b/>
          <w:bCs/>
          <w:color w:val="000000" w:themeColor="text1"/>
        </w:rPr>
        <w:t xml:space="preserve">GitHub </w:t>
      </w:r>
      <w:r w:rsidRPr="002F2105">
        <w:rPr>
          <w:rFonts w:eastAsia="DFKai-SB" w:hint="eastAsia"/>
          <w:b/>
          <w:bCs/>
          <w:color w:val="000000" w:themeColor="text1"/>
        </w:rPr>
        <w:t>提交之</w:t>
      </w:r>
      <w:r w:rsidRPr="002F2105">
        <w:rPr>
          <w:rFonts w:eastAsia="DFKai-SB"/>
          <w:b/>
          <w:bCs/>
          <w:color w:val="000000" w:themeColor="text1"/>
        </w:rPr>
        <w:t>AI</w:t>
      </w:r>
      <w:r w:rsidRPr="002F2105">
        <w:rPr>
          <w:rFonts w:eastAsia="DFKai-SB" w:hint="eastAsia"/>
          <w:b/>
          <w:bCs/>
          <w:color w:val="000000" w:themeColor="text1"/>
        </w:rPr>
        <w:t>模型數</w:t>
      </w:r>
    </w:p>
    <w:p w14:paraId="51B5CEF1" w14:textId="77777777" w:rsidR="00812312" w:rsidRPr="002F2105" w:rsidRDefault="00812312" w:rsidP="00812312">
      <w:pPr>
        <w:snapToGrid w:val="0"/>
        <w:spacing w:line="400" w:lineRule="exact"/>
        <w:ind w:rightChars="495" w:right="1188"/>
        <w:jc w:val="right"/>
        <w:rPr>
          <w:rFonts w:eastAsia="DFKai-SB"/>
          <w:color w:val="000000" w:themeColor="text1"/>
        </w:rPr>
      </w:pPr>
      <w:r w:rsidRPr="002F2105">
        <w:rPr>
          <w:rFonts w:eastAsia="DFKai-SB"/>
          <w:color w:val="000000" w:themeColor="text1"/>
        </w:rPr>
        <w:t xml:space="preserve">     </w:t>
      </w:r>
      <w:r w:rsidRPr="002F2105">
        <w:rPr>
          <w:rFonts w:eastAsia="DFKai-SB" w:hint="eastAsia"/>
          <w:color w:val="000000" w:themeColor="text1"/>
        </w:rPr>
        <w:t>統計截止日期：</w:t>
      </w:r>
      <w:r w:rsidRPr="002F2105">
        <w:rPr>
          <w:rFonts w:eastAsia="DFKai-SB"/>
          <w:color w:val="000000" w:themeColor="text1"/>
          <w:u w:val="single"/>
        </w:rPr>
        <w:t xml:space="preserve">   </w:t>
      </w:r>
      <w:r w:rsidRPr="002F2105">
        <w:rPr>
          <w:rFonts w:eastAsia="DFKai-SB" w:hint="eastAsia"/>
          <w:color w:val="000000" w:themeColor="text1"/>
        </w:rPr>
        <w:t>年</w:t>
      </w:r>
      <w:r w:rsidRPr="002F2105">
        <w:rPr>
          <w:rFonts w:eastAsia="DFKai-SB"/>
          <w:color w:val="000000" w:themeColor="text1"/>
          <w:u w:val="single"/>
        </w:rPr>
        <w:t xml:space="preserve">  </w:t>
      </w:r>
      <w:r w:rsidRPr="002F2105">
        <w:rPr>
          <w:rFonts w:eastAsia="DFKai-SB" w:hint="eastAsia"/>
          <w:color w:val="000000" w:themeColor="text1"/>
        </w:rPr>
        <w:t>月</w:t>
      </w:r>
      <w:r w:rsidRPr="002F2105">
        <w:rPr>
          <w:rFonts w:eastAsia="DFKai-SB"/>
          <w:color w:val="000000" w:themeColor="text1"/>
          <w:u w:val="single"/>
        </w:rPr>
        <w:t xml:space="preserve">  </w:t>
      </w:r>
      <w:r w:rsidRPr="002F2105">
        <w:rPr>
          <w:rFonts w:eastAsia="DFKai-SB" w:hint="eastAsia"/>
          <w:color w:val="000000" w:themeColor="text1"/>
        </w:rPr>
        <w:t>日</w:t>
      </w:r>
    </w:p>
    <w:tbl>
      <w:tblPr>
        <w:tblW w:w="10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1"/>
        <w:gridCol w:w="2743"/>
        <w:gridCol w:w="2470"/>
        <w:gridCol w:w="3046"/>
      </w:tblGrid>
      <w:tr w:rsidR="002F2105" w:rsidRPr="002F2105" w14:paraId="04628757" w14:textId="77777777" w:rsidTr="00137F5D">
        <w:trPr>
          <w:jc w:val="center"/>
        </w:trPr>
        <w:tc>
          <w:tcPr>
            <w:tcW w:w="4824" w:type="dxa"/>
            <w:gridSpan w:val="2"/>
            <w:vAlign w:val="center"/>
            <w:hideMark/>
          </w:tcPr>
          <w:p w14:paraId="46D0C1C7" w14:textId="77777777" w:rsidR="00812312" w:rsidRPr="002F2105" w:rsidRDefault="00B26594" w:rsidP="004C4AC4">
            <w:pPr>
              <w:overflowPunct w:val="0"/>
              <w:snapToGrid w:val="0"/>
              <w:jc w:val="center"/>
              <w:rPr>
                <w:rFonts w:eastAsia="DFKai-SB"/>
                <w:b/>
                <w:color w:val="000000" w:themeColor="text1"/>
              </w:rPr>
            </w:pPr>
            <w:r w:rsidRPr="002F2105">
              <w:rPr>
                <w:rFonts w:eastAsia="DFKai-SB" w:hint="eastAsia"/>
                <w:b/>
                <w:color w:val="000000" w:themeColor="text1"/>
              </w:rPr>
              <w:t>原</w:t>
            </w:r>
            <w:r w:rsidR="00812312" w:rsidRPr="002F2105">
              <w:rPr>
                <w:rFonts w:eastAsia="DFKai-SB" w:hint="eastAsia"/>
                <w:b/>
                <w:color w:val="000000" w:themeColor="text1"/>
              </w:rPr>
              <w:t>計畫</w:t>
            </w:r>
          </w:p>
        </w:tc>
        <w:tc>
          <w:tcPr>
            <w:tcW w:w="5516" w:type="dxa"/>
            <w:gridSpan w:val="2"/>
            <w:hideMark/>
          </w:tcPr>
          <w:p w14:paraId="51A6BB0B" w14:textId="77777777" w:rsidR="00812312" w:rsidRPr="002F2105" w:rsidRDefault="00282516" w:rsidP="004C4AC4">
            <w:pPr>
              <w:pStyle w:val="ListParagraph"/>
              <w:spacing w:line="400" w:lineRule="exact"/>
              <w:ind w:leftChars="0" w:left="0"/>
              <w:jc w:val="center"/>
              <w:rPr>
                <w:rFonts w:eastAsia="DFKai-SB"/>
                <w:color w:val="000000" w:themeColor="text1"/>
              </w:rPr>
            </w:pPr>
            <w:r w:rsidRPr="002F2105">
              <w:rPr>
                <w:rFonts w:eastAsia="DFKai-SB" w:hint="eastAsia"/>
                <w:b/>
                <w:color w:val="000000" w:themeColor="text1"/>
              </w:rPr>
              <w:t>後續年度</w:t>
            </w:r>
            <w:r w:rsidR="00812312" w:rsidRPr="002F2105">
              <w:rPr>
                <w:rFonts w:eastAsia="DFKai-SB" w:hint="eastAsia"/>
                <w:b/>
                <w:color w:val="000000" w:themeColor="text1"/>
              </w:rPr>
              <w:t>計畫</w:t>
            </w:r>
          </w:p>
        </w:tc>
      </w:tr>
      <w:tr w:rsidR="002F2105" w:rsidRPr="002F2105" w14:paraId="5BF52FAD" w14:textId="77777777" w:rsidTr="00137F5D">
        <w:trPr>
          <w:jc w:val="center"/>
        </w:trPr>
        <w:tc>
          <w:tcPr>
            <w:tcW w:w="2081" w:type="dxa"/>
            <w:vAlign w:val="center"/>
            <w:hideMark/>
          </w:tcPr>
          <w:p w14:paraId="52EECF20" w14:textId="77777777" w:rsidR="00812312" w:rsidRPr="002F2105" w:rsidRDefault="00812312" w:rsidP="004C4AC4">
            <w:pPr>
              <w:overflowPunct w:val="0"/>
              <w:snapToGrid w:val="0"/>
              <w:jc w:val="center"/>
              <w:rPr>
                <w:rFonts w:eastAsia="DFKai-SB"/>
                <w:b/>
                <w:color w:val="000000" w:themeColor="text1"/>
              </w:rPr>
            </w:pPr>
            <w:r w:rsidRPr="002F2105">
              <w:rPr>
                <w:rFonts w:eastAsia="DFKai-SB" w:hint="eastAsia"/>
                <w:b/>
                <w:color w:val="000000" w:themeColor="text1"/>
              </w:rPr>
              <w:t>第</w:t>
            </w:r>
            <w:r w:rsidRPr="002F2105">
              <w:rPr>
                <w:rFonts w:eastAsia="DFKai-SB"/>
                <w:b/>
                <w:color w:val="000000" w:themeColor="text1"/>
              </w:rPr>
              <w:t>1</w:t>
            </w:r>
            <w:r w:rsidRPr="002F2105">
              <w:rPr>
                <w:rFonts w:eastAsia="DFKai-SB" w:hint="eastAsia"/>
                <w:b/>
                <w:color w:val="000000" w:themeColor="text1"/>
              </w:rPr>
              <w:t>年計畫</w:t>
            </w:r>
            <w:r w:rsidRPr="002F2105">
              <w:rPr>
                <w:rFonts w:eastAsia="DFKai-SB"/>
                <w:b/>
                <w:color w:val="000000" w:themeColor="text1"/>
              </w:rPr>
              <w:br/>
            </w:r>
            <w:r w:rsidRPr="002F2105">
              <w:rPr>
                <w:rFonts w:eastAsia="DFKai-SB" w:hint="eastAsia"/>
                <w:b/>
                <w:color w:val="000000" w:themeColor="text1"/>
              </w:rPr>
              <w:t>已提交數</w:t>
            </w:r>
          </w:p>
        </w:tc>
        <w:tc>
          <w:tcPr>
            <w:tcW w:w="2743" w:type="dxa"/>
            <w:vAlign w:val="center"/>
            <w:hideMark/>
          </w:tcPr>
          <w:p w14:paraId="2E8CD325" w14:textId="77777777" w:rsidR="00812312" w:rsidRPr="002F2105" w:rsidRDefault="00812312" w:rsidP="004C4AC4">
            <w:pPr>
              <w:overflowPunct w:val="0"/>
              <w:snapToGrid w:val="0"/>
              <w:jc w:val="center"/>
              <w:rPr>
                <w:rFonts w:eastAsia="DFKai-SB"/>
                <w:b/>
                <w:color w:val="000000" w:themeColor="text1"/>
              </w:rPr>
            </w:pPr>
            <w:r w:rsidRPr="002F2105">
              <w:rPr>
                <w:rFonts w:eastAsia="DFKai-SB" w:hint="eastAsia"/>
                <w:b/>
                <w:color w:val="000000" w:themeColor="text1"/>
              </w:rPr>
              <w:t>第</w:t>
            </w:r>
            <w:r w:rsidRPr="002F2105">
              <w:rPr>
                <w:rFonts w:eastAsia="DFKai-SB"/>
                <w:b/>
                <w:color w:val="000000" w:themeColor="text1"/>
              </w:rPr>
              <w:t>2</w:t>
            </w:r>
            <w:r w:rsidRPr="002F2105">
              <w:rPr>
                <w:rFonts w:eastAsia="DFKai-SB" w:hint="eastAsia"/>
                <w:b/>
                <w:color w:val="000000" w:themeColor="text1"/>
              </w:rPr>
              <w:t>年計畫</w:t>
            </w:r>
            <w:r w:rsidRPr="002F2105">
              <w:rPr>
                <w:rFonts w:eastAsia="DFKai-SB"/>
                <w:b/>
                <w:color w:val="000000" w:themeColor="text1"/>
              </w:rPr>
              <w:br/>
            </w:r>
            <w:r w:rsidRPr="002F2105">
              <w:rPr>
                <w:rFonts w:eastAsia="DFKai-SB" w:hint="eastAsia"/>
                <w:b/>
                <w:color w:val="000000" w:themeColor="text1"/>
              </w:rPr>
              <w:t>已提交數</w:t>
            </w:r>
            <w:r w:rsidRPr="002F2105">
              <w:rPr>
                <w:rFonts w:eastAsia="DFKai-SB"/>
                <w:b/>
                <w:color w:val="000000" w:themeColor="text1"/>
              </w:rPr>
              <w:t>/</w:t>
            </w:r>
            <w:r w:rsidRPr="002F2105">
              <w:rPr>
                <w:rFonts w:eastAsia="DFKai-SB" w:hint="eastAsia"/>
                <w:b/>
                <w:color w:val="000000" w:themeColor="text1"/>
              </w:rPr>
              <w:t>原</w:t>
            </w:r>
            <w:r w:rsidR="002C56EB" w:rsidRPr="002F2105">
              <w:rPr>
                <w:rFonts w:eastAsia="DFKai-SB" w:hint="eastAsia"/>
                <w:b/>
                <w:color w:val="000000" w:themeColor="text1"/>
              </w:rPr>
              <w:t>規劃提交數</w:t>
            </w:r>
          </w:p>
        </w:tc>
        <w:tc>
          <w:tcPr>
            <w:tcW w:w="2470" w:type="dxa"/>
            <w:vAlign w:val="center"/>
            <w:hideMark/>
          </w:tcPr>
          <w:p w14:paraId="6B8D0815" w14:textId="77777777" w:rsidR="00812312" w:rsidRPr="002F2105" w:rsidRDefault="00812312" w:rsidP="004C4AC4">
            <w:pPr>
              <w:overflowPunct w:val="0"/>
              <w:snapToGrid w:val="0"/>
              <w:jc w:val="center"/>
              <w:rPr>
                <w:rFonts w:eastAsia="DFKai-SB"/>
                <w:b/>
                <w:color w:val="000000" w:themeColor="text1"/>
              </w:rPr>
            </w:pPr>
            <w:r w:rsidRPr="002F2105">
              <w:rPr>
                <w:rFonts w:eastAsia="DFKai-SB" w:hint="eastAsia"/>
                <w:b/>
                <w:color w:val="000000" w:themeColor="text1"/>
              </w:rPr>
              <w:t>第</w:t>
            </w:r>
            <w:r w:rsidRPr="002F2105">
              <w:rPr>
                <w:rFonts w:eastAsia="DFKai-SB"/>
                <w:b/>
                <w:color w:val="000000" w:themeColor="text1"/>
              </w:rPr>
              <w:t>3</w:t>
            </w:r>
            <w:r w:rsidRPr="002F2105">
              <w:rPr>
                <w:rFonts w:eastAsia="DFKai-SB" w:hint="eastAsia"/>
                <w:b/>
                <w:color w:val="000000" w:themeColor="text1"/>
              </w:rPr>
              <w:t>年計畫</w:t>
            </w:r>
            <w:r w:rsidRPr="002F2105">
              <w:rPr>
                <w:rFonts w:eastAsia="DFKai-SB"/>
                <w:b/>
                <w:color w:val="000000" w:themeColor="text1"/>
              </w:rPr>
              <w:br/>
            </w:r>
            <w:r w:rsidRPr="002F2105">
              <w:rPr>
                <w:rFonts w:eastAsia="DFKai-SB" w:hint="eastAsia"/>
                <w:b/>
                <w:color w:val="000000" w:themeColor="text1"/>
              </w:rPr>
              <w:t>預計提交數</w:t>
            </w:r>
          </w:p>
        </w:tc>
        <w:tc>
          <w:tcPr>
            <w:tcW w:w="3046" w:type="dxa"/>
            <w:vAlign w:val="center"/>
            <w:hideMark/>
          </w:tcPr>
          <w:p w14:paraId="1C7BFF13" w14:textId="77777777" w:rsidR="00812312" w:rsidRPr="002F2105" w:rsidRDefault="00812312" w:rsidP="004C4AC4">
            <w:pPr>
              <w:overflowPunct w:val="0"/>
              <w:snapToGrid w:val="0"/>
              <w:jc w:val="center"/>
              <w:rPr>
                <w:rFonts w:eastAsia="DFKai-SB"/>
                <w:b/>
                <w:color w:val="000000" w:themeColor="text1"/>
              </w:rPr>
            </w:pPr>
            <w:r w:rsidRPr="002F2105">
              <w:rPr>
                <w:rFonts w:eastAsia="DFKai-SB" w:hint="eastAsia"/>
                <w:b/>
                <w:color w:val="000000" w:themeColor="text1"/>
              </w:rPr>
              <w:t>第</w:t>
            </w:r>
            <w:r w:rsidRPr="002F2105">
              <w:rPr>
                <w:rFonts w:eastAsia="DFKai-SB"/>
                <w:b/>
                <w:color w:val="000000" w:themeColor="text1"/>
              </w:rPr>
              <w:t>4</w:t>
            </w:r>
            <w:r w:rsidRPr="002F2105">
              <w:rPr>
                <w:rFonts w:eastAsia="DFKai-SB" w:hint="eastAsia"/>
                <w:b/>
                <w:color w:val="000000" w:themeColor="text1"/>
              </w:rPr>
              <w:t>年計畫</w:t>
            </w:r>
            <w:r w:rsidRPr="002F2105">
              <w:rPr>
                <w:rFonts w:eastAsia="DFKai-SB"/>
                <w:b/>
                <w:color w:val="000000" w:themeColor="text1"/>
              </w:rPr>
              <w:br/>
            </w:r>
            <w:r w:rsidRPr="002F2105">
              <w:rPr>
                <w:rFonts w:eastAsia="DFKai-SB" w:hint="eastAsia"/>
                <w:b/>
                <w:color w:val="000000" w:themeColor="text1"/>
              </w:rPr>
              <w:t>預計提交數</w:t>
            </w:r>
          </w:p>
        </w:tc>
      </w:tr>
      <w:tr w:rsidR="00812312" w:rsidRPr="002F2105" w14:paraId="04AB196F" w14:textId="77777777" w:rsidTr="00137F5D">
        <w:trPr>
          <w:trHeight w:val="380"/>
          <w:jc w:val="center"/>
        </w:trPr>
        <w:tc>
          <w:tcPr>
            <w:tcW w:w="2081" w:type="dxa"/>
          </w:tcPr>
          <w:p w14:paraId="6832ED64" w14:textId="7B474738" w:rsidR="00812312" w:rsidRPr="002F2105" w:rsidRDefault="00E31264" w:rsidP="004C4AC4">
            <w:pPr>
              <w:pStyle w:val="ListParagraph"/>
              <w:spacing w:line="400" w:lineRule="exact"/>
              <w:ind w:leftChars="0" w:left="0"/>
              <w:rPr>
                <w:rFonts w:eastAsia="DFKai-SB"/>
                <w:color w:val="000000" w:themeColor="text1"/>
                <w:highlight w:val="yellow"/>
              </w:rPr>
            </w:pPr>
            <w:r w:rsidRPr="002F2105">
              <w:rPr>
                <w:rFonts w:eastAsia="DFKai-SB"/>
                <w:color w:val="000000" w:themeColor="text1"/>
                <w:highlight w:val="yellow"/>
              </w:rPr>
              <w:lastRenderedPageBreak/>
              <w:t>1</w:t>
            </w:r>
          </w:p>
        </w:tc>
        <w:tc>
          <w:tcPr>
            <w:tcW w:w="2743" w:type="dxa"/>
          </w:tcPr>
          <w:p w14:paraId="04CA049A" w14:textId="1044508D" w:rsidR="00812312" w:rsidRPr="002F2105" w:rsidRDefault="00812312" w:rsidP="004C4AC4">
            <w:pPr>
              <w:pStyle w:val="ListParagraph"/>
              <w:spacing w:line="400" w:lineRule="exact"/>
              <w:ind w:leftChars="0" w:left="0"/>
              <w:rPr>
                <w:rFonts w:eastAsia="DFKai-SB"/>
                <w:color w:val="000000" w:themeColor="text1"/>
                <w:highlight w:val="yellow"/>
              </w:rPr>
            </w:pPr>
            <w:r w:rsidRPr="002F2105">
              <w:rPr>
                <w:rFonts w:eastAsia="DFKai-SB"/>
                <w:color w:val="000000" w:themeColor="text1"/>
              </w:rPr>
              <w:t xml:space="preserve">      </w:t>
            </w:r>
            <w:r w:rsidRPr="002F2105">
              <w:rPr>
                <w:rFonts w:eastAsia="DFKai-SB"/>
                <w:color w:val="000000" w:themeColor="text1"/>
                <w:highlight w:val="yellow"/>
              </w:rPr>
              <w:t xml:space="preserve"> </w:t>
            </w:r>
            <w:r w:rsidR="00E31264" w:rsidRPr="002F2105">
              <w:rPr>
                <w:rFonts w:eastAsia="DFKai-SB"/>
                <w:color w:val="000000" w:themeColor="text1"/>
                <w:highlight w:val="yellow"/>
              </w:rPr>
              <w:t>0</w:t>
            </w:r>
            <w:r w:rsidRPr="002F2105">
              <w:rPr>
                <w:rFonts w:eastAsia="DFKai-SB"/>
                <w:color w:val="000000" w:themeColor="text1"/>
                <w:highlight w:val="yellow"/>
              </w:rPr>
              <w:t xml:space="preserve"> </w:t>
            </w:r>
            <w:r w:rsidRPr="002F2105">
              <w:rPr>
                <w:rFonts w:eastAsia="DFKai-SB"/>
                <w:color w:val="000000" w:themeColor="text1"/>
              </w:rPr>
              <w:t xml:space="preserve">  </w:t>
            </w:r>
            <w:proofErr w:type="gramStart"/>
            <w:r w:rsidRPr="002F2105">
              <w:rPr>
                <w:rFonts w:eastAsia="DFKai-SB"/>
                <w:color w:val="000000" w:themeColor="text1"/>
              </w:rPr>
              <w:t>/</w:t>
            </w:r>
            <w:r w:rsidR="00E31264" w:rsidRPr="002F2105">
              <w:rPr>
                <w:rFonts w:eastAsia="DFKai-SB"/>
                <w:color w:val="000000" w:themeColor="text1"/>
              </w:rPr>
              <w:t xml:space="preserve">  </w:t>
            </w:r>
            <w:r w:rsidR="00E31264" w:rsidRPr="002F2105">
              <w:rPr>
                <w:rFonts w:eastAsia="DFKai-SB"/>
                <w:color w:val="000000" w:themeColor="text1"/>
                <w:highlight w:val="yellow"/>
              </w:rPr>
              <w:t>0</w:t>
            </w:r>
            <w:proofErr w:type="gramEnd"/>
          </w:p>
        </w:tc>
        <w:tc>
          <w:tcPr>
            <w:tcW w:w="2470" w:type="dxa"/>
          </w:tcPr>
          <w:p w14:paraId="551F314E" w14:textId="1563D731" w:rsidR="00812312" w:rsidRPr="002F2105" w:rsidRDefault="00E31264" w:rsidP="004C4AC4">
            <w:pPr>
              <w:pStyle w:val="ListParagraph"/>
              <w:spacing w:line="400" w:lineRule="exact"/>
              <w:ind w:leftChars="0" w:left="0"/>
              <w:rPr>
                <w:rFonts w:eastAsia="DFKai-SB"/>
                <w:color w:val="000000" w:themeColor="text1"/>
                <w:highlight w:val="yellow"/>
              </w:rPr>
            </w:pPr>
            <w:r w:rsidRPr="002F2105">
              <w:rPr>
                <w:rFonts w:eastAsia="DFKai-SB"/>
                <w:color w:val="000000" w:themeColor="text1"/>
                <w:highlight w:val="yellow"/>
              </w:rPr>
              <w:t>3</w:t>
            </w:r>
          </w:p>
        </w:tc>
        <w:tc>
          <w:tcPr>
            <w:tcW w:w="3046" w:type="dxa"/>
          </w:tcPr>
          <w:p w14:paraId="28B3615E" w14:textId="606BC4F5" w:rsidR="00812312" w:rsidRPr="002F2105" w:rsidRDefault="00E31264" w:rsidP="004C4AC4">
            <w:pPr>
              <w:pStyle w:val="ListParagraph"/>
              <w:spacing w:line="400" w:lineRule="exact"/>
              <w:ind w:leftChars="0" w:left="0"/>
              <w:rPr>
                <w:rFonts w:eastAsia="DFKai-SB"/>
                <w:color w:val="000000" w:themeColor="text1"/>
                <w:highlight w:val="yellow"/>
              </w:rPr>
            </w:pPr>
            <w:r w:rsidRPr="002F2105">
              <w:rPr>
                <w:rFonts w:eastAsia="DFKai-SB"/>
                <w:color w:val="000000" w:themeColor="text1"/>
                <w:highlight w:val="yellow"/>
              </w:rPr>
              <w:t>1</w:t>
            </w:r>
          </w:p>
        </w:tc>
      </w:tr>
    </w:tbl>
    <w:p w14:paraId="32FB7956" w14:textId="77777777" w:rsidR="000C7E4A" w:rsidRPr="002F2105" w:rsidRDefault="000C7E4A" w:rsidP="000C7E4A">
      <w:pPr>
        <w:snapToGrid w:val="0"/>
        <w:ind w:leftChars="399" w:left="1414" w:hangingChars="190" w:hanging="456"/>
        <w:jc w:val="both"/>
        <w:rPr>
          <w:rFonts w:eastAsia="DFKai-SB"/>
          <w:color w:val="000000" w:themeColor="text1"/>
        </w:rPr>
      </w:pPr>
    </w:p>
    <w:p w14:paraId="746AB30D" w14:textId="77777777" w:rsidR="000C7E4A" w:rsidRPr="002F2105" w:rsidRDefault="001D5886" w:rsidP="009D7779">
      <w:pPr>
        <w:pStyle w:val="ListParagraph"/>
        <w:numPr>
          <w:ilvl w:val="0"/>
          <w:numId w:val="32"/>
        </w:numPr>
        <w:snapToGrid w:val="0"/>
        <w:spacing w:line="400" w:lineRule="exact"/>
        <w:ind w:leftChars="0" w:rightChars="-35" w:right="-84"/>
        <w:rPr>
          <w:rFonts w:eastAsia="DFKai-SB"/>
          <w:b/>
          <w:color w:val="000000" w:themeColor="text1"/>
        </w:rPr>
      </w:pPr>
      <w:r w:rsidRPr="002F2105">
        <w:rPr>
          <w:rFonts w:eastAsia="DFKai-SB" w:hint="eastAsia"/>
          <w:b/>
          <w:color w:val="000000" w:themeColor="text1"/>
        </w:rPr>
        <w:t>後續年度</w:t>
      </w:r>
      <w:r w:rsidR="000C7E4A" w:rsidRPr="002F2105">
        <w:rPr>
          <w:rFonts w:eastAsia="DFKai-SB" w:hint="eastAsia"/>
          <w:b/>
          <w:color w:val="000000" w:themeColor="text1"/>
        </w:rPr>
        <w:t>計畫在「資料及</w:t>
      </w:r>
      <w:r w:rsidR="000C7E4A" w:rsidRPr="002F2105">
        <w:rPr>
          <w:rFonts w:eastAsia="DFKai-SB"/>
          <w:b/>
          <w:color w:val="000000" w:themeColor="text1"/>
        </w:rPr>
        <w:t>AI</w:t>
      </w:r>
      <w:r w:rsidR="000C7E4A" w:rsidRPr="002F2105">
        <w:rPr>
          <w:rFonts w:eastAsia="DFKai-SB" w:hint="eastAsia"/>
          <w:b/>
          <w:color w:val="000000" w:themeColor="text1"/>
        </w:rPr>
        <w:t>模型共享」之精進作法</w:t>
      </w:r>
      <w:r w:rsidR="00314387" w:rsidRPr="002F2105">
        <w:rPr>
          <w:rFonts w:eastAsia="DFKai-SB" w:hint="eastAsia"/>
          <w:b/>
          <w:color w:val="000000" w:themeColor="text1"/>
        </w:rPr>
        <w:t>、目標</w:t>
      </w:r>
      <w:r w:rsidR="000C7E4A" w:rsidRPr="002F2105">
        <w:rPr>
          <w:rFonts w:eastAsia="DFKai-SB" w:hint="eastAsia"/>
          <w:b/>
          <w:color w:val="000000" w:themeColor="text1"/>
        </w:rPr>
        <w:t>與</w:t>
      </w:r>
      <w:r w:rsidR="00314387" w:rsidRPr="002F2105">
        <w:rPr>
          <w:rFonts w:eastAsia="DFKai-SB" w:hint="eastAsia"/>
          <w:b/>
          <w:color w:val="000000" w:themeColor="text1"/>
        </w:rPr>
        <w:t>關鍵成果</w:t>
      </w:r>
      <w:r w:rsidR="000C7E4A" w:rsidRPr="002F2105">
        <w:rPr>
          <w:rFonts w:eastAsia="DFKai-SB" w:hint="eastAsia"/>
          <w:b/>
          <w:color w:val="000000" w:themeColor="text1"/>
        </w:rPr>
        <w:t>之規劃</w:t>
      </w:r>
    </w:p>
    <w:p w14:paraId="3C63FF9F" w14:textId="77777777" w:rsidR="000C7E4A" w:rsidRPr="002F2105" w:rsidRDefault="000C7E4A" w:rsidP="009D7779">
      <w:pPr>
        <w:numPr>
          <w:ilvl w:val="0"/>
          <w:numId w:val="34"/>
        </w:numPr>
        <w:snapToGrid w:val="0"/>
        <w:ind w:left="2394" w:rightChars="-35" w:right="-84" w:hanging="420"/>
        <w:jc w:val="both"/>
        <w:rPr>
          <w:rFonts w:eastAsia="DFKai-SB"/>
          <w:color w:val="000000" w:themeColor="text1"/>
        </w:rPr>
      </w:pPr>
      <w:r w:rsidRPr="002F2105">
        <w:rPr>
          <w:rFonts w:eastAsia="DFKai-SB" w:hint="eastAsia"/>
          <w:b/>
          <w:color w:val="000000" w:themeColor="text1"/>
        </w:rPr>
        <w:t>請團隊說明</w:t>
      </w:r>
      <w:r w:rsidR="00E4419B" w:rsidRPr="002F2105">
        <w:rPr>
          <w:rFonts w:eastAsia="DFKai-SB" w:hint="eastAsia"/>
          <w:b/>
          <w:color w:val="000000" w:themeColor="text1"/>
        </w:rPr>
        <w:t>資料及</w:t>
      </w:r>
      <w:r w:rsidR="00E4419B" w:rsidRPr="002F2105">
        <w:rPr>
          <w:rFonts w:eastAsia="DFKai-SB"/>
          <w:b/>
          <w:color w:val="000000" w:themeColor="text1"/>
        </w:rPr>
        <w:t>AI</w:t>
      </w:r>
      <w:r w:rsidR="00E4419B" w:rsidRPr="002F2105">
        <w:rPr>
          <w:rFonts w:eastAsia="DFKai-SB" w:hint="eastAsia"/>
          <w:b/>
          <w:color w:val="000000" w:themeColor="text1"/>
        </w:rPr>
        <w:t>模型共享</w:t>
      </w:r>
      <w:r w:rsidRPr="002F2105">
        <w:rPr>
          <w:rFonts w:eastAsia="DFKai-SB" w:hint="eastAsia"/>
          <w:b/>
          <w:color w:val="000000" w:themeColor="text1"/>
        </w:rPr>
        <w:t>之精進作法，並提出資料及</w:t>
      </w:r>
      <w:r w:rsidRPr="002F2105">
        <w:rPr>
          <w:rFonts w:eastAsia="DFKai-SB"/>
          <w:b/>
          <w:color w:val="000000" w:themeColor="text1"/>
        </w:rPr>
        <w:t>AI</w:t>
      </w:r>
      <w:r w:rsidRPr="002F2105">
        <w:rPr>
          <w:rFonts w:eastAsia="DFKai-SB" w:hint="eastAsia"/>
          <w:b/>
          <w:color w:val="000000" w:themeColor="text1"/>
        </w:rPr>
        <w:t>模型共享之</w:t>
      </w:r>
      <w:r w:rsidR="00B32FB9" w:rsidRPr="002F2105">
        <w:rPr>
          <w:rFonts w:eastAsia="DFKai-SB" w:hint="eastAsia"/>
          <w:b/>
          <w:color w:val="000000" w:themeColor="text1"/>
        </w:rPr>
        <w:t>預期</w:t>
      </w:r>
      <w:r w:rsidR="00314387" w:rsidRPr="002F2105">
        <w:rPr>
          <w:rFonts w:eastAsia="DFKai-SB" w:hint="eastAsia"/>
          <w:b/>
          <w:color w:val="000000" w:themeColor="text1"/>
        </w:rPr>
        <w:t>目標與關鍵成果</w:t>
      </w:r>
      <w:r w:rsidRPr="002F2105">
        <w:rPr>
          <w:rFonts w:eastAsia="DFKai-SB" w:hint="eastAsia"/>
          <w:color w:val="000000" w:themeColor="text1"/>
        </w:rPr>
        <w:t>。</w:t>
      </w:r>
    </w:p>
    <w:p w14:paraId="63524104" w14:textId="77777777" w:rsidR="000C7E4A" w:rsidRPr="002F2105" w:rsidRDefault="00282516" w:rsidP="00E345AF">
      <w:pPr>
        <w:numPr>
          <w:ilvl w:val="0"/>
          <w:numId w:val="34"/>
        </w:numPr>
        <w:snapToGrid w:val="0"/>
        <w:ind w:left="2394" w:rightChars="-35" w:right="-84" w:hanging="420"/>
        <w:jc w:val="both"/>
        <w:rPr>
          <w:rFonts w:eastAsia="DFKai-SB"/>
          <w:color w:val="000000" w:themeColor="text1"/>
          <w:highlight w:val="green"/>
        </w:rPr>
      </w:pPr>
      <w:r w:rsidRPr="002F2105">
        <w:rPr>
          <w:rFonts w:eastAsia="DFKai-SB" w:hint="eastAsia"/>
          <w:color w:val="000000" w:themeColor="text1"/>
          <w:highlight w:val="green"/>
        </w:rPr>
        <w:t>後續年度</w:t>
      </w:r>
      <w:r w:rsidR="00E4419B" w:rsidRPr="002F2105">
        <w:rPr>
          <w:rFonts w:eastAsia="DFKai-SB" w:hint="eastAsia"/>
          <w:color w:val="000000" w:themeColor="text1"/>
          <w:highlight w:val="green"/>
        </w:rPr>
        <w:t>計畫之</w:t>
      </w:r>
      <w:r w:rsidR="000C7E4A" w:rsidRPr="002F2105">
        <w:rPr>
          <w:rFonts w:eastAsia="DFKai-SB" w:hint="eastAsia"/>
          <w:color w:val="000000" w:themeColor="text1"/>
          <w:highlight w:val="green"/>
        </w:rPr>
        <w:t>資料集與模型清單若需調整，請填於表</w:t>
      </w:r>
      <w:r w:rsidR="000C7E4A" w:rsidRPr="002F2105">
        <w:rPr>
          <w:rFonts w:eastAsia="DFKai-SB"/>
          <w:color w:val="000000" w:themeColor="text1"/>
          <w:highlight w:val="green"/>
        </w:rPr>
        <w:t>5-</w:t>
      </w:r>
      <w:r w:rsidR="00B1202A" w:rsidRPr="002F2105">
        <w:rPr>
          <w:rFonts w:eastAsia="DFKai-SB"/>
          <w:color w:val="000000" w:themeColor="text1"/>
          <w:highlight w:val="green"/>
        </w:rPr>
        <w:t>3</w:t>
      </w:r>
      <w:r w:rsidR="000C7E4A" w:rsidRPr="002F2105">
        <w:rPr>
          <w:rFonts w:eastAsia="DFKai-SB" w:hint="eastAsia"/>
          <w:color w:val="000000" w:themeColor="text1"/>
          <w:highlight w:val="green"/>
        </w:rPr>
        <w:t>及表</w:t>
      </w:r>
      <w:r w:rsidR="000C7E4A" w:rsidRPr="002F2105">
        <w:rPr>
          <w:rFonts w:eastAsia="DFKai-SB"/>
          <w:color w:val="000000" w:themeColor="text1"/>
          <w:highlight w:val="green"/>
        </w:rPr>
        <w:t>5-</w:t>
      </w:r>
      <w:r w:rsidR="00B1202A" w:rsidRPr="002F2105">
        <w:rPr>
          <w:rFonts w:eastAsia="DFKai-SB"/>
          <w:color w:val="000000" w:themeColor="text1"/>
          <w:highlight w:val="green"/>
        </w:rPr>
        <w:t>4</w:t>
      </w:r>
      <w:r w:rsidR="000C7E4A" w:rsidRPr="002F2105">
        <w:rPr>
          <w:rFonts w:eastAsia="DFKai-SB"/>
          <w:color w:val="000000" w:themeColor="text1"/>
          <w:highlight w:val="green"/>
        </w:rPr>
        <w:t>(</w:t>
      </w:r>
      <w:r w:rsidR="000C7E4A" w:rsidRPr="002F2105">
        <w:rPr>
          <w:rFonts w:eastAsia="DFKai-SB" w:hint="eastAsia"/>
          <w:color w:val="000000" w:themeColor="text1"/>
          <w:highlight w:val="green"/>
        </w:rPr>
        <w:t>無更動則免填</w:t>
      </w:r>
      <w:r w:rsidR="000C7E4A" w:rsidRPr="002F2105">
        <w:rPr>
          <w:rFonts w:eastAsia="DFKai-SB"/>
          <w:color w:val="000000" w:themeColor="text1"/>
          <w:highlight w:val="green"/>
        </w:rPr>
        <w:t>)</w:t>
      </w:r>
      <w:r w:rsidR="000C7E4A" w:rsidRPr="002F2105">
        <w:rPr>
          <w:rFonts w:eastAsia="DFKai-SB" w:hint="eastAsia"/>
          <w:color w:val="000000" w:themeColor="text1"/>
          <w:highlight w:val="green"/>
        </w:rPr>
        <w:t>，並於調整說明欄註明調整類型</w:t>
      </w:r>
      <w:r w:rsidR="000C7E4A" w:rsidRPr="002F2105">
        <w:rPr>
          <w:rFonts w:eastAsia="DFKai-SB"/>
          <w:color w:val="000000" w:themeColor="text1"/>
          <w:highlight w:val="green"/>
        </w:rPr>
        <w:t>(</w:t>
      </w:r>
      <w:r w:rsidR="000C7E4A" w:rsidRPr="002F2105">
        <w:rPr>
          <w:rFonts w:eastAsia="DFKai-SB" w:hint="eastAsia"/>
          <w:color w:val="000000" w:themeColor="text1"/>
          <w:highlight w:val="green"/>
        </w:rPr>
        <w:t>如：新增、刪除、名稱</w:t>
      </w:r>
      <w:r w:rsidR="000C7E4A" w:rsidRPr="002F2105">
        <w:rPr>
          <w:rFonts w:eastAsia="DFKai-SB"/>
          <w:color w:val="000000" w:themeColor="text1"/>
          <w:highlight w:val="green"/>
        </w:rPr>
        <w:t>/</w:t>
      </w:r>
      <w:r w:rsidR="000C7E4A" w:rsidRPr="002F2105">
        <w:rPr>
          <w:rFonts w:eastAsia="DFKai-SB" w:hint="eastAsia"/>
          <w:color w:val="000000" w:themeColor="text1"/>
          <w:highlight w:val="green"/>
        </w:rPr>
        <w:t>主要內容修改、產出年月修改</w:t>
      </w:r>
      <w:r w:rsidR="00075637" w:rsidRPr="002F2105">
        <w:rPr>
          <w:rFonts w:eastAsia="DFKai-SB" w:hint="eastAsia"/>
          <w:color w:val="000000" w:themeColor="text1"/>
          <w:highlight w:val="green"/>
        </w:rPr>
        <w:t>等</w:t>
      </w:r>
      <w:r w:rsidR="000C7E4A" w:rsidRPr="002F2105">
        <w:rPr>
          <w:rFonts w:eastAsia="DFKai-SB"/>
          <w:color w:val="000000" w:themeColor="text1"/>
          <w:highlight w:val="green"/>
        </w:rPr>
        <w:t>)</w:t>
      </w:r>
      <w:r w:rsidR="000C7E4A" w:rsidRPr="002F2105">
        <w:rPr>
          <w:rFonts w:eastAsia="DFKai-SB" w:hint="eastAsia"/>
          <w:color w:val="000000" w:themeColor="text1"/>
          <w:highlight w:val="green"/>
        </w:rPr>
        <w:t>以及調整理由；並請一併更新</w:t>
      </w:r>
      <w:r w:rsidR="00314387" w:rsidRPr="002F2105">
        <w:rPr>
          <w:rFonts w:eastAsia="DFKai-SB" w:hint="eastAsia"/>
          <w:color w:val="000000" w:themeColor="text1"/>
          <w:highlight w:val="green"/>
        </w:rPr>
        <w:t>對應之</w:t>
      </w:r>
      <w:r w:rsidR="000C7E4A" w:rsidRPr="002F2105">
        <w:rPr>
          <w:rFonts w:eastAsia="DFKai-SB"/>
          <w:color w:val="000000" w:themeColor="text1"/>
          <w:highlight w:val="green"/>
        </w:rPr>
        <w:t>Excel</w:t>
      </w:r>
      <w:r w:rsidR="000C7E4A" w:rsidRPr="002F2105">
        <w:rPr>
          <w:rFonts w:eastAsia="DFKai-SB" w:hint="eastAsia"/>
          <w:color w:val="000000" w:themeColor="text1"/>
          <w:highlight w:val="green"/>
        </w:rPr>
        <w:t>表</w:t>
      </w:r>
      <w:r w:rsidR="000C7E4A" w:rsidRPr="002F2105">
        <w:rPr>
          <w:rFonts w:eastAsia="DFKai-SB"/>
          <w:color w:val="000000" w:themeColor="text1"/>
          <w:highlight w:val="green"/>
        </w:rPr>
        <w:t>1</w:t>
      </w:r>
      <w:r w:rsidR="00314387" w:rsidRPr="002F2105">
        <w:rPr>
          <w:rFonts w:eastAsia="DFKai-SB" w:hint="eastAsia"/>
          <w:color w:val="000000" w:themeColor="text1"/>
          <w:highlight w:val="green"/>
        </w:rPr>
        <w:t>、</w:t>
      </w:r>
      <w:r w:rsidR="000C7E4A" w:rsidRPr="002F2105">
        <w:rPr>
          <w:rFonts w:eastAsia="DFKai-SB" w:hint="eastAsia"/>
          <w:color w:val="000000" w:themeColor="text1"/>
          <w:highlight w:val="green"/>
        </w:rPr>
        <w:t>表</w:t>
      </w:r>
      <w:r w:rsidR="000C7E4A" w:rsidRPr="002F2105">
        <w:rPr>
          <w:rFonts w:eastAsia="DFKai-SB"/>
          <w:color w:val="000000" w:themeColor="text1"/>
          <w:highlight w:val="green"/>
        </w:rPr>
        <w:t>2</w:t>
      </w:r>
      <w:r w:rsidR="000C7E4A" w:rsidRPr="002F2105">
        <w:rPr>
          <w:rFonts w:eastAsia="DFKai-SB" w:hint="eastAsia"/>
          <w:color w:val="000000" w:themeColor="text1"/>
          <w:highlight w:val="green"/>
        </w:rPr>
        <w:t>。欲調整資料集或模型若為</w:t>
      </w:r>
      <w:r w:rsidR="00B26594" w:rsidRPr="002F2105">
        <w:rPr>
          <w:rFonts w:eastAsia="DFKai-SB" w:hint="eastAsia"/>
          <w:color w:val="000000" w:themeColor="text1"/>
          <w:highlight w:val="green"/>
        </w:rPr>
        <w:t>原計畫</w:t>
      </w:r>
      <w:r w:rsidR="000C7E4A" w:rsidRPr="002F2105">
        <w:rPr>
          <w:rFonts w:eastAsia="DFKai-SB" w:hint="eastAsia"/>
          <w:color w:val="000000" w:themeColor="text1"/>
          <w:highlight w:val="green"/>
        </w:rPr>
        <w:t>已規劃產出之資料集，欄位內容須與</w:t>
      </w:r>
      <w:r w:rsidR="000C7E4A" w:rsidRPr="002F2105">
        <w:rPr>
          <w:rFonts w:eastAsia="DFKai-SB"/>
          <w:color w:val="000000" w:themeColor="text1"/>
          <w:highlight w:val="green"/>
        </w:rPr>
        <w:t>111</w:t>
      </w:r>
      <w:r w:rsidR="000C7E4A" w:rsidRPr="002F2105">
        <w:rPr>
          <w:rFonts w:eastAsia="DFKai-SB" w:hint="eastAsia"/>
          <w:color w:val="000000" w:themeColor="text1"/>
          <w:highlight w:val="green"/>
        </w:rPr>
        <w:t>年回復</w:t>
      </w:r>
      <w:proofErr w:type="spellStart"/>
      <w:r w:rsidR="000C7E4A" w:rsidRPr="002F2105">
        <w:rPr>
          <w:rFonts w:eastAsia="DFKai-SB"/>
          <w:color w:val="000000" w:themeColor="text1"/>
          <w:highlight w:val="green"/>
        </w:rPr>
        <w:t>AICoE</w:t>
      </w:r>
      <w:proofErr w:type="spellEnd"/>
      <w:r w:rsidR="000C7E4A" w:rsidRPr="002F2105">
        <w:rPr>
          <w:rFonts w:eastAsia="DFKai-SB" w:hint="eastAsia"/>
          <w:color w:val="000000" w:themeColor="text1"/>
          <w:highlight w:val="green"/>
        </w:rPr>
        <w:t>辦公室之資料集或模型清單一致</w:t>
      </w:r>
      <w:r w:rsidR="00ED5C6F" w:rsidRPr="002F2105">
        <w:rPr>
          <w:rFonts w:eastAsia="DFKai-SB" w:hint="eastAsia"/>
          <w:color w:val="000000" w:themeColor="text1"/>
          <w:highlight w:val="green"/>
        </w:rPr>
        <w:t>，但非本計畫成果請勿納入</w:t>
      </w:r>
      <w:r w:rsidR="000C7E4A" w:rsidRPr="002F2105">
        <w:rPr>
          <w:rFonts w:eastAsia="DFKai-SB" w:hint="eastAsia"/>
          <w:color w:val="000000" w:themeColor="text1"/>
          <w:highlight w:val="green"/>
        </w:rPr>
        <w:t>。</w:t>
      </w:r>
      <w:r w:rsidR="00137F5D" w:rsidRPr="002F2105">
        <w:rPr>
          <w:rFonts w:eastAsia="DFKai-SB"/>
          <w:color w:val="000000" w:themeColor="text1"/>
          <w:highlight w:val="yellow"/>
        </w:rPr>
        <w:t>(</w:t>
      </w:r>
      <w:r w:rsidR="00137F5D" w:rsidRPr="002F2105">
        <w:rPr>
          <w:rFonts w:eastAsia="DFKai-SB" w:hint="eastAsia"/>
          <w:b/>
          <w:color w:val="000000" w:themeColor="text1"/>
          <w:highlight w:val="yellow"/>
        </w:rPr>
        <w:t>請子計畫</w:t>
      </w:r>
      <w:r w:rsidR="00137F5D" w:rsidRPr="002F2105">
        <w:rPr>
          <w:rFonts w:eastAsia="DFKai-SB"/>
          <w:b/>
          <w:color w:val="000000" w:themeColor="text1"/>
          <w:highlight w:val="yellow"/>
        </w:rPr>
        <w:t>1-8</w:t>
      </w:r>
      <w:r w:rsidR="00137F5D" w:rsidRPr="002F2105">
        <w:rPr>
          <w:rFonts w:eastAsia="DFKai-SB" w:hint="eastAsia"/>
          <w:b/>
          <w:color w:val="000000" w:themeColor="text1"/>
          <w:highlight w:val="yellow"/>
        </w:rPr>
        <w:t>團隊協助</w:t>
      </w:r>
      <w:r w:rsidR="00E345AF" w:rsidRPr="002F2105">
        <w:rPr>
          <w:rFonts w:eastAsia="DFKai-SB" w:hint="eastAsia"/>
          <w:b/>
          <w:color w:val="000000" w:themeColor="text1"/>
          <w:highlight w:val="yellow"/>
        </w:rPr>
        <w:t>依據</w:t>
      </w:r>
      <w:r w:rsidR="00E345AF" w:rsidRPr="002F2105">
        <w:rPr>
          <w:rFonts w:eastAsia="DFKai-SB"/>
          <w:b/>
          <w:color w:val="000000" w:themeColor="text1"/>
          <w:highlight w:val="yellow"/>
        </w:rPr>
        <w:t>”</w:t>
      </w:r>
      <w:r w:rsidR="00E345AF" w:rsidRPr="002F2105">
        <w:rPr>
          <w:rFonts w:eastAsia="DFKai-SB"/>
          <w:color w:val="000000" w:themeColor="text1"/>
          <w:highlight w:val="yellow"/>
        </w:rPr>
        <w:t xml:space="preserve"> </w:t>
      </w:r>
      <w:r w:rsidR="00E345AF" w:rsidRPr="002F2105">
        <w:rPr>
          <w:rFonts w:eastAsia="DFKai-SB"/>
          <w:b/>
          <w:color w:val="000000" w:themeColor="text1"/>
          <w:highlight w:val="yellow"/>
        </w:rPr>
        <w:t>AI</w:t>
      </w:r>
      <w:r w:rsidR="00E345AF" w:rsidRPr="002F2105">
        <w:rPr>
          <w:rFonts w:eastAsia="DFKai-SB" w:hint="eastAsia"/>
          <w:b/>
          <w:color w:val="000000" w:themeColor="text1"/>
          <w:highlight w:val="yellow"/>
        </w:rPr>
        <w:t>主題研究專案</w:t>
      </w:r>
      <w:r w:rsidR="00E345AF" w:rsidRPr="002F2105">
        <w:rPr>
          <w:rFonts w:eastAsia="DFKai-SB"/>
          <w:b/>
          <w:color w:val="000000" w:themeColor="text1"/>
          <w:highlight w:val="yellow"/>
        </w:rPr>
        <w:t>_</w:t>
      </w:r>
      <w:r w:rsidR="00E345AF" w:rsidRPr="002F2105">
        <w:rPr>
          <w:rFonts w:eastAsia="DFKai-SB" w:hint="eastAsia"/>
          <w:b/>
          <w:color w:val="000000" w:themeColor="text1"/>
          <w:highlight w:val="yellow"/>
        </w:rPr>
        <w:t>傅立成團隊</w:t>
      </w:r>
      <w:r w:rsidR="00E345AF" w:rsidRPr="002F2105">
        <w:rPr>
          <w:rFonts w:eastAsia="DFKai-SB"/>
          <w:b/>
          <w:color w:val="000000" w:themeColor="text1"/>
          <w:highlight w:val="yellow"/>
        </w:rPr>
        <w:t>_</w:t>
      </w:r>
      <w:r w:rsidR="00E345AF" w:rsidRPr="002F2105">
        <w:rPr>
          <w:rFonts w:eastAsia="DFKai-SB" w:hint="eastAsia"/>
          <w:b/>
          <w:color w:val="000000" w:themeColor="text1"/>
          <w:highlight w:val="yellow"/>
        </w:rPr>
        <w:t>資料治理執行整理</w:t>
      </w:r>
      <w:r w:rsidR="00E345AF" w:rsidRPr="002F2105">
        <w:rPr>
          <w:rFonts w:eastAsia="DFKai-SB"/>
          <w:b/>
          <w:color w:val="000000" w:themeColor="text1"/>
          <w:highlight w:val="yellow"/>
        </w:rPr>
        <w:t>”</w:t>
      </w:r>
      <w:r w:rsidR="00E345AF" w:rsidRPr="002F2105">
        <w:rPr>
          <w:rFonts w:eastAsia="DFKai-SB" w:hint="eastAsia"/>
          <w:b/>
          <w:color w:val="000000" w:themeColor="text1"/>
          <w:highlight w:val="yellow"/>
        </w:rPr>
        <w:t>中的</w:t>
      </w:r>
      <w:r w:rsidR="00E345AF" w:rsidRPr="002F2105">
        <w:rPr>
          <w:rFonts w:eastAsia="DFKai-SB"/>
          <w:b/>
          <w:color w:val="000000" w:themeColor="text1"/>
          <w:highlight w:val="yellow"/>
        </w:rPr>
        <w:t>Excel</w:t>
      </w:r>
      <w:r w:rsidR="00E345AF" w:rsidRPr="002F2105">
        <w:rPr>
          <w:rFonts w:eastAsia="DFKai-SB" w:hint="eastAsia"/>
          <w:b/>
          <w:color w:val="000000" w:themeColor="text1"/>
          <w:highlight w:val="yellow"/>
        </w:rPr>
        <w:t>表</w:t>
      </w:r>
      <w:r w:rsidR="00E345AF" w:rsidRPr="002F2105">
        <w:rPr>
          <w:rFonts w:eastAsia="DFKai-SB"/>
          <w:b/>
          <w:color w:val="000000" w:themeColor="text1"/>
          <w:highlight w:val="yellow"/>
        </w:rPr>
        <w:t xml:space="preserve">1 &amp; </w:t>
      </w:r>
      <w:r w:rsidR="00E345AF" w:rsidRPr="002F2105">
        <w:rPr>
          <w:rFonts w:eastAsia="DFKai-SB" w:hint="eastAsia"/>
          <w:b/>
          <w:color w:val="000000" w:themeColor="text1"/>
          <w:highlight w:val="yellow"/>
        </w:rPr>
        <w:t>表</w:t>
      </w:r>
      <w:r w:rsidR="00E345AF" w:rsidRPr="002F2105">
        <w:rPr>
          <w:rFonts w:eastAsia="DFKai-SB"/>
          <w:b/>
          <w:color w:val="000000" w:themeColor="text1"/>
          <w:highlight w:val="yellow"/>
        </w:rPr>
        <w:t>2</w:t>
      </w:r>
      <w:r w:rsidR="00137F5D" w:rsidRPr="002F2105">
        <w:rPr>
          <w:rFonts w:eastAsia="DFKai-SB" w:hint="eastAsia"/>
          <w:b/>
          <w:color w:val="000000" w:themeColor="text1"/>
          <w:highlight w:val="yellow"/>
        </w:rPr>
        <w:t>核對預計第三、四年產出清單，如有調整請提供填入表</w:t>
      </w:r>
      <w:r w:rsidR="00137F5D" w:rsidRPr="002F2105">
        <w:rPr>
          <w:rFonts w:eastAsia="DFKai-SB"/>
          <w:b/>
          <w:color w:val="000000" w:themeColor="text1"/>
          <w:highlight w:val="yellow"/>
        </w:rPr>
        <w:t xml:space="preserve">5-3 &amp; </w:t>
      </w:r>
      <w:r w:rsidR="00137F5D" w:rsidRPr="002F2105">
        <w:rPr>
          <w:rFonts w:eastAsia="DFKai-SB" w:hint="eastAsia"/>
          <w:b/>
          <w:color w:val="000000" w:themeColor="text1"/>
          <w:highlight w:val="yellow"/>
        </w:rPr>
        <w:t>表</w:t>
      </w:r>
      <w:r w:rsidR="00137F5D" w:rsidRPr="002F2105">
        <w:rPr>
          <w:rFonts w:eastAsia="DFKai-SB"/>
          <w:b/>
          <w:color w:val="000000" w:themeColor="text1"/>
          <w:highlight w:val="yellow"/>
        </w:rPr>
        <w:t>5-4)</w:t>
      </w:r>
    </w:p>
    <w:p w14:paraId="65951084" w14:textId="68EB112B" w:rsidR="00BC72E2" w:rsidRPr="002F2105" w:rsidRDefault="00BC72E2" w:rsidP="00730D77">
      <w:pPr>
        <w:snapToGrid w:val="0"/>
        <w:ind w:left="2394" w:rightChars="-35" w:right="-84"/>
        <w:jc w:val="both"/>
        <w:rPr>
          <w:rFonts w:eastAsia="DFKai-SB"/>
          <w:color w:val="000000" w:themeColor="text1"/>
          <w:highlight w:val="green"/>
        </w:rPr>
      </w:pPr>
    </w:p>
    <w:p w14:paraId="6C220290" w14:textId="77777777" w:rsidR="00730D77" w:rsidRPr="002F2105" w:rsidRDefault="00730D77" w:rsidP="00730D77">
      <w:pPr>
        <w:snapToGrid w:val="0"/>
        <w:ind w:left="2394" w:rightChars="-35" w:right="-84"/>
        <w:jc w:val="both"/>
        <w:rPr>
          <w:rFonts w:eastAsia="DFKai-SB"/>
          <w:color w:val="000000" w:themeColor="text1"/>
        </w:rPr>
      </w:pPr>
      <w:r w:rsidRPr="002F2105">
        <w:rPr>
          <w:rFonts w:eastAsia="DFKai-SB" w:hint="eastAsia"/>
          <w:color w:val="000000" w:themeColor="text1"/>
        </w:rPr>
        <w:t>子計畫六無需更動。</w:t>
      </w:r>
    </w:p>
    <w:p w14:paraId="50EB40CE" w14:textId="77777777" w:rsidR="00730D77" w:rsidRPr="002F2105" w:rsidRDefault="00730D77" w:rsidP="00325620">
      <w:pPr>
        <w:snapToGrid w:val="0"/>
        <w:ind w:left="2394" w:rightChars="-35" w:right="-84"/>
        <w:jc w:val="both"/>
        <w:rPr>
          <w:rFonts w:eastAsia="DFKai-SB"/>
          <w:color w:val="000000" w:themeColor="text1"/>
          <w:highlight w:val="green"/>
        </w:rPr>
      </w:pPr>
    </w:p>
    <w:p w14:paraId="22A77E88" w14:textId="77777777" w:rsidR="000C7E4A" w:rsidRPr="002F2105" w:rsidRDefault="000C7E4A" w:rsidP="007C0BBF">
      <w:pPr>
        <w:snapToGrid w:val="0"/>
        <w:ind w:rightChars="-177" w:right="-425"/>
        <w:jc w:val="center"/>
        <w:rPr>
          <w:rFonts w:eastAsia="DFKai-SB"/>
          <w:b/>
          <w:color w:val="000000" w:themeColor="text1"/>
        </w:rPr>
      </w:pPr>
      <w:r w:rsidRPr="002F2105">
        <w:rPr>
          <w:rFonts w:eastAsia="DFKai-SB" w:hint="eastAsia"/>
          <w:b/>
          <w:color w:val="000000" w:themeColor="text1"/>
        </w:rPr>
        <w:t>表</w:t>
      </w:r>
      <w:r w:rsidRPr="002F2105">
        <w:rPr>
          <w:rFonts w:eastAsia="DFKai-SB"/>
          <w:b/>
          <w:color w:val="000000" w:themeColor="text1"/>
        </w:rPr>
        <w:t>5-</w:t>
      </w:r>
      <w:r w:rsidR="00B1202A" w:rsidRPr="002F2105">
        <w:rPr>
          <w:rFonts w:eastAsia="DFKai-SB"/>
          <w:b/>
          <w:color w:val="000000" w:themeColor="text1"/>
        </w:rPr>
        <w:t>3</w:t>
      </w:r>
      <w:r w:rsidRPr="002F2105">
        <w:rPr>
          <w:rFonts w:eastAsia="DFKai-SB"/>
          <w:b/>
          <w:color w:val="000000" w:themeColor="text1"/>
        </w:rPr>
        <w:t xml:space="preserve">. </w:t>
      </w:r>
      <w:r w:rsidR="00282516" w:rsidRPr="002F2105">
        <w:rPr>
          <w:rFonts w:eastAsia="DFKai-SB" w:hint="eastAsia"/>
          <w:b/>
          <w:color w:val="000000" w:themeColor="text1"/>
        </w:rPr>
        <w:t>後續年度</w:t>
      </w:r>
      <w:r w:rsidRPr="002F2105">
        <w:rPr>
          <w:rFonts w:eastAsia="DFKai-SB" w:hint="eastAsia"/>
          <w:b/>
          <w:color w:val="000000" w:themeColor="text1"/>
        </w:rPr>
        <w:t>計畫欲調整的資料集清單</w:t>
      </w:r>
      <w:r w:rsidR="00314387" w:rsidRPr="002F2105">
        <w:rPr>
          <w:rFonts w:eastAsia="DFKai-SB"/>
          <w:color w:val="000000" w:themeColor="text1"/>
        </w:rPr>
        <w:t>(</w:t>
      </w:r>
      <w:r w:rsidR="00314387" w:rsidRPr="002F2105">
        <w:rPr>
          <w:rFonts w:eastAsia="DFKai-SB" w:hint="eastAsia"/>
          <w:color w:val="000000" w:themeColor="text1"/>
        </w:rPr>
        <w:t>無更動則免填</w:t>
      </w:r>
      <w:r w:rsidR="00314387" w:rsidRPr="002F2105">
        <w:rPr>
          <w:rFonts w:eastAsia="DFKai-SB"/>
          <w:color w:val="000000" w:themeColor="text1"/>
        </w:rPr>
        <w:t>)</w:t>
      </w:r>
    </w:p>
    <w:tbl>
      <w:tblPr>
        <w:tblW w:w="4808"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2083"/>
        <w:gridCol w:w="2079"/>
        <w:gridCol w:w="1803"/>
        <w:gridCol w:w="2221"/>
      </w:tblGrid>
      <w:tr w:rsidR="002F2105" w:rsidRPr="002F2105" w14:paraId="38E0AF54" w14:textId="77777777" w:rsidTr="007C0BBF">
        <w:tc>
          <w:tcPr>
            <w:tcW w:w="960" w:type="pct"/>
            <w:tcBorders>
              <w:top w:val="single" w:sz="4" w:space="0" w:color="auto"/>
              <w:left w:val="single" w:sz="4" w:space="0" w:color="auto"/>
              <w:bottom w:val="single" w:sz="4" w:space="0" w:color="auto"/>
              <w:right w:val="single" w:sz="4" w:space="0" w:color="auto"/>
            </w:tcBorders>
            <w:shd w:val="clear" w:color="auto" w:fill="D9D9D9"/>
            <w:hideMark/>
          </w:tcPr>
          <w:p w14:paraId="0EADF470"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資料集編號</w:t>
            </w:r>
          </w:p>
        </w:tc>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428715AC"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資料集名稱</w:t>
            </w:r>
          </w:p>
        </w:tc>
        <w:tc>
          <w:tcPr>
            <w:tcW w:w="1026" w:type="pct"/>
            <w:tcBorders>
              <w:top w:val="single" w:sz="4" w:space="0" w:color="auto"/>
              <w:left w:val="single" w:sz="4" w:space="0" w:color="auto"/>
              <w:bottom w:val="single" w:sz="4" w:space="0" w:color="auto"/>
              <w:right w:val="single" w:sz="4" w:space="0" w:color="auto"/>
            </w:tcBorders>
            <w:shd w:val="clear" w:color="auto" w:fill="D9D9D9"/>
            <w:hideMark/>
          </w:tcPr>
          <w:p w14:paraId="53574F09"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主要內容</w:t>
            </w:r>
          </w:p>
        </w:tc>
        <w:tc>
          <w:tcPr>
            <w:tcW w:w="890" w:type="pct"/>
            <w:tcBorders>
              <w:top w:val="single" w:sz="4" w:space="0" w:color="auto"/>
              <w:left w:val="single" w:sz="4" w:space="0" w:color="auto"/>
              <w:bottom w:val="single" w:sz="4" w:space="0" w:color="auto"/>
              <w:right w:val="single" w:sz="4" w:space="0" w:color="auto"/>
            </w:tcBorders>
            <w:shd w:val="clear" w:color="auto" w:fill="D9D9D9"/>
            <w:hideMark/>
          </w:tcPr>
          <w:p w14:paraId="577FE728"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資料集</w:t>
            </w:r>
            <w:r w:rsidRPr="002F2105">
              <w:rPr>
                <w:rFonts w:eastAsia="DFKai-SB"/>
                <w:color w:val="000000" w:themeColor="text1"/>
              </w:rPr>
              <w:br/>
            </w:r>
            <w:r w:rsidRPr="002F2105">
              <w:rPr>
                <w:rFonts w:eastAsia="DFKai-SB" w:hint="eastAsia"/>
                <w:color w:val="000000" w:themeColor="text1"/>
              </w:rPr>
              <w:t>產出年月</w:t>
            </w:r>
          </w:p>
        </w:tc>
        <w:tc>
          <w:tcPr>
            <w:tcW w:w="1096" w:type="pct"/>
            <w:tcBorders>
              <w:top w:val="single" w:sz="4" w:space="0" w:color="auto"/>
              <w:left w:val="single" w:sz="4" w:space="0" w:color="auto"/>
              <w:bottom w:val="single" w:sz="4" w:space="0" w:color="auto"/>
              <w:right w:val="single" w:sz="4" w:space="0" w:color="auto"/>
            </w:tcBorders>
            <w:shd w:val="clear" w:color="auto" w:fill="D9D9D9"/>
            <w:hideMark/>
          </w:tcPr>
          <w:p w14:paraId="60D3D008"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調整說明</w:t>
            </w:r>
          </w:p>
        </w:tc>
      </w:tr>
      <w:tr w:rsidR="002F2105" w:rsidRPr="002F2105" w14:paraId="1872AD35" w14:textId="77777777" w:rsidTr="00D07015">
        <w:tc>
          <w:tcPr>
            <w:tcW w:w="960" w:type="pct"/>
            <w:tcBorders>
              <w:top w:val="single" w:sz="4" w:space="0" w:color="auto"/>
              <w:left w:val="single" w:sz="4" w:space="0" w:color="auto"/>
              <w:bottom w:val="single" w:sz="4" w:space="0" w:color="auto"/>
              <w:right w:val="single" w:sz="4" w:space="0" w:color="auto"/>
            </w:tcBorders>
          </w:tcPr>
          <w:p w14:paraId="1EB2FCFD"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p>
        </w:tc>
        <w:tc>
          <w:tcPr>
            <w:tcW w:w="1028" w:type="pct"/>
            <w:tcBorders>
              <w:top w:val="single" w:sz="4" w:space="0" w:color="auto"/>
              <w:left w:val="single" w:sz="4" w:space="0" w:color="auto"/>
              <w:bottom w:val="single" w:sz="4" w:space="0" w:color="auto"/>
              <w:right w:val="single" w:sz="4" w:space="0" w:color="auto"/>
            </w:tcBorders>
          </w:tcPr>
          <w:p w14:paraId="53A036B9"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26" w:type="pct"/>
            <w:tcBorders>
              <w:top w:val="single" w:sz="4" w:space="0" w:color="auto"/>
              <w:left w:val="single" w:sz="4" w:space="0" w:color="auto"/>
              <w:bottom w:val="single" w:sz="4" w:space="0" w:color="auto"/>
              <w:right w:val="single" w:sz="4" w:space="0" w:color="auto"/>
            </w:tcBorders>
          </w:tcPr>
          <w:p w14:paraId="4460359E"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890" w:type="pct"/>
            <w:tcBorders>
              <w:top w:val="single" w:sz="4" w:space="0" w:color="auto"/>
              <w:left w:val="single" w:sz="4" w:space="0" w:color="auto"/>
              <w:bottom w:val="single" w:sz="4" w:space="0" w:color="auto"/>
              <w:right w:val="single" w:sz="4" w:space="0" w:color="auto"/>
            </w:tcBorders>
          </w:tcPr>
          <w:p w14:paraId="39F5C325"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96" w:type="pct"/>
            <w:tcBorders>
              <w:top w:val="single" w:sz="4" w:space="0" w:color="auto"/>
              <w:left w:val="single" w:sz="4" w:space="0" w:color="auto"/>
              <w:bottom w:val="single" w:sz="4" w:space="0" w:color="auto"/>
              <w:right w:val="single" w:sz="4" w:space="0" w:color="auto"/>
            </w:tcBorders>
          </w:tcPr>
          <w:p w14:paraId="244C26A1" w14:textId="77777777" w:rsidR="000C7E4A" w:rsidRPr="002F2105" w:rsidRDefault="000C7E4A">
            <w:pPr>
              <w:autoSpaceDE w:val="0"/>
              <w:autoSpaceDN w:val="0"/>
              <w:adjustRightInd w:val="0"/>
              <w:snapToGrid w:val="0"/>
              <w:spacing w:line="400" w:lineRule="exact"/>
              <w:rPr>
                <w:rFonts w:eastAsia="DFKai-SB"/>
                <w:color w:val="000000" w:themeColor="text1"/>
              </w:rPr>
            </w:pPr>
          </w:p>
        </w:tc>
      </w:tr>
      <w:tr w:rsidR="002F2105" w:rsidRPr="002F2105" w14:paraId="76D086DB" w14:textId="77777777" w:rsidTr="00D07015">
        <w:tc>
          <w:tcPr>
            <w:tcW w:w="960" w:type="pct"/>
            <w:tcBorders>
              <w:top w:val="single" w:sz="4" w:space="0" w:color="auto"/>
              <w:left w:val="single" w:sz="4" w:space="0" w:color="auto"/>
              <w:bottom w:val="single" w:sz="4" w:space="0" w:color="auto"/>
              <w:right w:val="single" w:sz="4" w:space="0" w:color="auto"/>
            </w:tcBorders>
          </w:tcPr>
          <w:p w14:paraId="026B7F02"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p>
        </w:tc>
        <w:tc>
          <w:tcPr>
            <w:tcW w:w="1028" w:type="pct"/>
            <w:tcBorders>
              <w:top w:val="single" w:sz="4" w:space="0" w:color="auto"/>
              <w:left w:val="single" w:sz="4" w:space="0" w:color="auto"/>
              <w:bottom w:val="single" w:sz="4" w:space="0" w:color="auto"/>
              <w:right w:val="single" w:sz="4" w:space="0" w:color="auto"/>
            </w:tcBorders>
          </w:tcPr>
          <w:p w14:paraId="70F41E67"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26" w:type="pct"/>
            <w:tcBorders>
              <w:top w:val="single" w:sz="4" w:space="0" w:color="auto"/>
              <w:left w:val="single" w:sz="4" w:space="0" w:color="auto"/>
              <w:bottom w:val="single" w:sz="4" w:space="0" w:color="auto"/>
              <w:right w:val="single" w:sz="4" w:space="0" w:color="auto"/>
            </w:tcBorders>
          </w:tcPr>
          <w:p w14:paraId="603F5BD7"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890" w:type="pct"/>
            <w:tcBorders>
              <w:top w:val="single" w:sz="4" w:space="0" w:color="auto"/>
              <w:left w:val="single" w:sz="4" w:space="0" w:color="auto"/>
              <w:bottom w:val="single" w:sz="4" w:space="0" w:color="auto"/>
              <w:right w:val="single" w:sz="4" w:space="0" w:color="auto"/>
            </w:tcBorders>
          </w:tcPr>
          <w:p w14:paraId="79B332C6"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96" w:type="pct"/>
            <w:tcBorders>
              <w:top w:val="single" w:sz="4" w:space="0" w:color="auto"/>
              <w:left w:val="single" w:sz="4" w:space="0" w:color="auto"/>
              <w:bottom w:val="single" w:sz="4" w:space="0" w:color="auto"/>
              <w:right w:val="single" w:sz="4" w:space="0" w:color="auto"/>
            </w:tcBorders>
          </w:tcPr>
          <w:p w14:paraId="6AAFD6CE" w14:textId="77777777" w:rsidR="000C7E4A" w:rsidRPr="002F2105" w:rsidRDefault="000C7E4A">
            <w:pPr>
              <w:autoSpaceDE w:val="0"/>
              <w:autoSpaceDN w:val="0"/>
              <w:adjustRightInd w:val="0"/>
              <w:snapToGrid w:val="0"/>
              <w:spacing w:line="400" w:lineRule="exact"/>
              <w:rPr>
                <w:rFonts w:eastAsia="DFKai-SB"/>
                <w:color w:val="000000" w:themeColor="text1"/>
              </w:rPr>
            </w:pPr>
          </w:p>
        </w:tc>
      </w:tr>
      <w:tr w:rsidR="002F2105" w:rsidRPr="002F2105" w14:paraId="6DCCD305" w14:textId="77777777" w:rsidTr="00D07015">
        <w:tc>
          <w:tcPr>
            <w:tcW w:w="960" w:type="pct"/>
            <w:tcBorders>
              <w:top w:val="single" w:sz="4" w:space="0" w:color="auto"/>
              <w:left w:val="single" w:sz="4" w:space="0" w:color="auto"/>
              <w:bottom w:val="single" w:sz="4" w:space="0" w:color="auto"/>
              <w:right w:val="single" w:sz="4" w:space="0" w:color="auto"/>
            </w:tcBorders>
          </w:tcPr>
          <w:p w14:paraId="38D28096"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p>
        </w:tc>
        <w:tc>
          <w:tcPr>
            <w:tcW w:w="1028" w:type="pct"/>
            <w:tcBorders>
              <w:top w:val="single" w:sz="4" w:space="0" w:color="auto"/>
              <w:left w:val="single" w:sz="4" w:space="0" w:color="auto"/>
              <w:bottom w:val="single" w:sz="4" w:space="0" w:color="auto"/>
              <w:right w:val="single" w:sz="4" w:space="0" w:color="auto"/>
            </w:tcBorders>
          </w:tcPr>
          <w:p w14:paraId="7E9BCC3C"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26" w:type="pct"/>
            <w:tcBorders>
              <w:top w:val="single" w:sz="4" w:space="0" w:color="auto"/>
              <w:left w:val="single" w:sz="4" w:space="0" w:color="auto"/>
              <w:bottom w:val="single" w:sz="4" w:space="0" w:color="auto"/>
              <w:right w:val="single" w:sz="4" w:space="0" w:color="auto"/>
            </w:tcBorders>
          </w:tcPr>
          <w:p w14:paraId="39F72085"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890" w:type="pct"/>
            <w:tcBorders>
              <w:top w:val="single" w:sz="4" w:space="0" w:color="auto"/>
              <w:left w:val="single" w:sz="4" w:space="0" w:color="auto"/>
              <w:bottom w:val="single" w:sz="4" w:space="0" w:color="auto"/>
              <w:right w:val="single" w:sz="4" w:space="0" w:color="auto"/>
            </w:tcBorders>
          </w:tcPr>
          <w:p w14:paraId="58A75892"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96" w:type="pct"/>
            <w:tcBorders>
              <w:top w:val="single" w:sz="4" w:space="0" w:color="auto"/>
              <w:left w:val="single" w:sz="4" w:space="0" w:color="auto"/>
              <w:bottom w:val="single" w:sz="4" w:space="0" w:color="auto"/>
              <w:right w:val="single" w:sz="4" w:space="0" w:color="auto"/>
            </w:tcBorders>
          </w:tcPr>
          <w:p w14:paraId="26FDB31B" w14:textId="77777777" w:rsidR="000C7E4A" w:rsidRPr="002F2105" w:rsidRDefault="000C7E4A">
            <w:pPr>
              <w:autoSpaceDE w:val="0"/>
              <w:autoSpaceDN w:val="0"/>
              <w:adjustRightInd w:val="0"/>
              <w:snapToGrid w:val="0"/>
              <w:spacing w:line="400" w:lineRule="exact"/>
              <w:rPr>
                <w:rFonts w:eastAsia="DFKai-SB"/>
                <w:color w:val="000000" w:themeColor="text1"/>
              </w:rPr>
            </w:pPr>
          </w:p>
        </w:tc>
      </w:tr>
    </w:tbl>
    <w:p w14:paraId="65C85A34" w14:textId="77777777" w:rsidR="000C7E4A" w:rsidRPr="002F2105" w:rsidRDefault="000C7E4A" w:rsidP="007C0BBF">
      <w:pPr>
        <w:snapToGrid w:val="0"/>
        <w:ind w:rightChars="-177" w:right="-425"/>
        <w:jc w:val="center"/>
        <w:rPr>
          <w:rFonts w:eastAsia="DFKai-SB"/>
          <w:b/>
          <w:color w:val="000000" w:themeColor="text1"/>
        </w:rPr>
      </w:pPr>
      <w:r w:rsidRPr="002F2105">
        <w:rPr>
          <w:rFonts w:eastAsia="DFKai-SB" w:hint="eastAsia"/>
          <w:b/>
          <w:color w:val="000000" w:themeColor="text1"/>
        </w:rPr>
        <w:t>表</w:t>
      </w:r>
      <w:r w:rsidRPr="002F2105">
        <w:rPr>
          <w:rFonts w:eastAsia="DFKai-SB"/>
          <w:b/>
          <w:color w:val="000000" w:themeColor="text1"/>
        </w:rPr>
        <w:t>5-</w:t>
      </w:r>
      <w:r w:rsidR="00B1202A" w:rsidRPr="002F2105">
        <w:rPr>
          <w:rFonts w:eastAsia="DFKai-SB"/>
          <w:b/>
          <w:color w:val="000000" w:themeColor="text1"/>
        </w:rPr>
        <w:t>4</w:t>
      </w:r>
      <w:r w:rsidRPr="002F2105">
        <w:rPr>
          <w:rFonts w:eastAsia="DFKai-SB"/>
          <w:b/>
          <w:color w:val="000000" w:themeColor="text1"/>
        </w:rPr>
        <w:t xml:space="preserve">. </w:t>
      </w:r>
      <w:r w:rsidR="00282516" w:rsidRPr="002F2105">
        <w:rPr>
          <w:rFonts w:eastAsia="DFKai-SB" w:hint="eastAsia"/>
          <w:b/>
          <w:color w:val="000000" w:themeColor="text1"/>
        </w:rPr>
        <w:t>後續年度</w:t>
      </w:r>
      <w:r w:rsidRPr="002F2105">
        <w:rPr>
          <w:rFonts w:eastAsia="DFKai-SB" w:hint="eastAsia"/>
          <w:b/>
          <w:color w:val="000000" w:themeColor="text1"/>
        </w:rPr>
        <w:t>計畫欲調整的模型清單</w:t>
      </w:r>
      <w:r w:rsidR="00314387" w:rsidRPr="002F2105">
        <w:rPr>
          <w:rFonts w:eastAsia="DFKai-SB"/>
          <w:color w:val="000000" w:themeColor="text1"/>
        </w:rPr>
        <w:t>(</w:t>
      </w:r>
      <w:r w:rsidR="00314387" w:rsidRPr="002F2105">
        <w:rPr>
          <w:rFonts w:eastAsia="DFKai-SB" w:hint="eastAsia"/>
          <w:color w:val="000000" w:themeColor="text1"/>
        </w:rPr>
        <w:t>無更動則免填</w:t>
      </w:r>
      <w:r w:rsidR="00314387" w:rsidRPr="002F2105">
        <w:rPr>
          <w:rFonts w:eastAsia="DFKai-SB"/>
          <w:color w:val="000000" w:themeColor="text1"/>
        </w:rPr>
        <w:t>)</w:t>
      </w:r>
    </w:p>
    <w:tbl>
      <w:tblPr>
        <w:tblW w:w="4808"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2079"/>
        <w:gridCol w:w="2109"/>
        <w:gridCol w:w="1915"/>
        <w:gridCol w:w="2221"/>
      </w:tblGrid>
      <w:tr w:rsidR="002F2105" w:rsidRPr="002F2105" w14:paraId="3C8D9989" w14:textId="77777777" w:rsidTr="007C0BBF">
        <w:tc>
          <w:tcPr>
            <w:tcW w:w="892" w:type="pct"/>
            <w:tcBorders>
              <w:top w:val="single" w:sz="4" w:space="0" w:color="auto"/>
              <w:left w:val="single" w:sz="4" w:space="0" w:color="auto"/>
              <w:bottom w:val="single" w:sz="4" w:space="0" w:color="auto"/>
              <w:right w:val="single" w:sz="4" w:space="0" w:color="auto"/>
            </w:tcBorders>
            <w:shd w:val="clear" w:color="auto" w:fill="D9D9D9"/>
            <w:hideMark/>
          </w:tcPr>
          <w:p w14:paraId="5239729A"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模型編號</w:t>
            </w:r>
          </w:p>
        </w:tc>
        <w:tc>
          <w:tcPr>
            <w:tcW w:w="1026" w:type="pct"/>
            <w:tcBorders>
              <w:top w:val="single" w:sz="4" w:space="0" w:color="auto"/>
              <w:left w:val="single" w:sz="4" w:space="0" w:color="auto"/>
              <w:bottom w:val="single" w:sz="4" w:space="0" w:color="auto"/>
              <w:right w:val="single" w:sz="4" w:space="0" w:color="auto"/>
            </w:tcBorders>
            <w:shd w:val="clear" w:color="auto" w:fill="D9D9D9"/>
            <w:hideMark/>
          </w:tcPr>
          <w:p w14:paraId="00EE6580"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模型名稱</w:t>
            </w:r>
          </w:p>
        </w:tc>
        <w:tc>
          <w:tcPr>
            <w:tcW w:w="1041" w:type="pct"/>
            <w:tcBorders>
              <w:top w:val="single" w:sz="4" w:space="0" w:color="auto"/>
              <w:left w:val="single" w:sz="4" w:space="0" w:color="auto"/>
              <w:bottom w:val="single" w:sz="4" w:space="0" w:color="auto"/>
              <w:right w:val="single" w:sz="4" w:space="0" w:color="auto"/>
            </w:tcBorders>
            <w:shd w:val="clear" w:color="auto" w:fill="D9D9D9"/>
            <w:hideMark/>
          </w:tcPr>
          <w:p w14:paraId="54B89406"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主要功能</w:t>
            </w:r>
          </w:p>
        </w:tc>
        <w:tc>
          <w:tcPr>
            <w:tcW w:w="945" w:type="pct"/>
            <w:tcBorders>
              <w:top w:val="single" w:sz="4" w:space="0" w:color="auto"/>
              <w:left w:val="single" w:sz="4" w:space="0" w:color="auto"/>
              <w:bottom w:val="single" w:sz="4" w:space="0" w:color="auto"/>
              <w:right w:val="single" w:sz="4" w:space="0" w:color="auto"/>
            </w:tcBorders>
            <w:shd w:val="clear" w:color="auto" w:fill="D9D9D9"/>
            <w:hideMark/>
          </w:tcPr>
          <w:p w14:paraId="481390AF"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模型</w:t>
            </w:r>
            <w:r w:rsidRPr="002F2105">
              <w:rPr>
                <w:rFonts w:eastAsia="DFKai-SB"/>
                <w:color w:val="000000" w:themeColor="text1"/>
              </w:rPr>
              <w:br/>
            </w:r>
            <w:r w:rsidRPr="002F2105">
              <w:rPr>
                <w:rFonts w:eastAsia="DFKai-SB" w:hint="eastAsia"/>
                <w:color w:val="000000" w:themeColor="text1"/>
              </w:rPr>
              <w:t>產出年月</w:t>
            </w:r>
          </w:p>
        </w:tc>
        <w:tc>
          <w:tcPr>
            <w:tcW w:w="1096" w:type="pct"/>
            <w:tcBorders>
              <w:top w:val="single" w:sz="4" w:space="0" w:color="auto"/>
              <w:left w:val="single" w:sz="4" w:space="0" w:color="auto"/>
              <w:bottom w:val="single" w:sz="4" w:space="0" w:color="auto"/>
              <w:right w:val="single" w:sz="4" w:space="0" w:color="auto"/>
            </w:tcBorders>
            <w:shd w:val="clear" w:color="auto" w:fill="D9D9D9"/>
            <w:hideMark/>
          </w:tcPr>
          <w:p w14:paraId="31A25B19"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調整說明</w:t>
            </w:r>
          </w:p>
        </w:tc>
      </w:tr>
      <w:tr w:rsidR="002F2105" w:rsidRPr="002F2105" w14:paraId="2C2410A3" w14:textId="77777777" w:rsidTr="007C0BBF">
        <w:tc>
          <w:tcPr>
            <w:tcW w:w="892" w:type="pct"/>
            <w:tcBorders>
              <w:top w:val="single" w:sz="4" w:space="0" w:color="auto"/>
              <w:left w:val="single" w:sz="4" w:space="0" w:color="auto"/>
              <w:bottom w:val="single" w:sz="4" w:space="0" w:color="auto"/>
              <w:right w:val="single" w:sz="4" w:space="0" w:color="auto"/>
            </w:tcBorders>
          </w:tcPr>
          <w:p w14:paraId="1F47F33D"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p>
        </w:tc>
        <w:tc>
          <w:tcPr>
            <w:tcW w:w="1026" w:type="pct"/>
            <w:tcBorders>
              <w:top w:val="single" w:sz="4" w:space="0" w:color="auto"/>
              <w:left w:val="single" w:sz="4" w:space="0" w:color="auto"/>
              <w:bottom w:val="single" w:sz="4" w:space="0" w:color="auto"/>
              <w:right w:val="single" w:sz="4" w:space="0" w:color="auto"/>
            </w:tcBorders>
          </w:tcPr>
          <w:p w14:paraId="264B362A"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41" w:type="pct"/>
            <w:tcBorders>
              <w:top w:val="single" w:sz="4" w:space="0" w:color="auto"/>
              <w:left w:val="single" w:sz="4" w:space="0" w:color="auto"/>
              <w:bottom w:val="single" w:sz="4" w:space="0" w:color="auto"/>
              <w:right w:val="single" w:sz="4" w:space="0" w:color="auto"/>
            </w:tcBorders>
          </w:tcPr>
          <w:p w14:paraId="2E69BC48"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945" w:type="pct"/>
            <w:tcBorders>
              <w:top w:val="single" w:sz="4" w:space="0" w:color="auto"/>
              <w:left w:val="single" w:sz="4" w:space="0" w:color="auto"/>
              <w:bottom w:val="single" w:sz="4" w:space="0" w:color="auto"/>
              <w:right w:val="single" w:sz="4" w:space="0" w:color="auto"/>
            </w:tcBorders>
          </w:tcPr>
          <w:p w14:paraId="2968D386"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96" w:type="pct"/>
            <w:tcBorders>
              <w:top w:val="single" w:sz="4" w:space="0" w:color="auto"/>
              <w:left w:val="single" w:sz="4" w:space="0" w:color="auto"/>
              <w:bottom w:val="single" w:sz="4" w:space="0" w:color="auto"/>
              <w:right w:val="single" w:sz="4" w:space="0" w:color="auto"/>
            </w:tcBorders>
          </w:tcPr>
          <w:p w14:paraId="35878C74" w14:textId="77777777" w:rsidR="000C7E4A" w:rsidRPr="002F2105" w:rsidRDefault="000C7E4A">
            <w:pPr>
              <w:autoSpaceDE w:val="0"/>
              <w:autoSpaceDN w:val="0"/>
              <w:adjustRightInd w:val="0"/>
              <w:snapToGrid w:val="0"/>
              <w:spacing w:line="400" w:lineRule="exact"/>
              <w:rPr>
                <w:rFonts w:eastAsia="DFKai-SB"/>
                <w:color w:val="000000" w:themeColor="text1"/>
              </w:rPr>
            </w:pPr>
          </w:p>
        </w:tc>
      </w:tr>
      <w:tr w:rsidR="002F2105" w:rsidRPr="002F2105" w14:paraId="2D9710D3" w14:textId="77777777" w:rsidTr="007C0BBF">
        <w:tc>
          <w:tcPr>
            <w:tcW w:w="892" w:type="pct"/>
            <w:tcBorders>
              <w:top w:val="single" w:sz="4" w:space="0" w:color="auto"/>
              <w:left w:val="single" w:sz="4" w:space="0" w:color="auto"/>
              <w:bottom w:val="single" w:sz="4" w:space="0" w:color="auto"/>
              <w:right w:val="single" w:sz="4" w:space="0" w:color="auto"/>
            </w:tcBorders>
          </w:tcPr>
          <w:p w14:paraId="7E9F1687"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p>
        </w:tc>
        <w:tc>
          <w:tcPr>
            <w:tcW w:w="1026" w:type="pct"/>
            <w:tcBorders>
              <w:top w:val="single" w:sz="4" w:space="0" w:color="auto"/>
              <w:left w:val="single" w:sz="4" w:space="0" w:color="auto"/>
              <w:bottom w:val="single" w:sz="4" w:space="0" w:color="auto"/>
              <w:right w:val="single" w:sz="4" w:space="0" w:color="auto"/>
            </w:tcBorders>
          </w:tcPr>
          <w:p w14:paraId="383026AA"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41" w:type="pct"/>
            <w:tcBorders>
              <w:top w:val="single" w:sz="4" w:space="0" w:color="auto"/>
              <w:left w:val="single" w:sz="4" w:space="0" w:color="auto"/>
              <w:bottom w:val="single" w:sz="4" w:space="0" w:color="auto"/>
              <w:right w:val="single" w:sz="4" w:space="0" w:color="auto"/>
            </w:tcBorders>
          </w:tcPr>
          <w:p w14:paraId="2A4817B5"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945" w:type="pct"/>
            <w:tcBorders>
              <w:top w:val="single" w:sz="4" w:space="0" w:color="auto"/>
              <w:left w:val="single" w:sz="4" w:space="0" w:color="auto"/>
              <w:bottom w:val="single" w:sz="4" w:space="0" w:color="auto"/>
              <w:right w:val="single" w:sz="4" w:space="0" w:color="auto"/>
            </w:tcBorders>
          </w:tcPr>
          <w:p w14:paraId="2AC24D54"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96" w:type="pct"/>
            <w:tcBorders>
              <w:top w:val="single" w:sz="4" w:space="0" w:color="auto"/>
              <w:left w:val="single" w:sz="4" w:space="0" w:color="auto"/>
              <w:bottom w:val="single" w:sz="4" w:space="0" w:color="auto"/>
              <w:right w:val="single" w:sz="4" w:space="0" w:color="auto"/>
            </w:tcBorders>
          </w:tcPr>
          <w:p w14:paraId="7B1D496F" w14:textId="77777777" w:rsidR="000C7E4A" w:rsidRPr="002F2105" w:rsidRDefault="000C7E4A">
            <w:pPr>
              <w:autoSpaceDE w:val="0"/>
              <w:autoSpaceDN w:val="0"/>
              <w:adjustRightInd w:val="0"/>
              <w:snapToGrid w:val="0"/>
              <w:spacing w:line="400" w:lineRule="exact"/>
              <w:rPr>
                <w:rFonts w:eastAsia="DFKai-SB"/>
                <w:color w:val="000000" w:themeColor="text1"/>
              </w:rPr>
            </w:pPr>
          </w:p>
        </w:tc>
      </w:tr>
      <w:tr w:rsidR="002F2105" w:rsidRPr="002F2105" w14:paraId="5F4725A1" w14:textId="77777777" w:rsidTr="007C0BBF">
        <w:tc>
          <w:tcPr>
            <w:tcW w:w="892" w:type="pct"/>
            <w:tcBorders>
              <w:top w:val="single" w:sz="4" w:space="0" w:color="auto"/>
              <w:left w:val="single" w:sz="4" w:space="0" w:color="auto"/>
              <w:bottom w:val="single" w:sz="4" w:space="0" w:color="auto"/>
              <w:right w:val="single" w:sz="4" w:space="0" w:color="auto"/>
            </w:tcBorders>
          </w:tcPr>
          <w:p w14:paraId="176D3EE7" w14:textId="77777777" w:rsidR="000C7E4A" w:rsidRPr="002F2105" w:rsidRDefault="000C7E4A">
            <w:pPr>
              <w:autoSpaceDE w:val="0"/>
              <w:autoSpaceDN w:val="0"/>
              <w:adjustRightInd w:val="0"/>
              <w:snapToGrid w:val="0"/>
              <w:spacing w:line="400" w:lineRule="exact"/>
              <w:jc w:val="center"/>
              <w:rPr>
                <w:rFonts w:eastAsia="DFKai-SB"/>
                <w:color w:val="000000" w:themeColor="text1"/>
              </w:rPr>
            </w:pPr>
          </w:p>
        </w:tc>
        <w:tc>
          <w:tcPr>
            <w:tcW w:w="1026" w:type="pct"/>
            <w:tcBorders>
              <w:top w:val="single" w:sz="4" w:space="0" w:color="auto"/>
              <w:left w:val="single" w:sz="4" w:space="0" w:color="auto"/>
              <w:bottom w:val="single" w:sz="4" w:space="0" w:color="auto"/>
              <w:right w:val="single" w:sz="4" w:space="0" w:color="auto"/>
            </w:tcBorders>
          </w:tcPr>
          <w:p w14:paraId="5512EBFF"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41" w:type="pct"/>
            <w:tcBorders>
              <w:top w:val="single" w:sz="4" w:space="0" w:color="auto"/>
              <w:left w:val="single" w:sz="4" w:space="0" w:color="auto"/>
              <w:bottom w:val="single" w:sz="4" w:space="0" w:color="auto"/>
              <w:right w:val="single" w:sz="4" w:space="0" w:color="auto"/>
            </w:tcBorders>
          </w:tcPr>
          <w:p w14:paraId="51F48BCC"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945" w:type="pct"/>
            <w:tcBorders>
              <w:top w:val="single" w:sz="4" w:space="0" w:color="auto"/>
              <w:left w:val="single" w:sz="4" w:space="0" w:color="auto"/>
              <w:bottom w:val="single" w:sz="4" w:space="0" w:color="auto"/>
              <w:right w:val="single" w:sz="4" w:space="0" w:color="auto"/>
            </w:tcBorders>
          </w:tcPr>
          <w:p w14:paraId="2DA3FC1C" w14:textId="77777777" w:rsidR="000C7E4A" w:rsidRPr="002F2105" w:rsidRDefault="000C7E4A">
            <w:pPr>
              <w:autoSpaceDE w:val="0"/>
              <w:autoSpaceDN w:val="0"/>
              <w:adjustRightInd w:val="0"/>
              <w:snapToGrid w:val="0"/>
              <w:spacing w:line="400" w:lineRule="exact"/>
              <w:rPr>
                <w:rFonts w:eastAsia="DFKai-SB"/>
                <w:color w:val="000000" w:themeColor="text1"/>
              </w:rPr>
            </w:pPr>
          </w:p>
        </w:tc>
        <w:tc>
          <w:tcPr>
            <w:tcW w:w="1096" w:type="pct"/>
            <w:tcBorders>
              <w:top w:val="single" w:sz="4" w:space="0" w:color="auto"/>
              <w:left w:val="single" w:sz="4" w:space="0" w:color="auto"/>
              <w:bottom w:val="single" w:sz="4" w:space="0" w:color="auto"/>
              <w:right w:val="single" w:sz="4" w:space="0" w:color="auto"/>
            </w:tcBorders>
          </w:tcPr>
          <w:p w14:paraId="070B8056" w14:textId="77777777" w:rsidR="000C7E4A" w:rsidRPr="002F2105" w:rsidRDefault="000C7E4A">
            <w:pPr>
              <w:autoSpaceDE w:val="0"/>
              <w:autoSpaceDN w:val="0"/>
              <w:adjustRightInd w:val="0"/>
              <w:snapToGrid w:val="0"/>
              <w:spacing w:line="400" w:lineRule="exact"/>
              <w:rPr>
                <w:rFonts w:eastAsia="DFKai-SB"/>
                <w:color w:val="000000" w:themeColor="text1"/>
              </w:rPr>
            </w:pPr>
          </w:p>
        </w:tc>
      </w:tr>
    </w:tbl>
    <w:p w14:paraId="477B68C8" w14:textId="77777777" w:rsidR="00FF5C3A" w:rsidRPr="002F2105" w:rsidRDefault="00FF5C3A" w:rsidP="00FF5C3A">
      <w:pPr>
        <w:pStyle w:val="ListParagraph"/>
        <w:tabs>
          <w:tab w:val="left" w:pos="2410"/>
        </w:tabs>
        <w:spacing w:line="400" w:lineRule="exact"/>
        <w:ind w:leftChars="0" w:left="2410"/>
        <w:rPr>
          <w:rFonts w:eastAsia="DFKai-SB"/>
          <w:color w:val="000000" w:themeColor="text1"/>
        </w:rPr>
        <w:sectPr w:rsidR="00FF5C3A" w:rsidRPr="002F2105" w:rsidSect="000C7E4A">
          <w:footerReference w:type="default" r:id="rId28"/>
          <w:pgSz w:w="11906" w:h="16838"/>
          <w:pgMar w:top="851" w:right="680" w:bottom="709" w:left="680" w:header="454" w:footer="794" w:gutter="0"/>
          <w:cols w:space="425"/>
          <w:docGrid w:type="lines" w:linePitch="360"/>
        </w:sectPr>
      </w:pPr>
    </w:p>
    <w:p w14:paraId="646F8B95" w14:textId="77777777" w:rsidR="00723EC4" w:rsidRPr="002F2105" w:rsidRDefault="00B26594" w:rsidP="009D7779">
      <w:pPr>
        <w:pStyle w:val="ListParagraph"/>
        <w:numPr>
          <w:ilvl w:val="1"/>
          <w:numId w:val="22"/>
        </w:numPr>
        <w:spacing w:line="400" w:lineRule="exact"/>
        <w:ind w:leftChars="0" w:left="851"/>
        <w:rPr>
          <w:rFonts w:eastAsia="DFKai-SB"/>
          <w:color w:val="000000" w:themeColor="text1"/>
        </w:rPr>
      </w:pPr>
      <w:bookmarkStart w:id="67" w:name="_Hlk140168548"/>
      <w:r w:rsidRPr="002F2105">
        <w:rPr>
          <w:rFonts w:eastAsia="DFKai-SB" w:hint="eastAsia"/>
          <w:b/>
          <w:color w:val="000000" w:themeColor="text1"/>
        </w:rPr>
        <w:lastRenderedPageBreak/>
        <w:t>原計畫</w:t>
      </w:r>
      <w:r w:rsidR="005821FC" w:rsidRPr="002F2105">
        <w:rPr>
          <w:rFonts w:eastAsia="DFKai-SB" w:hint="eastAsia"/>
          <w:b/>
          <w:color w:val="000000" w:themeColor="text1"/>
        </w:rPr>
        <w:t>主要成就及成果</w:t>
      </w:r>
      <w:r w:rsidR="005821FC" w:rsidRPr="002F2105">
        <w:rPr>
          <w:rFonts w:eastAsia="DFKai-SB"/>
          <w:b/>
          <w:color w:val="000000" w:themeColor="text1"/>
        </w:rPr>
        <w:t>(</w:t>
      </w:r>
      <w:r w:rsidR="005821FC" w:rsidRPr="002F2105">
        <w:rPr>
          <w:rFonts w:eastAsia="DFKai-SB" w:hint="eastAsia"/>
          <w:b/>
          <w:color w:val="000000" w:themeColor="text1"/>
        </w:rPr>
        <w:t>重大突破</w:t>
      </w:r>
      <w:r w:rsidR="005821FC" w:rsidRPr="002F2105">
        <w:rPr>
          <w:rFonts w:eastAsia="DFKai-SB"/>
          <w:b/>
          <w:color w:val="000000" w:themeColor="text1"/>
        </w:rPr>
        <w:t>)</w:t>
      </w:r>
      <w:r w:rsidR="005821FC" w:rsidRPr="002F2105">
        <w:rPr>
          <w:rFonts w:eastAsia="DFKai-SB" w:hint="eastAsia"/>
          <w:b/>
          <w:color w:val="000000" w:themeColor="text1"/>
        </w:rPr>
        <w:t>之價值與效益</w:t>
      </w:r>
      <w:r w:rsidR="005821FC" w:rsidRPr="002F2105">
        <w:rPr>
          <w:rFonts w:eastAsia="DFKai-SB"/>
          <w:b/>
          <w:color w:val="000000" w:themeColor="text1"/>
        </w:rPr>
        <w:t>(</w:t>
      </w:r>
      <w:r w:rsidR="009E6FBC" w:rsidRPr="002F2105">
        <w:rPr>
          <w:rFonts w:eastAsia="DFKai-SB" w:hint="eastAsia"/>
          <w:b/>
          <w:color w:val="000000" w:themeColor="text1"/>
          <w:highlight w:val="green"/>
        </w:rPr>
        <w:t>頁數至多以</w:t>
      </w:r>
      <w:r w:rsidR="009E6FBC" w:rsidRPr="002F2105">
        <w:rPr>
          <w:rFonts w:eastAsia="DFKai-SB"/>
          <w:b/>
          <w:color w:val="000000" w:themeColor="text1"/>
          <w:highlight w:val="green"/>
        </w:rPr>
        <w:t>3</w:t>
      </w:r>
      <w:r w:rsidR="009E6FBC" w:rsidRPr="002F2105">
        <w:rPr>
          <w:rFonts w:eastAsia="DFKai-SB" w:hint="eastAsia"/>
          <w:b/>
          <w:color w:val="000000" w:themeColor="text1"/>
          <w:highlight w:val="green"/>
        </w:rPr>
        <w:t>頁為限</w:t>
      </w:r>
      <w:r w:rsidR="005821FC" w:rsidRPr="002F2105">
        <w:rPr>
          <w:rFonts w:eastAsia="DFKai-SB"/>
          <w:b/>
          <w:color w:val="000000" w:themeColor="text1"/>
        </w:rPr>
        <w:t>)</w:t>
      </w:r>
      <w:bookmarkEnd w:id="67"/>
      <w:r w:rsidR="00FF5C3A" w:rsidRPr="002F2105">
        <w:rPr>
          <w:rFonts w:eastAsia="DFKai-SB" w:hint="eastAsia"/>
          <w:color w:val="000000" w:themeColor="text1"/>
        </w:rPr>
        <w:t>：</w:t>
      </w:r>
      <w:r w:rsidR="00650DB8" w:rsidRPr="002F2105">
        <w:rPr>
          <w:rFonts w:eastAsia="DFKai-SB" w:hint="eastAsia"/>
          <w:color w:val="000000" w:themeColor="text1"/>
        </w:rPr>
        <w:t>請依計畫屬性或執行方向</w:t>
      </w:r>
      <w:r w:rsidR="009E6FBC" w:rsidRPr="002F2105">
        <w:rPr>
          <w:rFonts w:eastAsia="DFKai-SB" w:hint="eastAsia"/>
          <w:color w:val="000000" w:themeColor="text1"/>
        </w:rPr>
        <w:t>，</w:t>
      </w:r>
      <w:r w:rsidR="009E6FBC" w:rsidRPr="002F2105">
        <w:rPr>
          <w:rFonts w:eastAsia="DFKai-SB" w:hint="eastAsia"/>
          <w:b/>
          <w:color w:val="000000" w:themeColor="text1"/>
          <w:u w:val="single"/>
        </w:rPr>
        <w:t>以質化為主、量化為輔</w:t>
      </w:r>
      <w:r w:rsidR="00650DB8" w:rsidRPr="002F2105">
        <w:rPr>
          <w:rFonts w:eastAsia="DFKai-SB" w:hint="eastAsia"/>
          <w:b/>
          <w:color w:val="000000" w:themeColor="text1"/>
          <w:u w:val="single"/>
        </w:rPr>
        <w:t>，選擇適當項目</w:t>
      </w:r>
      <w:r w:rsidR="009E6FBC" w:rsidRPr="002F2105">
        <w:rPr>
          <w:rFonts w:eastAsia="DFKai-SB" w:hint="eastAsia"/>
          <w:b/>
          <w:color w:val="000000" w:themeColor="text1"/>
          <w:u w:val="single"/>
        </w:rPr>
        <w:t>具體</w:t>
      </w:r>
      <w:r w:rsidR="00650DB8" w:rsidRPr="002F2105">
        <w:rPr>
          <w:rFonts w:eastAsia="DFKai-SB" w:hint="eastAsia"/>
          <w:b/>
          <w:color w:val="000000" w:themeColor="text1"/>
          <w:u w:val="single"/>
        </w:rPr>
        <w:t>說明所達成之主要成果的價值、效益或貢獻</w:t>
      </w:r>
      <w:r w:rsidR="00650DB8" w:rsidRPr="002F2105">
        <w:rPr>
          <w:rFonts w:eastAsia="DFKai-SB" w:hint="eastAsia"/>
          <w:color w:val="000000" w:themeColor="text1"/>
        </w:rPr>
        <w:t>；註明為「必要項目」者請務必填報。</w:t>
      </w:r>
    </w:p>
    <w:p w14:paraId="264AC58C" w14:textId="77777777" w:rsidR="00723EC4" w:rsidRPr="002F2105" w:rsidRDefault="00723EC4" w:rsidP="009D7779">
      <w:pPr>
        <w:pStyle w:val="ListParagraph"/>
        <w:numPr>
          <w:ilvl w:val="0"/>
          <w:numId w:val="24"/>
        </w:numPr>
        <w:tabs>
          <w:tab w:val="left" w:pos="1276"/>
        </w:tabs>
        <w:spacing w:line="400" w:lineRule="exact"/>
        <w:ind w:leftChars="0" w:left="2410" w:hanging="1559"/>
        <w:rPr>
          <w:rFonts w:eastAsia="DFKai-SB"/>
          <w:color w:val="000000" w:themeColor="text1"/>
        </w:rPr>
      </w:pPr>
      <w:r w:rsidRPr="002F2105">
        <w:rPr>
          <w:rFonts w:eastAsia="DFKai-SB" w:hint="eastAsia"/>
          <w:color w:val="000000" w:themeColor="text1"/>
        </w:rPr>
        <w:t>總體面向</w:t>
      </w:r>
      <w:r w:rsidRPr="002F2105">
        <w:rPr>
          <w:rFonts w:eastAsia="DFKai-SB"/>
          <w:color w:val="000000" w:themeColor="text1"/>
        </w:rPr>
        <w:t>(</w:t>
      </w:r>
      <w:r w:rsidRPr="002F2105">
        <w:rPr>
          <w:rFonts w:eastAsia="DFKai-SB" w:hint="eastAsia"/>
          <w:color w:val="000000" w:themeColor="text1"/>
          <w:u w:val="single"/>
        </w:rPr>
        <w:t>必要</w:t>
      </w:r>
      <w:r w:rsidRPr="002F2105">
        <w:rPr>
          <w:rFonts w:eastAsia="DFKai-SB" w:hint="eastAsia"/>
          <w:color w:val="000000" w:themeColor="text1"/>
        </w:rPr>
        <w:t>項目</w:t>
      </w:r>
      <w:r w:rsidRPr="002F2105">
        <w:rPr>
          <w:rFonts w:eastAsia="DFKai-SB"/>
          <w:color w:val="000000" w:themeColor="text1"/>
        </w:rPr>
        <w:t>)</w:t>
      </w:r>
      <w:r w:rsidR="00697C9A" w:rsidRPr="002F2105">
        <w:rPr>
          <w:rFonts w:eastAsia="DFKai-SB"/>
          <w:color w:val="000000" w:themeColor="text1"/>
        </w:rPr>
        <w:t xml:space="preserve">  </w:t>
      </w:r>
    </w:p>
    <w:p w14:paraId="1D894D59" w14:textId="77777777" w:rsidR="00650DB8" w:rsidRPr="002F2105" w:rsidRDefault="00650DB8" w:rsidP="007C0BBF">
      <w:pPr>
        <w:pStyle w:val="ListParagraph"/>
        <w:tabs>
          <w:tab w:val="left" w:pos="1276"/>
        </w:tabs>
        <w:spacing w:line="400" w:lineRule="exact"/>
        <w:ind w:leftChars="0" w:left="1276"/>
        <w:rPr>
          <w:rFonts w:eastAsia="DFKai-SB"/>
          <w:color w:val="000000" w:themeColor="text1"/>
        </w:rPr>
      </w:pPr>
      <w:r w:rsidRPr="002F2105">
        <w:rPr>
          <w:rFonts w:eastAsia="DFKai-SB" w:hint="eastAsia"/>
          <w:color w:val="000000" w:themeColor="text1"/>
        </w:rPr>
        <w:t>請敘明計畫團隊之領先能力與差異化評估，</w:t>
      </w:r>
      <w:r w:rsidR="00197385" w:rsidRPr="002F2105">
        <w:rPr>
          <w:rFonts w:eastAsia="DFKai-SB" w:hint="eastAsia"/>
          <w:color w:val="000000" w:themeColor="text1"/>
        </w:rPr>
        <w:t>如</w:t>
      </w:r>
      <w:r w:rsidRPr="002F2105">
        <w:rPr>
          <w:rFonts w:eastAsia="DFKai-SB" w:hint="eastAsia"/>
          <w:color w:val="000000" w:themeColor="text1"/>
        </w:rPr>
        <w:t>與全球及臺灣之現況比較，計畫團隊之能量及優勢提升、計畫執行前後之國際比較</w:t>
      </w:r>
      <w:r w:rsidR="00EE2F4F" w:rsidRPr="002F2105">
        <w:rPr>
          <w:rFonts w:eastAsia="DFKai-SB"/>
          <w:color w:val="000000" w:themeColor="text1"/>
        </w:rPr>
        <w:t>…</w:t>
      </w:r>
      <w:r w:rsidRPr="002F2105">
        <w:rPr>
          <w:rFonts w:eastAsia="DFKai-SB" w:hint="eastAsia"/>
          <w:color w:val="000000" w:themeColor="text1"/>
        </w:rPr>
        <w:t>等</w:t>
      </w:r>
      <w:r w:rsidR="00197385" w:rsidRPr="002F2105">
        <w:rPr>
          <w:rFonts w:eastAsia="DFKai-SB"/>
          <w:color w:val="000000" w:themeColor="text1"/>
        </w:rPr>
        <w:t>(</w:t>
      </w:r>
      <w:r w:rsidR="00197385" w:rsidRPr="002F2105">
        <w:rPr>
          <w:rFonts w:eastAsia="DFKai-SB" w:hint="eastAsia"/>
          <w:color w:val="000000" w:themeColor="text1"/>
        </w:rPr>
        <w:t>不以此限</w:t>
      </w:r>
      <w:r w:rsidR="00197385" w:rsidRPr="002F2105">
        <w:rPr>
          <w:rFonts w:eastAsia="DFKai-SB"/>
          <w:color w:val="000000" w:themeColor="text1"/>
        </w:rPr>
        <w:t>)</w:t>
      </w:r>
      <w:r w:rsidRPr="002F2105">
        <w:rPr>
          <w:rFonts w:eastAsia="DFKai-SB" w:hint="eastAsia"/>
          <w:color w:val="000000" w:themeColor="text1"/>
        </w:rPr>
        <w:t>。</w:t>
      </w:r>
      <w:r w:rsidR="00305FCF" w:rsidRPr="002F2105">
        <w:rPr>
          <w:rFonts w:eastAsia="DFKai-SB"/>
          <w:color w:val="000000" w:themeColor="text1"/>
        </w:rPr>
        <w:t xml:space="preserve"> (</w:t>
      </w:r>
      <w:r w:rsidR="00305FCF" w:rsidRPr="002F2105">
        <w:rPr>
          <w:rFonts w:eastAsia="DFKai-SB" w:hint="eastAsia"/>
          <w:b/>
          <w:color w:val="000000" w:themeColor="text1"/>
          <w:highlight w:val="yellow"/>
        </w:rPr>
        <w:t>由總計畫團隊提供說明，各子計畫補充</w:t>
      </w:r>
      <w:r w:rsidR="00305FCF" w:rsidRPr="002F2105">
        <w:rPr>
          <w:rFonts w:eastAsia="DFKai-SB"/>
          <w:b/>
          <w:color w:val="000000" w:themeColor="text1"/>
          <w:highlight w:val="yellow"/>
        </w:rPr>
        <w:t>)</w:t>
      </w:r>
    </w:p>
    <w:p w14:paraId="37691FBB" w14:textId="77777777" w:rsidR="00650DB8" w:rsidRPr="002F2105" w:rsidRDefault="00723EC4" w:rsidP="009D7779">
      <w:pPr>
        <w:pStyle w:val="ListParagraph"/>
        <w:numPr>
          <w:ilvl w:val="0"/>
          <w:numId w:val="24"/>
        </w:numPr>
        <w:tabs>
          <w:tab w:val="left" w:pos="1276"/>
        </w:tabs>
        <w:spacing w:line="400" w:lineRule="exact"/>
        <w:ind w:leftChars="0" w:left="2410" w:hanging="1559"/>
        <w:rPr>
          <w:rFonts w:eastAsia="DFKai-SB"/>
          <w:color w:val="000000" w:themeColor="text1"/>
        </w:rPr>
      </w:pPr>
      <w:r w:rsidRPr="002F2105">
        <w:rPr>
          <w:rFonts w:eastAsia="DFKai-SB" w:hint="eastAsia"/>
          <w:color w:val="000000" w:themeColor="text1"/>
        </w:rPr>
        <w:t>自評面向</w:t>
      </w:r>
    </w:p>
    <w:p w14:paraId="56F31EF3" w14:textId="77777777" w:rsidR="00276B86" w:rsidRPr="002F2105" w:rsidRDefault="00650DB8" w:rsidP="009D7779">
      <w:pPr>
        <w:pStyle w:val="ListParagraph"/>
        <w:numPr>
          <w:ilvl w:val="2"/>
          <w:numId w:val="7"/>
        </w:numPr>
        <w:tabs>
          <w:tab w:val="left" w:pos="1843"/>
        </w:tabs>
        <w:spacing w:line="400" w:lineRule="exact"/>
        <w:ind w:leftChars="0" w:left="1843" w:hanging="425"/>
        <w:rPr>
          <w:rFonts w:eastAsia="DFKai-SB"/>
          <w:color w:val="000000" w:themeColor="text1"/>
          <w:highlight w:val="green"/>
        </w:rPr>
      </w:pPr>
      <w:r w:rsidRPr="002F2105">
        <w:rPr>
          <w:rFonts w:eastAsia="DFKai-SB" w:hint="eastAsia"/>
          <w:color w:val="000000" w:themeColor="text1"/>
          <w:highlight w:val="green"/>
        </w:rPr>
        <w:t>學術成就</w:t>
      </w:r>
      <w:r w:rsidR="0036156A" w:rsidRPr="002F2105">
        <w:rPr>
          <w:rFonts w:eastAsia="DFKai-SB"/>
          <w:color w:val="000000" w:themeColor="text1"/>
          <w:highlight w:val="green"/>
        </w:rPr>
        <w:t>(</w:t>
      </w:r>
      <w:r w:rsidR="0036156A" w:rsidRPr="002F2105">
        <w:rPr>
          <w:rFonts w:eastAsia="DFKai-SB" w:hint="eastAsia"/>
          <w:color w:val="000000" w:themeColor="text1"/>
          <w:highlight w:val="green"/>
          <w:u w:val="single"/>
        </w:rPr>
        <w:t>必要</w:t>
      </w:r>
      <w:r w:rsidR="0036156A" w:rsidRPr="002F2105">
        <w:rPr>
          <w:rFonts w:eastAsia="DFKai-SB" w:hint="eastAsia"/>
          <w:color w:val="000000" w:themeColor="text1"/>
          <w:highlight w:val="green"/>
        </w:rPr>
        <w:t>項目</w:t>
      </w:r>
      <w:r w:rsidR="0036156A" w:rsidRPr="002F2105">
        <w:rPr>
          <w:rFonts w:eastAsia="DFKai-SB"/>
          <w:color w:val="000000" w:themeColor="text1"/>
          <w:highlight w:val="green"/>
        </w:rPr>
        <w:t>)</w:t>
      </w:r>
      <w:r w:rsidR="0036156A" w:rsidRPr="002F2105">
        <w:rPr>
          <w:rFonts w:eastAsia="DFKai-SB" w:hint="eastAsia"/>
          <w:color w:val="000000" w:themeColor="text1"/>
          <w:highlight w:val="green"/>
        </w:rPr>
        <w:t>：</w:t>
      </w:r>
      <w:r w:rsidR="00305FCF" w:rsidRPr="002F2105">
        <w:rPr>
          <w:rFonts w:eastAsia="DFKai-SB"/>
          <w:b/>
          <w:color w:val="000000" w:themeColor="text1"/>
          <w:szCs w:val="20"/>
          <w:shd w:val="clear" w:color="auto" w:fill="FFFF00"/>
        </w:rPr>
        <w:t>(</w:t>
      </w:r>
      <w:r w:rsidR="00305FCF" w:rsidRPr="002F2105">
        <w:rPr>
          <w:rFonts w:eastAsia="DFKai-SB" w:hint="eastAsia"/>
          <w:b/>
          <w:color w:val="000000" w:themeColor="text1"/>
          <w:szCs w:val="20"/>
          <w:shd w:val="clear" w:color="auto" w:fill="FFFF00"/>
        </w:rPr>
        <w:t>請</w:t>
      </w:r>
      <w:r w:rsidR="00305FCF" w:rsidRPr="002F2105">
        <w:rPr>
          <w:rFonts w:eastAsia="DFKai-SB"/>
          <w:b/>
          <w:color w:val="000000" w:themeColor="text1"/>
          <w:szCs w:val="20"/>
          <w:shd w:val="clear" w:color="auto" w:fill="FFFF00"/>
        </w:rPr>
        <w:t>各子計畫提供，總計畫彙整與補充</w:t>
      </w:r>
      <w:r w:rsidR="00305FCF" w:rsidRPr="002F2105">
        <w:rPr>
          <w:rFonts w:eastAsia="DFKai-SB"/>
          <w:b/>
          <w:color w:val="000000" w:themeColor="text1"/>
          <w:szCs w:val="20"/>
          <w:shd w:val="clear" w:color="auto" w:fill="FFFF00"/>
        </w:rPr>
        <w:t>)</w:t>
      </w:r>
    </w:p>
    <w:p w14:paraId="47F73E32" w14:textId="77777777" w:rsidR="00650DB8" w:rsidRPr="002F2105" w:rsidRDefault="00C160B6" w:rsidP="007C0BBF">
      <w:pPr>
        <w:pStyle w:val="ListParagraph"/>
        <w:tabs>
          <w:tab w:val="left" w:pos="1843"/>
        </w:tabs>
        <w:spacing w:line="400" w:lineRule="exact"/>
        <w:ind w:leftChars="0" w:left="1843"/>
        <w:rPr>
          <w:rFonts w:eastAsia="DFKai-SB"/>
          <w:color w:val="000000" w:themeColor="text1"/>
          <w:highlight w:val="green"/>
        </w:rPr>
      </w:pPr>
      <w:r w:rsidRPr="002F2105">
        <w:rPr>
          <w:rFonts w:eastAsia="DFKai-SB" w:hint="eastAsia"/>
          <w:color w:val="000000" w:themeColor="text1"/>
          <w:highlight w:val="green"/>
        </w:rPr>
        <w:t>如</w:t>
      </w:r>
      <w:r w:rsidR="0036156A" w:rsidRPr="002F2105">
        <w:rPr>
          <w:rFonts w:eastAsia="DFKai-SB" w:hint="eastAsia"/>
          <w:color w:val="000000" w:themeColor="text1"/>
          <w:highlight w:val="green"/>
        </w:rPr>
        <w:t>發表期刊論文及國際相關研討會論文、出席國際</w:t>
      </w:r>
      <w:r w:rsidR="0036156A" w:rsidRPr="002F2105">
        <w:rPr>
          <w:rFonts w:eastAsia="DFKai-SB"/>
          <w:color w:val="000000" w:themeColor="text1"/>
          <w:highlight w:val="green"/>
        </w:rPr>
        <w:t>/</w:t>
      </w:r>
      <w:r w:rsidR="0036156A" w:rsidRPr="002F2105">
        <w:rPr>
          <w:rFonts w:eastAsia="DFKai-SB" w:hint="eastAsia"/>
          <w:color w:val="000000" w:themeColor="text1"/>
          <w:highlight w:val="green"/>
        </w:rPr>
        <w:t>國內相關研討會議、參加國際</w:t>
      </w:r>
      <w:r w:rsidR="0036156A" w:rsidRPr="002F2105">
        <w:rPr>
          <w:rFonts w:eastAsia="DFKai-SB"/>
          <w:color w:val="000000" w:themeColor="text1"/>
          <w:highlight w:val="green"/>
        </w:rPr>
        <w:t>/</w:t>
      </w:r>
      <w:r w:rsidR="0036156A" w:rsidRPr="002F2105">
        <w:rPr>
          <w:rFonts w:eastAsia="DFKai-SB" w:hint="eastAsia"/>
          <w:color w:val="000000" w:themeColor="text1"/>
          <w:highlight w:val="green"/>
        </w:rPr>
        <w:t>國內相關競賽、研究成果發表</w:t>
      </w:r>
      <w:r w:rsidR="0036156A" w:rsidRPr="002F2105">
        <w:rPr>
          <w:rFonts w:eastAsia="DFKai-SB"/>
          <w:color w:val="000000" w:themeColor="text1"/>
          <w:highlight w:val="green"/>
        </w:rPr>
        <w:t>…</w:t>
      </w:r>
      <w:r w:rsidR="0036156A" w:rsidRPr="002F2105">
        <w:rPr>
          <w:rFonts w:eastAsia="DFKai-SB" w:hint="eastAsia"/>
          <w:color w:val="000000" w:themeColor="text1"/>
          <w:highlight w:val="green"/>
        </w:rPr>
        <w:t>等</w:t>
      </w:r>
      <w:r w:rsidR="00930F1D" w:rsidRPr="002F2105">
        <w:rPr>
          <w:rFonts w:eastAsia="DFKai-SB" w:hint="eastAsia"/>
          <w:color w:val="000000" w:themeColor="text1"/>
          <w:highlight w:val="green"/>
        </w:rPr>
        <w:t>，請</w:t>
      </w:r>
      <w:r w:rsidR="00ED5C6F" w:rsidRPr="002F2105">
        <w:rPr>
          <w:rFonts w:eastAsia="DFKai-SB" w:hint="eastAsia"/>
          <w:color w:val="000000" w:themeColor="text1"/>
          <w:highlight w:val="green"/>
        </w:rPr>
        <w:t>依據重要性與影響力之優先序</w:t>
      </w:r>
      <w:r w:rsidR="00930F1D" w:rsidRPr="002F2105">
        <w:rPr>
          <w:rFonts w:eastAsia="DFKai-SB" w:hint="eastAsia"/>
          <w:color w:val="000000" w:themeColor="text1"/>
          <w:highlight w:val="green"/>
        </w:rPr>
        <w:t>說明</w:t>
      </w:r>
      <w:r w:rsidR="00ED5C6F" w:rsidRPr="002F2105">
        <w:rPr>
          <w:rFonts w:eastAsia="DFKai-SB" w:hint="eastAsia"/>
          <w:color w:val="000000" w:themeColor="text1"/>
          <w:highlight w:val="green"/>
        </w:rPr>
        <w:t>所</w:t>
      </w:r>
      <w:r w:rsidR="00930F1D" w:rsidRPr="002F2105">
        <w:rPr>
          <w:rFonts w:eastAsia="DFKai-SB" w:hint="eastAsia"/>
          <w:color w:val="000000" w:themeColor="text1"/>
          <w:highlight w:val="green"/>
        </w:rPr>
        <w:t>發表</w:t>
      </w:r>
      <w:r w:rsidR="00ED5C6F" w:rsidRPr="002F2105">
        <w:rPr>
          <w:rFonts w:eastAsia="DFKai-SB" w:hint="eastAsia"/>
          <w:color w:val="000000" w:themeColor="text1"/>
          <w:highlight w:val="green"/>
        </w:rPr>
        <w:t>研究</w:t>
      </w:r>
      <w:r w:rsidR="00930F1D" w:rsidRPr="002F2105">
        <w:rPr>
          <w:rFonts w:eastAsia="DFKai-SB" w:hint="eastAsia"/>
          <w:color w:val="000000" w:themeColor="text1"/>
          <w:highlight w:val="green"/>
        </w:rPr>
        <w:t>成果</w:t>
      </w:r>
      <w:r w:rsidR="00ED5C6F" w:rsidRPr="002F2105">
        <w:rPr>
          <w:rFonts w:eastAsia="DFKai-SB" w:hint="eastAsia"/>
          <w:color w:val="000000" w:themeColor="text1"/>
          <w:highlight w:val="green"/>
        </w:rPr>
        <w:t>，非僅統計發表論文數量</w:t>
      </w:r>
      <w:r w:rsidR="0036156A" w:rsidRPr="002F2105">
        <w:rPr>
          <w:rFonts w:eastAsia="DFKai-SB" w:hint="eastAsia"/>
          <w:color w:val="000000" w:themeColor="text1"/>
          <w:highlight w:val="green"/>
        </w:rPr>
        <w:t>。</w:t>
      </w:r>
      <w:r w:rsidR="00ED5C6F" w:rsidRPr="002F2105">
        <w:rPr>
          <w:rFonts w:eastAsia="DFKai-SB"/>
          <w:color w:val="000000" w:themeColor="text1"/>
          <w:highlight w:val="green"/>
        </w:rPr>
        <w:t>(</w:t>
      </w:r>
      <w:r w:rsidR="00ED5C6F" w:rsidRPr="002F2105">
        <w:rPr>
          <w:rFonts w:eastAsia="DFKai-SB" w:hint="eastAsia"/>
          <w:color w:val="000000" w:themeColor="text1"/>
          <w:highlight w:val="green"/>
        </w:rPr>
        <w:t>不以此限</w:t>
      </w:r>
      <w:r w:rsidR="00ED5C6F" w:rsidRPr="002F2105">
        <w:rPr>
          <w:rFonts w:eastAsia="DFKai-SB"/>
          <w:color w:val="000000" w:themeColor="text1"/>
          <w:highlight w:val="green"/>
        </w:rPr>
        <w:t>)</w:t>
      </w:r>
    </w:p>
    <w:p w14:paraId="7DBB1BD7" w14:textId="77777777" w:rsidR="003E19E1" w:rsidRPr="002F2105" w:rsidRDefault="003E19E1" w:rsidP="007C0BBF">
      <w:pPr>
        <w:pStyle w:val="ListParagraph"/>
        <w:tabs>
          <w:tab w:val="left" w:pos="1843"/>
        </w:tabs>
        <w:spacing w:line="400" w:lineRule="exact"/>
        <w:ind w:leftChars="0" w:left="1843"/>
        <w:rPr>
          <w:rFonts w:eastAsia="DFKai-SB"/>
          <w:color w:val="000000" w:themeColor="text1"/>
          <w:highlight w:val="green"/>
        </w:rPr>
      </w:pPr>
    </w:p>
    <w:p w14:paraId="4EDAECC8" w14:textId="006CDA61" w:rsidR="00683B66" w:rsidRPr="002F2105" w:rsidRDefault="00683B66" w:rsidP="00683B66">
      <w:pPr>
        <w:pStyle w:val="ListParagraph"/>
        <w:tabs>
          <w:tab w:val="left" w:pos="1843"/>
        </w:tabs>
        <w:spacing w:line="400" w:lineRule="exact"/>
        <w:ind w:leftChars="0" w:left="1843"/>
        <w:jc w:val="both"/>
        <w:rPr>
          <w:rFonts w:eastAsia="DFKai-SB"/>
          <w:color w:val="000000" w:themeColor="text1"/>
        </w:rPr>
      </w:pPr>
      <w:r w:rsidRPr="002F2105">
        <w:rPr>
          <w:rFonts w:eastAsia="DFKai-SB" w:hint="eastAsia"/>
          <w:color w:val="000000" w:themeColor="text1"/>
        </w:rPr>
        <w:t>思覺失調之心理狀態評估研究成果發表</w:t>
      </w:r>
      <w:r w:rsidR="004F719D" w:rsidRPr="002F2105">
        <w:rPr>
          <w:rFonts w:eastAsia="DFKai-SB"/>
          <w:color w:val="000000" w:themeColor="text1"/>
        </w:rPr>
        <w:t>在</w:t>
      </w:r>
      <w:r w:rsidR="004F719D" w:rsidRPr="002F2105">
        <w:rPr>
          <w:rFonts w:eastAsia="DFKai-SB"/>
          <w:color w:val="000000" w:themeColor="text1"/>
        </w:rPr>
        <w:t>JBHI</w:t>
      </w:r>
      <w:r w:rsidRPr="002F2105">
        <w:rPr>
          <w:rFonts w:eastAsia="DFKai-SB" w:hint="eastAsia"/>
          <w:color w:val="000000" w:themeColor="text1"/>
        </w:rPr>
        <w:t>。</w:t>
      </w:r>
      <w:r w:rsidR="002C496E" w:rsidRPr="002F2105">
        <w:rPr>
          <w:rFonts w:eastAsia="DFKai-SB"/>
          <w:color w:val="000000" w:themeColor="text1"/>
        </w:rPr>
        <w:t>IEEE JBHI</w:t>
      </w:r>
      <w:r w:rsidR="002C496E" w:rsidRPr="002F2105">
        <w:rPr>
          <w:rFonts w:eastAsia="DFKai-SB" w:hint="eastAsia"/>
          <w:color w:val="000000" w:themeColor="text1"/>
        </w:rPr>
        <w:t>是計算機科學和信息系統領域的領銜期刊之一，主要聚焦於交叉學科和生物醫學與健康應用。該期刊論文必須包含信息系統的理論分析、方法、技術發展和</w:t>
      </w:r>
      <w:r w:rsidR="002C496E" w:rsidRPr="002F2105">
        <w:rPr>
          <w:rFonts w:eastAsia="DFKai-SB"/>
          <w:color w:val="000000" w:themeColor="text1"/>
        </w:rPr>
        <w:t>/</w:t>
      </w:r>
      <w:r w:rsidR="002C496E" w:rsidRPr="002F2105">
        <w:rPr>
          <w:rFonts w:eastAsia="DFKai-SB" w:hint="eastAsia"/>
          <w:color w:val="000000" w:themeColor="text1"/>
        </w:rPr>
        <w:t>或新的臨床應用方面的原創內容，是生物醫學和健康信息學領域的</w:t>
      </w:r>
      <w:r w:rsidR="002C496E" w:rsidRPr="002F2105">
        <w:rPr>
          <w:rFonts w:eastAsia="DFKai-SB"/>
          <w:color w:val="000000" w:themeColor="text1"/>
        </w:rPr>
        <w:t>TOP</w:t>
      </w:r>
      <w:r w:rsidR="002C496E" w:rsidRPr="002F2105">
        <w:rPr>
          <w:rFonts w:eastAsia="DFKai-SB" w:hint="eastAsia"/>
          <w:color w:val="000000" w:themeColor="text1"/>
        </w:rPr>
        <w:t>期刊，在全球</w:t>
      </w:r>
      <w:r w:rsidR="002C496E" w:rsidRPr="002F2105">
        <w:rPr>
          <w:rFonts w:eastAsia="DFKai-SB"/>
          <w:color w:val="000000" w:themeColor="text1"/>
        </w:rPr>
        <w:t>27</w:t>
      </w:r>
      <w:r w:rsidR="002C496E" w:rsidRPr="002F2105">
        <w:rPr>
          <w:rFonts w:eastAsia="DFKai-SB" w:hint="eastAsia"/>
          <w:color w:val="000000" w:themeColor="text1"/>
        </w:rPr>
        <w:t>種醫學信息學</w:t>
      </w:r>
      <w:r w:rsidR="002C496E" w:rsidRPr="002F2105">
        <w:rPr>
          <w:rFonts w:eastAsia="DFKai-SB"/>
          <w:color w:val="000000" w:themeColor="text1"/>
        </w:rPr>
        <w:t>(Medical Informatics) SCI</w:t>
      </w:r>
      <w:r w:rsidR="002C496E" w:rsidRPr="002F2105">
        <w:rPr>
          <w:rFonts w:eastAsia="DFKai-SB" w:hint="eastAsia"/>
          <w:color w:val="000000" w:themeColor="text1"/>
        </w:rPr>
        <w:t>收錄期刊中排名第</w:t>
      </w:r>
      <w:r w:rsidR="002C496E" w:rsidRPr="002F2105">
        <w:rPr>
          <w:rFonts w:eastAsia="DFKai-SB"/>
          <w:color w:val="000000" w:themeColor="text1"/>
        </w:rPr>
        <w:t>1(TOP1)</w:t>
      </w:r>
      <w:r w:rsidR="002C496E" w:rsidRPr="002F2105">
        <w:rPr>
          <w:rFonts w:eastAsia="DFKai-SB" w:hint="eastAsia"/>
          <w:color w:val="000000" w:themeColor="text1"/>
        </w:rPr>
        <w:t>；全球</w:t>
      </w:r>
      <w:r w:rsidR="002C496E" w:rsidRPr="002F2105">
        <w:rPr>
          <w:rFonts w:eastAsia="DFKai-SB"/>
          <w:color w:val="000000" w:themeColor="text1"/>
        </w:rPr>
        <w:t>59</w:t>
      </w:r>
      <w:r w:rsidR="002C496E" w:rsidRPr="002F2105">
        <w:rPr>
          <w:rFonts w:eastAsia="DFKai-SB" w:hint="eastAsia"/>
          <w:color w:val="000000" w:themeColor="text1"/>
        </w:rPr>
        <w:t>種數學與計算生物學</w:t>
      </w:r>
      <w:r w:rsidR="002C496E" w:rsidRPr="002F2105">
        <w:rPr>
          <w:rFonts w:eastAsia="DFKai-SB"/>
          <w:color w:val="000000" w:themeColor="text1"/>
        </w:rPr>
        <w:t>(Mathematical &amp; Computational Biology) SCI</w:t>
      </w:r>
      <w:r w:rsidR="002C496E" w:rsidRPr="002F2105">
        <w:rPr>
          <w:rFonts w:eastAsia="DFKai-SB" w:hint="eastAsia"/>
          <w:color w:val="000000" w:themeColor="text1"/>
        </w:rPr>
        <w:t>收錄期刊中排名第</w:t>
      </w:r>
      <w:r w:rsidR="002C496E" w:rsidRPr="002F2105">
        <w:rPr>
          <w:rFonts w:eastAsia="DFKai-SB"/>
          <w:color w:val="000000" w:themeColor="text1"/>
        </w:rPr>
        <w:t>5(TOP5)</w:t>
      </w:r>
      <w:r w:rsidR="002C496E" w:rsidRPr="002F2105">
        <w:rPr>
          <w:rFonts w:eastAsia="DFKai-SB" w:hint="eastAsia"/>
          <w:color w:val="000000" w:themeColor="text1"/>
        </w:rPr>
        <w:t>；</w:t>
      </w:r>
      <w:r w:rsidR="002C496E" w:rsidRPr="002F2105">
        <w:rPr>
          <w:rFonts w:eastAsia="DFKai-SB"/>
          <w:color w:val="000000" w:themeColor="text1"/>
        </w:rPr>
        <w:t>impact score</w:t>
      </w:r>
      <w:r w:rsidR="002C496E" w:rsidRPr="002F2105">
        <w:rPr>
          <w:rFonts w:eastAsia="DFKai-SB" w:hint="eastAsia"/>
          <w:color w:val="000000" w:themeColor="text1"/>
        </w:rPr>
        <w:t>為</w:t>
      </w:r>
      <w:r w:rsidR="002C496E" w:rsidRPr="002F2105">
        <w:rPr>
          <w:rFonts w:eastAsia="DFKai-SB"/>
          <w:color w:val="000000" w:themeColor="text1"/>
        </w:rPr>
        <w:t>5.772</w:t>
      </w:r>
      <w:r w:rsidR="002C496E" w:rsidRPr="002F2105">
        <w:rPr>
          <w:rFonts w:eastAsia="DFKai-SB" w:hint="eastAsia"/>
          <w:color w:val="000000" w:themeColor="text1"/>
        </w:rPr>
        <w:t>。</w:t>
      </w:r>
    </w:p>
    <w:p w14:paraId="32F15305" w14:textId="52E560E2" w:rsidR="004F719D" w:rsidRPr="002F2105" w:rsidRDefault="00683B66" w:rsidP="00683B66">
      <w:pPr>
        <w:pStyle w:val="ListParagraph"/>
        <w:tabs>
          <w:tab w:val="left" w:pos="1843"/>
        </w:tabs>
        <w:spacing w:line="400" w:lineRule="exact"/>
        <w:ind w:leftChars="0" w:left="1843"/>
        <w:jc w:val="both"/>
        <w:rPr>
          <w:rFonts w:eastAsia="DFKai-SB"/>
          <w:color w:val="000000" w:themeColor="text1"/>
        </w:rPr>
      </w:pPr>
      <w:r w:rsidRPr="002F2105">
        <w:rPr>
          <w:rFonts w:eastAsia="DFKai-SB" w:hint="eastAsia"/>
          <w:color w:val="000000" w:themeColor="text1"/>
        </w:rPr>
        <w:t>認知評估模型研發所使用之文本半監督對比學習方法發表在</w:t>
      </w:r>
      <w:r w:rsidR="004F719D" w:rsidRPr="002F2105">
        <w:rPr>
          <w:rFonts w:eastAsia="DFKai-SB"/>
          <w:color w:val="000000" w:themeColor="text1"/>
        </w:rPr>
        <w:t>AAAI</w:t>
      </w:r>
      <w:r w:rsidRPr="002F2105">
        <w:rPr>
          <w:rFonts w:eastAsia="DFKai-SB" w:hint="eastAsia"/>
          <w:color w:val="000000" w:themeColor="text1"/>
        </w:rPr>
        <w:t>。</w:t>
      </w:r>
      <w:r w:rsidRPr="002F2105">
        <w:rPr>
          <w:rFonts w:eastAsia="DFKai-SB"/>
          <w:color w:val="000000" w:themeColor="text1"/>
        </w:rPr>
        <w:t>AAAI</w:t>
      </w:r>
      <w:r w:rsidRPr="002F2105">
        <w:rPr>
          <w:rFonts w:eastAsia="DFKai-SB" w:hint="eastAsia"/>
          <w:color w:val="000000" w:themeColor="text1"/>
        </w:rPr>
        <w:t>為資工領域中頂級人工智能會議，根據</w:t>
      </w:r>
      <w:r w:rsidRPr="002F2105">
        <w:rPr>
          <w:rFonts w:eastAsia="DFKai-SB"/>
          <w:color w:val="000000" w:themeColor="text1"/>
        </w:rPr>
        <w:t>Google conference ranking</w:t>
      </w:r>
      <w:r w:rsidRPr="002F2105">
        <w:rPr>
          <w:rFonts w:eastAsia="DFKai-SB" w:hint="eastAsia"/>
          <w:color w:val="000000" w:themeColor="text1"/>
        </w:rPr>
        <w:t>在人工智慧子領域排名第四，</w:t>
      </w:r>
      <w:r w:rsidRPr="002F2105">
        <w:rPr>
          <w:rFonts w:eastAsia="DFKai-SB"/>
          <w:color w:val="000000" w:themeColor="text1"/>
        </w:rPr>
        <w:t>h5-index</w:t>
      </w:r>
      <w:r w:rsidRPr="002F2105">
        <w:rPr>
          <w:rFonts w:eastAsia="DFKai-SB" w:hint="eastAsia"/>
          <w:color w:val="000000" w:themeColor="text1"/>
        </w:rPr>
        <w:t>為</w:t>
      </w:r>
      <w:r w:rsidRPr="002F2105">
        <w:rPr>
          <w:rFonts w:eastAsia="DFKai-SB"/>
          <w:color w:val="000000" w:themeColor="text1"/>
        </w:rPr>
        <w:t>180</w:t>
      </w:r>
      <w:r w:rsidRPr="002F2105">
        <w:rPr>
          <w:rFonts w:eastAsia="DFKai-SB" w:hint="eastAsia"/>
          <w:color w:val="000000" w:themeColor="text1"/>
        </w:rPr>
        <w:t>，依</w:t>
      </w:r>
      <w:r w:rsidRPr="002F2105">
        <w:rPr>
          <w:rFonts w:eastAsia="DFKai-SB"/>
          <w:color w:val="000000" w:themeColor="text1"/>
        </w:rPr>
        <w:t>Research.com</w:t>
      </w:r>
      <w:r w:rsidRPr="002F2105">
        <w:rPr>
          <w:rFonts w:eastAsia="DFKai-SB" w:hint="eastAsia"/>
          <w:color w:val="000000" w:themeColor="text1"/>
        </w:rPr>
        <w:t>在資工領域排名第六，</w:t>
      </w:r>
      <w:r w:rsidRPr="002F2105">
        <w:rPr>
          <w:rFonts w:eastAsia="DFKai-SB"/>
          <w:color w:val="000000" w:themeColor="text1"/>
        </w:rPr>
        <w:t>impact score</w:t>
      </w:r>
      <w:r w:rsidRPr="002F2105">
        <w:rPr>
          <w:rFonts w:eastAsia="DFKai-SB" w:hint="eastAsia"/>
          <w:color w:val="000000" w:themeColor="text1"/>
        </w:rPr>
        <w:t>為</w:t>
      </w:r>
      <w:r w:rsidRPr="002F2105">
        <w:rPr>
          <w:rFonts w:eastAsia="DFKai-SB"/>
          <w:color w:val="000000" w:themeColor="text1"/>
        </w:rPr>
        <w:t>32.10</w:t>
      </w:r>
      <w:r w:rsidRPr="002F2105">
        <w:rPr>
          <w:rFonts w:eastAsia="DFKai-SB" w:hint="eastAsia"/>
          <w:color w:val="000000" w:themeColor="text1"/>
        </w:rPr>
        <w:t>。會議主要涉及人工智能、機器學習、理論計算機科學、自然語言處理和數學優化等主題。雖然側重於人工智能，但對於探索任務、計算機視覺和模式識別等主題亦進行討論。活動中的討論亦多圍繞機器人主題和人機交互的類似主題展開。透過雙盲評審、多位學者的審核以及小於</w:t>
      </w:r>
      <w:r w:rsidRPr="002F2105">
        <w:rPr>
          <w:rFonts w:eastAsia="DFKai-SB"/>
          <w:color w:val="000000" w:themeColor="text1"/>
        </w:rPr>
        <w:t>20%</w:t>
      </w:r>
      <w:r w:rsidRPr="002F2105">
        <w:rPr>
          <w:rFonts w:eastAsia="DFKai-SB" w:hint="eastAsia"/>
          <w:color w:val="000000" w:themeColor="text1"/>
        </w:rPr>
        <w:t>的接收率，在</w:t>
      </w:r>
      <w:r w:rsidRPr="002F2105">
        <w:rPr>
          <w:rFonts w:eastAsia="DFKai-SB"/>
          <w:color w:val="000000" w:themeColor="text1"/>
        </w:rPr>
        <w:t>AAAI</w:t>
      </w:r>
      <w:r w:rsidRPr="002F2105">
        <w:rPr>
          <w:rFonts w:eastAsia="DFKai-SB" w:hint="eastAsia"/>
          <w:color w:val="000000" w:themeColor="text1"/>
        </w:rPr>
        <w:t>發表的文章代表是受過相對更加嚴謹的檢驗，並被評判是足以為人工智能領域帶來貢獻。在以人工智能為方法主軸的場景下，能被</w:t>
      </w:r>
      <w:r w:rsidRPr="002F2105">
        <w:rPr>
          <w:rFonts w:eastAsia="DFKai-SB"/>
          <w:color w:val="000000" w:themeColor="text1"/>
        </w:rPr>
        <w:t>AAAI</w:t>
      </w:r>
      <w:r w:rsidRPr="002F2105">
        <w:rPr>
          <w:rFonts w:eastAsia="DFKai-SB" w:hint="eastAsia"/>
          <w:color w:val="000000" w:themeColor="text1"/>
        </w:rPr>
        <w:t>接受代表著此方法受到某種程度上的認可，也是對於人工智能研究者的莫大鼓舞。</w:t>
      </w:r>
    </w:p>
    <w:p w14:paraId="48DA4817" w14:textId="77777777" w:rsidR="00683B66" w:rsidRPr="002F2105" w:rsidRDefault="00683B66" w:rsidP="00683B66">
      <w:pPr>
        <w:pStyle w:val="ListParagraph"/>
        <w:tabs>
          <w:tab w:val="left" w:pos="1843"/>
        </w:tabs>
        <w:spacing w:line="400" w:lineRule="exact"/>
        <w:ind w:leftChars="0" w:left="1843"/>
        <w:jc w:val="both"/>
        <w:rPr>
          <w:rFonts w:eastAsia="DFKai-SB"/>
          <w:color w:val="000000" w:themeColor="text1"/>
        </w:rPr>
      </w:pPr>
    </w:p>
    <w:p w14:paraId="66AB5326" w14:textId="4AC1EB5A" w:rsidR="00011C28" w:rsidRPr="002F2105" w:rsidRDefault="0097474D" w:rsidP="00683B66">
      <w:pPr>
        <w:pStyle w:val="ListParagraph"/>
        <w:tabs>
          <w:tab w:val="left" w:pos="1843"/>
        </w:tabs>
        <w:spacing w:line="400" w:lineRule="exact"/>
        <w:ind w:leftChars="0" w:left="1843"/>
        <w:jc w:val="both"/>
        <w:rPr>
          <w:rFonts w:eastAsia="DFKai-SB"/>
          <w:color w:val="000000" w:themeColor="text1"/>
        </w:rPr>
      </w:pPr>
      <w:r w:rsidRPr="002F2105">
        <w:rPr>
          <w:rFonts w:eastAsia="DFKai-SB"/>
          <w:color w:val="000000" w:themeColor="text1"/>
        </w:rPr>
        <w:t>子計畫六</w:t>
      </w:r>
      <w:r w:rsidRPr="002F2105">
        <w:rPr>
          <w:rFonts w:eastAsia="DFKai-SB"/>
          <w:color w:val="000000" w:themeColor="text1"/>
        </w:rPr>
        <w:t xml:space="preserve"> - </w:t>
      </w:r>
      <w:r w:rsidR="00011C28" w:rsidRPr="002F2105">
        <w:rPr>
          <w:rFonts w:eastAsia="DFKai-SB"/>
          <w:color w:val="000000" w:themeColor="text1"/>
        </w:rPr>
        <w:t>Journal:</w:t>
      </w:r>
    </w:p>
    <w:p w14:paraId="21DD8C93" w14:textId="3D504A20"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 xml:space="preserve">Chang, Yu-Ling, Di-Hua Luo, Tsung-Ren Huang, Joshua O.S. Goh, </w:t>
      </w:r>
      <w:proofErr w:type="spellStart"/>
      <w:r w:rsidRPr="002F2105">
        <w:rPr>
          <w:rFonts w:eastAsia="DFKai-SB"/>
          <w:color w:val="000000" w:themeColor="text1"/>
          <w:kern w:val="0"/>
        </w:rPr>
        <w:t>Su</w:t>
      </w:r>
      <w:proofErr w:type="spellEnd"/>
      <w:r w:rsidRPr="002F2105">
        <w:rPr>
          <w:rFonts w:eastAsia="DFKai-SB"/>
          <w:color w:val="000000" w:themeColor="text1"/>
          <w:kern w:val="0"/>
        </w:rPr>
        <w:t xml:space="preserve">-Ling Yeh, and </w:t>
      </w:r>
      <w:r w:rsidRPr="002F2105">
        <w:rPr>
          <w:rFonts w:eastAsia="DFKai-SB"/>
          <w:color w:val="000000" w:themeColor="text1"/>
          <w:kern w:val="0"/>
          <w:u w:val="single"/>
        </w:rPr>
        <w:t>Li-Chen Fu</w:t>
      </w:r>
      <w:r w:rsidRPr="002F2105">
        <w:rPr>
          <w:rFonts w:eastAsia="DFKai-SB"/>
          <w:color w:val="000000" w:themeColor="text1"/>
          <w:kern w:val="0"/>
        </w:rPr>
        <w:t xml:space="preserve">, “Identifying Mild Cognitive Impairment by Using Human–Robot Interactions,” </w:t>
      </w:r>
      <w:r w:rsidRPr="002F2105">
        <w:rPr>
          <w:rFonts w:eastAsia="DFKai-SB"/>
          <w:b/>
          <w:bCs/>
          <w:color w:val="000000" w:themeColor="text1"/>
          <w:kern w:val="0"/>
        </w:rPr>
        <w:t>Journal of Alzheimer’s Disease</w:t>
      </w:r>
      <w:r w:rsidRPr="002F2105">
        <w:rPr>
          <w:rFonts w:eastAsia="DFKai-SB"/>
          <w:color w:val="000000" w:themeColor="text1"/>
          <w:kern w:val="0"/>
        </w:rPr>
        <w:t>, Vol. 85, No. 3, pp. 1129-1142, (SCI) 2022.</w:t>
      </w:r>
    </w:p>
    <w:p w14:paraId="74AEDE8C" w14:textId="3D0CDA0F" w:rsidR="00683B66" w:rsidRPr="002F2105" w:rsidRDefault="00683B66"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lastRenderedPageBreak/>
        <w:t xml:space="preserve">Cheah, Wen-Ting, </w:t>
      </w:r>
      <w:proofErr w:type="spellStart"/>
      <w:r w:rsidRPr="002F2105">
        <w:rPr>
          <w:rFonts w:eastAsia="DFKai-SB"/>
          <w:color w:val="000000" w:themeColor="text1"/>
          <w:kern w:val="0"/>
        </w:rPr>
        <w:t>Jwu</w:t>
      </w:r>
      <w:proofErr w:type="spellEnd"/>
      <w:r w:rsidRPr="002F2105">
        <w:rPr>
          <w:rFonts w:eastAsia="DFKai-SB"/>
          <w:color w:val="000000" w:themeColor="text1"/>
          <w:kern w:val="0"/>
        </w:rPr>
        <w:t xml:space="preserve">-Jia Hwang, Sheng-Yi Hong, </w:t>
      </w:r>
      <w:r w:rsidRPr="002F2105">
        <w:rPr>
          <w:rFonts w:eastAsia="DFKai-SB"/>
          <w:color w:val="000000" w:themeColor="text1"/>
          <w:kern w:val="0"/>
          <w:u w:val="single"/>
        </w:rPr>
        <w:t>Li-Chen Fu,</w:t>
      </w:r>
      <w:r w:rsidRPr="002F2105">
        <w:rPr>
          <w:rFonts w:eastAsia="DFKai-SB"/>
          <w:color w:val="000000" w:themeColor="text1"/>
          <w:kern w:val="0"/>
        </w:rPr>
        <w:t xml:space="preserve"> Yu-Ling Chang, Ta-Fu Chen, I-</w:t>
      </w:r>
      <w:proofErr w:type="gramStart"/>
      <w:r w:rsidRPr="002F2105">
        <w:rPr>
          <w:rFonts w:eastAsia="DFKai-SB"/>
          <w:color w:val="000000" w:themeColor="text1"/>
          <w:kern w:val="0"/>
        </w:rPr>
        <w:t>An</w:t>
      </w:r>
      <w:proofErr w:type="gramEnd"/>
      <w:r w:rsidRPr="002F2105">
        <w:rPr>
          <w:rFonts w:eastAsia="DFKai-SB"/>
          <w:color w:val="000000" w:themeColor="text1"/>
          <w:kern w:val="0"/>
        </w:rPr>
        <w:t xml:space="preserve"> Chen, Chun-Chen Chou, “A Digital Screening System for Alzheimer’s Disease Based on Neuropsychological Test and Convolutional Neural Network,” </w:t>
      </w:r>
      <w:r w:rsidRPr="002F2105">
        <w:rPr>
          <w:rFonts w:eastAsia="DFKai-SB"/>
          <w:b/>
          <w:bCs/>
          <w:color w:val="000000" w:themeColor="text1"/>
          <w:kern w:val="0"/>
        </w:rPr>
        <w:t>JMIR Medical Informatics</w:t>
      </w:r>
      <w:r w:rsidRPr="002F2105">
        <w:rPr>
          <w:rFonts w:eastAsia="DFKai-SB"/>
          <w:color w:val="000000" w:themeColor="text1"/>
          <w:kern w:val="0"/>
        </w:rPr>
        <w:t>, Vol.10, No. 3, Article No. e31106, (SCI) 2022.</w:t>
      </w:r>
    </w:p>
    <w:p w14:paraId="50577B5A" w14:textId="0CA5C54D"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 xml:space="preserve">Lin, Chin-Hsien, Fu-Cheng Wang, Tien-Yun </w:t>
      </w:r>
      <w:proofErr w:type="spellStart"/>
      <w:r w:rsidRPr="002F2105">
        <w:rPr>
          <w:rFonts w:eastAsia="DFKai-SB"/>
          <w:color w:val="000000" w:themeColor="text1"/>
          <w:kern w:val="0"/>
        </w:rPr>
        <w:t>Kuo</w:t>
      </w:r>
      <w:proofErr w:type="spellEnd"/>
      <w:r w:rsidRPr="002F2105">
        <w:rPr>
          <w:rFonts w:eastAsia="DFKai-SB"/>
          <w:color w:val="000000" w:themeColor="text1"/>
          <w:kern w:val="0"/>
        </w:rPr>
        <w:t xml:space="preserve">, Po-Wei Huang, </w:t>
      </w:r>
      <w:proofErr w:type="spellStart"/>
      <w:r w:rsidRPr="002F2105">
        <w:rPr>
          <w:rFonts w:eastAsia="DFKai-SB"/>
          <w:color w:val="000000" w:themeColor="text1"/>
          <w:kern w:val="0"/>
        </w:rPr>
        <w:t>Szu</w:t>
      </w:r>
      <w:proofErr w:type="spellEnd"/>
      <w:r w:rsidRPr="002F2105">
        <w:rPr>
          <w:rFonts w:eastAsia="DFKai-SB"/>
          <w:color w:val="000000" w:themeColor="text1"/>
          <w:kern w:val="0"/>
        </w:rPr>
        <w:t xml:space="preserve">-Fu Chen, </w:t>
      </w:r>
      <w:r w:rsidRPr="002F2105">
        <w:rPr>
          <w:rFonts w:eastAsia="DFKai-SB"/>
          <w:color w:val="000000" w:themeColor="text1"/>
          <w:kern w:val="0"/>
          <w:u w:val="single"/>
        </w:rPr>
        <w:t>Li-Chen Fu</w:t>
      </w:r>
      <w:r w:rsidRPr="002F2105">
        <w:rPr>
          <w:rFonts w:eastAsia="DFKai-SB"/>
          <w:color w:val="000000" w:themeColor="text1"/>
          <w:kern w:val="0"/>
        </w:rPr>
        <w:t xml:space="preserve">, “Early Detection of Parkinson’s Disease by Neural Network Models,” </w:t>
      </w:r>
      <w:r w:rsidRPr="002F2105">
        <w:rPr>
          <w:rFonts w:eastAsia="DFKai-SB"/>
          <w:b/>
          <w:bCs/>
          <w:color w:val="000000" w:themeColor="text1"/>
          <w:kern w:val="0"/>
        </w:rPr>
        <w:t>IEEE Access</w:t>
      </w:r>
      <w:r w:rsidRPr="002F2105">
        <w:rPr>
          <w:rFonts w:eastAsia="DFKai-SB"/>
          <w:color w:val="000000" w:themeColor="text1"/>
          <w:kern w:val="0"/>
        </w:rPr>
        <w:t>, Vol. 10, pp. 19033-19044, (SIC) 2022.</w:t>
      </w:r>
    </w:p>
    <w:p w14:paraId="1BEDE52A" w14:textId="304EF1EF"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Huang, Yan-Jia, Yi-Ting Lin, Chen-Chung Liu, Lue-</w:t>
      </w:r>
      <w:proofErr w:type="spellStart"/>
      <w:r w:rsidRPr="002F2105">
        <w:rPr>
          <w:rFonts w:eastAsia="DFKai-SB"/>
          <w:color w:val="000000" w:themeColor="text1"/>
          <w:kern w:val="0"/>
        </w:rPr>
        <w:t>En</w:t>
      </w:r>
      <w:proofErr w:type="spellEnd"/>
      <w:r w:rsidRPr="002F2105">
        <w:rPr>
          <w:rFonts w:eastAsia="DFKai-SB"/>
          <w:color w:val="000000" w:themeColor="text1"/>
          <w:kern w:val="0"/>
        </w:rPr>
        <w:t xml:space="preserve"> Lee, Shu Hui Hung, Jun-Kai Lo, </w:t>
      </w:r>
      <w:r w:rsidRPr="002F2105">
        <w:rPr>
          <w:rFonts w:eastAsia="DFKai-SB"/>
          <w:color w:val="000000" w:themeColor="text1"/>
          <w:kern w:val="0"/>
          <w:u w:val="single"/>
        </w:rPr>
        <w:t>Li-Chen Fu</w:t>
      </w:r>
      <w:r w:rsidRPr="002F2105">
        <w:rPr>
          <w:rFonts w:eastAsia="DFKai-SB"/>
          <w:color w:val="000000" w:themeColor="text1"/>
          <w:kern w:val="0"/>
        </w:rPr>
        <w:t xml:space="preserve">, “Assessing Schizophrenia Patients through Linguistic and Acoustic Features using Deep Learning Techniques,” </w:t>
      </w:r>
      <w:r w:rsidRPr="002F2105">
        <w:rPr>
          <w:rFonts w:eastAsia="DFKai-SB"/>
          <w:b/>
          <w:bCs/>
          <w:color w:val="000000" w:themeColor="text1"/>
          <w:kern w:val="0"/>
        </w:rPr>
        <w:t>IEEE Transactions on Neural Systems and Rehabilitation Engineering</w:t>
      </w:r>
      <w:r w:rsidRPr="002F2105">
        <w:rPr>
          <w:rFonts w:eastAsia="DFKai-SB"/>
          <w:color w:val="000000" w:themeColor="text1"/>
          <w:kern w:val="0"/>
        </w:rPr>
        <w:t>, Vol. 30, pp.947-956, (SCI) 2022.</w:t>
      </w:r>
    </w:p>
    <w:p w14:paraId="349239A6" w14:textId="515E1199"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 xml:space="preserve">Yang, Chiao-Yu, </w:t>
      </w:r>
      <w:proofErr w:type="spellStart"/>
      <w:r w:rsidRPr="002F2105">
        <w:rPr>
          <w:rFonts w:eastAsia="DFKai-SB"/>
          <w:color w:val="000000" w:themeColor="text1"/>
          <w:kern w:val="0"/>
        </w:rPr>
        <w:t>Edwinn</w:t>
      </w:r>
      <w:proofErr w:type="spellEnd"/>
      <w:r w:rsidRPr="002F2105">
        <w:rPr>
          <w:rFonts w:eastAsia="DFKai-SB"/>
          <w:color w:val="000000" w:themeColor="text1"/>
          <w:kern w:val="0"/>
        </w:rPr>
        <w:t xml:space="preserve"> </w:t>
      </w:r>
      <w:proofErr w:type="spellStart"/>
      <w:r w:rsidRPr="002F2105">
        <w:rPr>
          <w:rFonts w:eastAsia="DFKai-SB"/>
          <w:color w:val="000000" w:themeColor="text1"/>
          <w:kern w:val="0"/>
        </w:rPr>
        <w:t>Gamborino</w:t>
      </w:r>
      <w:proofErr w:type="spellEnd"/>
      <w:r w:rsidRPr="002F2105">
        <w:rPr>
          <w:rFonts w:eastAsia="DFKai-SB"/>
          <w:color w:val="000000" w:themeColor="text1"/>
          <w:kern w:val="0"/>
        </w:rPr>
        <w:t xml:space="preserve">, </w:t>
      </w:r>
      <w:r w:rsidRPr="002F2105">
        <w:rPr>
          <w:rFonts w:eastAsia="DFKai-SB"/>
          <w:color w:val="000000" w:themeColor="text1"/>
          <w:kern w:val="0"/>
          <w:u w:val="single"/>
        </w:rPr>
        <w:t>Li-Chen Fu</w:t>
      </w:r>
      <w:r w:rsidRPr="002F2105">
        <w:rPr>
          <w:rFonts w:eastAsia="DFKai-SB"/>
          <w:color w:val="000000" w:themeColor="text1"/>
          <w:kern w:val="0"/>
        </w:rPr>
        <w:t xml:space="preserve">, and Yu-Ling Chang, “A Brain-Inspired Self-Organizing Episodic Memory Model for a Memory Assistance Robot,” </w:t>
      </w:r>
      <w:r w:rsidRPr="002F2105">
        <w:rPr>
          <w:rFonts w:eastAsia="DFKai-SB"/>
          <w:b/>
          <w:bCs/>
          <w:color w:val="000000" w:themeColor="text1"/>
          <w:kern w:val="0"/>
        </w:rPr>
        <w:t>IEEE Transactions on Cognitive and Developmental Systems</w:t>
      </w:r>
      <w:r w:rsidRPr="002F2105">
        <w:rPr>
          <w:rFonts w:eastAsia="DFKai-SB"/>
          <w:color w:val="000000" w:themeColor="text1"/>
          <w:kern w:val="0"/>
        </w:rPr>
        <w:t>, Vol.14, No.2, pp.617-628, (SCI) 2022.</w:t>
      </w:r>
    </w:p>
    <w:p w14:paraId="7AC3F543" w14:textId="378AD2E6"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Bing-</w:t>
      </w:r>
      <w:proofErr w:type="spellStart"/>
      <w:r w:rsidRPr="002F2105">
        <w:rPr>
          <w:rFonts w:eastAsia="DFKai-SB"/>
          <w:color w:val="000000" w:themeColor="text1"/>
          <w:kern w:val="0"/>
        </w:rPr>
        <w:t>Jhang</w:t>
      </w:r>
      <w:proofErr w:type="spellEnd"/>
      <w:r w:rsidRPr="002F2105">
        <w:rPr>
          <w:rFonts w:eastAsia="DFKai-SB"/>
          <w:color w:val="000000" w:themeColor="text1"/>
          <w:kern w:val="0"/>
        </w:rPr>
        <w:t xml:space="preserve"> Lin, Yi-Ting Lin, Chen-Chung Liu, Lue-</w:t>
      </w:r>
      <w:proofErr w:type="spellStart"/>
      <w:r w:rsidRPr="002F2105">
        <w:rPr>
          <w:rFonts w:eastAsia="DFKai-SB"/>
          <w:color w:val="000000" w:themeColor="text1"/>
          <w:kern w:val="0"/>
        </w:rPr>
        <w:t>En</w:t>
      </w:r>
      <w:proofErr w:type="spellEnd"/>
      <w:r w:rsidRPr="002F2105">
        <w:rPr>
          <w:rFonts w:eastAsia="DFKai-SB"/>
          <w:color w:val="000000" w:themeColor="text1"/>
          <w:kern w:val="0"/>
        </w:rPr>
        <w:t xml:space="preserve"> Lee, </w:t>
      </w:r>
      <w:proofErr w:type="spellStart"/>
      <w:r w:rsidRPr="002F2105">
        <w:rPr>
          <w:rFonts w:eastAsia="DFKai-SB"/>
          <w:color w:val="000000" w:themeColor="text1"/>
          <w:kern w:val="0"/>
        </w:rPr>
        <w:t>Chih</w:t>
      </w:r>
      <w:proofErr w:type="spellEnd"/>
      <w:r w:rsidRPr="002F2105">
        <w:rPr>
          <w:rFonts w:eastAsia="DFKai-SB"/>
          <w:color w:val="000000" w:themeColor="text1"/>
          <w:kern w:val="0"/>
        </w:rPr>
        <w:t xml:space="preserve">-Yuan Chuang, An-Sheng Liu, Shu-Hui Hung, and </w:t>
      </w:r>
      <w:r w:rsidRPr="002F2105">
        <w:rPr>
          <w:rFonts w:eastAsia="DFKai-SB"/>
          <w:color w:val="000000" w:themeColor="text1"/>
          <w:kern w:val="0"/>
          <w:u w:val="single"/>
        </w:rPr>
        <w:t>Li-Chen Fu</w:t>
      </w:r>
      <w:r w:rsidRPr="002F2105">
        <w:rPr>
          <w:rFonts w:eastAsia="DFKai-SB"/>
          <w:color w:val="000000" w:themeColor="text1"/>
          <w:kern w:val="0"/>
        </w:rPr>
        <w:t xml:space="preserve">, “Mental Status Detection for Schizophrenia Patients via Deep Visual Perception,” </w:t>
      </w:r>
      <w:r w:rsidRPr="002F2105">
        <w:rPr>
          <w:rFonts w:eastAsia="DFKai-SB"/>
          <w:b/>
          <w:bCs/>
          <w:color w:val="000000" w:themeColor="text1"/>
          <w:kern w:val="0"/>
        </w:rPr>
        <w:t>IEEE Journal of Biomedical and Health Informatics</w:t>
      </w:r>
      <w:r w:rsidRPr="002F2105">
        <w:rPr>
          <w:rFonts w:eastAsia="DFKai-SB"/>
          <w:color w:val="000000" w:themeColor="text1"/>
          <w:kern w:val="0"/>
        </w:rPr>
        <w:t>, Vol.26, No.11, pp.5704-5715, (SCI) 2022.</w:t>
      </w:r>
    </w:p>
    <w:p w14:paraId="391EB906" w14:textId="068026AB"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 xml:space="preserve">Huang, Yu-Cian, </w:t>
      </w:r>
      <w:proofErr w:type="spellStart"/>
      <w:r w:rsidRPr="002F2105">
        <w:rPr>
          <w:rFonts w:eastAsia="DFKai-SB"/>
          <w:color w:val="000000" w:themeColor="text1"/>
          <w:kern w:val="0"/>
        </w:rPr>
        <w:t>Edwinn</w:t>
      </w:r>
      <w:proofErr w:type="spellEnd"/>
      <w:r w:rsidRPr="002F2105">
        <w:rPr>
          <w:rFonts w:eastAsia="DFKai-SB"/>
          <w:color w:val="000000" w:themeColor="text1"/>
          <w:kern w:val="0"/>
        </w:rPr>
        <w:t xml:space="preserve"> </w:t>
      </w:r>
      <w:proofErr w:type="spellStart"/>
      <w:r w:rsidRPr="002F2105">
        <w:rPr>
          <w:rFonts w:eastAsia="DFKai-SB"/>
          <w:color w:val="000000" w:themeColor="text1"/>
          <w:kern w:val="0"/>
        </w:rPr>
        <w:t>Gamborino</w:t>
      </w:r>
      <w:proofErr w:type="spellEnd"/>
      <w:r w:rsidRPr="002F2105">
        <w:rPr>
          <w:rFonts w:eastAsia="DFKai-SB"/>
          <w:color w:val="000000" w:themeColor="text1"/>
          <w:kern w:val="0"/>
        </w:rPr>
        <w:t xml:space="preserve">, Yan-Jia Huang, Xiaobei Qian, </w:t>
      </w:r>
      <w:r w:rsidRPr="002F2105">
        <w:rPr>
          <w:rFonts w:eastAsia="DFKai-SB"/>
          <w:color w:val="000000" w:themeColor="text1"/>
          <w:kern w:val="0"/>
          <w:u w:val="single"/>
        </w:rPr>
        <w:t>Li-Chen Fu</w:t>
      </w:r>
      <w:r w:rsidRPr="002F2105">
        <w:rPr>
          <w:rFonts w:eastAsia="DFKai-SB"/>
          <w:color w:val="000000" w:themeColor="text1"/>
          <w:kern w:val="0"/>
        </w:rPr>
        <w:t xml:space="preserve">, and </w:t>
      </w:r>
      <w:proofErr w:type="spellStart"/>
      <w:r w:rsidRPr="002F2105">
        <w:rPr>
          <w:rFonts w:eastAsia="DFKai-SB"/>
          <w:color w:val="000000" w:themeColor="text1"/>
          <w:kern w:val="0"/>
        </w:rPr>
        <w:t>Su</w:t>
      </w:r>
      <w:proofErr w:type="spellEnd"/>
      <w:r w:rsidRPr="002F2105">
        <w:rPr>
          <w:rFonts w:eastAsia="DFKai-SB"/>
          <w:color w:val="000000" w:themeColor="text1"/>
          <w:kern w:val="0"/>
        </w:rPr>
        <w:t xml:space="preserve">-Ling Yeh, “Inferring Stressors from Conversation: Towards an Emotional Support Robot Companion,” </w:t>
      </w:r>
      <w:r w:rsidRPr="002F2105">
        <w:rPr>
          <w:rFonts w:eastAsia="DFKai-SB"/>
          <w:b/>
          <w:bCs/>
          <w:color w:val="000000" w:themeColor="text1"/>
          <w:kern w:val="0"/>
        </w:rPr>
        <w:t>International Journal of Social Robotics</w:t>
      </w:r>
      <w:r w:rsidRPr="002F2105">
        <w:rPr>
          <w:rFonts w:eastAsia="DFKai-SB"/>
          <w:color w:val="000000" w:themeColor="text1"/>
          <w:kern w:val="0"/>
        </w:rPr>
        <w:t>, Vol. 14, pp. 1657–1671 DOI: 10.1007/s12369-022-00902-0, (SCI) 2022.</w:t>
      </w:r>
    </w:p>
    <w:p w14:paraId="351ED926" w14:textId="119B8684"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 xml:space="preserve">Huang, Tsung-Ren, Shin-Min Hsu, and </w:t>
      </w:r>
      <w:r w:rsidRPr="002F2105">
        <w:rPr>
          <w:rFonts w:eastAsia="DFKai-SB"/>
          <w:color w:val="000000" w:themeColor="text1"/>
          <w:kern w:val="0"/>
          <w:u w:val="single"/>
        </w:rPr>
        <w:t>Li-Chen Fu</w:t>
      </w:r>
      <w:r w:rsidRPr="002F2105">
        <w:rPr>
          <w:rFonts w:eastAsia="DFKai-SB"/>
          <w:color w:val="000000" w:themeColor="text1"/>
          <w:kern w:val="0"/>
        </w:rPr>
        <w:t>, “Data Augmentation via Face Morphing for Recognizing Intensities of Facial Emotions,”</w:t>
      </w:r>
      <w:r w:rsidRPr="002F2105">
        <w:rPr>
          <w:rFonts w:eastAsia="DFKai-SB"/>
          <w:b/>
          <w:bCs/>
          <w:color w:val="000000" w:themeColor="text1"/>
          <w:kern w:val="0"/>
        </w:rPr>
        <w:t xml:space="preserve"> IEEE Transactions on Affective</w:t>
      </w:r>
      <w:r w:rsidRPr="002F2105">
        <w:rPr>
          <w:rFonts w:eastAsia="DFKai-SB"/>
          <w:color w:val="000000" w:themeColor="text1"/>
          <w:kern w:val="0"/>
        </w:rPr>
        <w:t xml:space="preserve"> </w:t>
      </w:r>
      <w:r w:rsidRPr="002F2105">
        <w:rPr>
          <w:rFonts w:eastAsia="DFKai-SB"/>
          <w:b/>
          <w:bCs/>
          <w:color w:val="000000" w:themeColor="text1"/>
          <w:kern w:val="0"/>
        </w:rPr>
        <w:t>Computing</w:t>
      </w:r>
      <w:r w:rsidRPr="002F2105">
        <w:rPr>
          <w:rFonts w:eastAsia="DFKai-SB"/>
          <w:color w:val="000000" w:themeColor="text1"/>
          <w:kern w:val="0"/>
        </w:rPr>
        <w:t>, pp. 1228-1235, vol. 14, (SCI) 2023.</w:t>
      </w:r>
    </w:p>
    <w:p w14:paraId="6B065C29" w14:textId="12B37E0C"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 xml:space="preserve">Chen, Yi-Chen, </w:t>
      </w:r>
      <w:proofErr w:type="spellStart"/>
      <w:r w:rsidRPr="002F2105">
        <w:rPr>
          <w:rFonts w:eastAsia="DFKai-SB"/>
          <w:color w:val="000000" w:themeColor="text1"/>
          <w:kern w:val="0"/>
        </w:rPr>
        <w:t>Su</w:t>
      </w:r>
      <w:proofErr w:type="spellEnd"/>
      <w:r w:rsidRPr="002F2105">
        <w:rPr>
          <w:rFonts w:eastAsia="DFKai-SB"/>
          <w:color w:val="000000" w:themeColor="text1"/>
          <w:kern w:val="0"/>
        </w:rPr>
        <w:t xml:space="preserve">-Ling Yeh, </w:t>
      </w:r>
      <w:proofErr w:type="spellStart"/>
      <w:r w:rsidRPr="002F2105">
        <w:rPr>
          <w:rFonts w:eastAsia="DFKai-SB"/>
          <w:color w:val="000000" w:themeColor="text1"/>
          <w:kern w:val="0"/>
        </w:rPr>
        <w:t>Weijane</w:t>
      </w:r>
      <w:proofErr w:type="spellEnd"/>
      <w:r w:rsidRPr="002F2105">
        <w:rPr>
          <w:rFonts w:eastAsia="DFKai-SB"/>
          <w:color w:val="000000" w:themeColor="text1"/>
          <w:kern w:val="0"/>
        </w:rPr>
        <w:t xml:space="preserve"> Lin, Hsiu-Ping Yueh, and </w:t>
      </w:r>
      <w:r w:rsidRPr="002F2105">
        <w:rPr>
          <w:rFonts w:eastAsia="DFKai-SB"/>
          <w:color w:val="000000" w:themeColor="text1"/>
          <w:kern w:val="0"/>
          <w:u w:val="single"/>
        </w:rPr>
        <w:t>Li-Chen Fu</w:t>
      </w:r>
      <w:r w:rsidRPr="002F2105">
        <w:rPr>
          <w:rFonts w:eastAsia="DFKai-SB"/>
          <w:color w:val="000000" w:themeColor="text1"/>
          <w:kern w:val="0"/>
        </w:rPr>
        <w:t xml:space="preserve">, “The Effects of Social Presence and Familiarity on Children-Robot Interactions,” </w:t>
      </w:r>
      <w:r w:rsidRPr="002F2105">
        <w:rPr>
          <w:rFonts w:eastAsia="DFKai-SB"/>
          <w:b/>
          <w:bCs/>
          <w:color w:val="000000" w:themeColor="text1"/>
          <w:kern w:val="0"/>
        </w:rPr>
        <w:t>Sensors</w:t>
      </w:r>
      <w:r w:rsidRPr="002F2105">
        <w:rPr>
          <w:rFonts w:eastAsia="DFKai-SB"/>
          <w:color w:val="000000" w:themeColor="text1"/>
          <w:kern w:val="0"/>
        </w:rPr>
        <w:t>, Accepted, (SCI) 2023.</w:t>
      </w:r>
    </w:p>
    <w:p w14:paraId="52A46DDA" w14:textId="5A6608B8"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 xml:space="preserve">Huang, T.-R., T.-C. Chen, T.-Y. Lin, J.O.S. Goh, Y.-L. Chang, S.-L. Yeh, and </w:t>
      </w:r>
      <w:r w:rsidRPr="002F2105">
        <w:rPr>
          <w:rFonts w:eastAsia="DFKai-SB"/>
          <w:color w:val="000000" w:themeColor="text1"/>
          <w:kern w:val="0"/>
          <w:u w:val="single"/>
        </w:rPr>
        <w:t>L.-C. Fu</w:t>
      </w:r>
      <w:r w:rsidRPr="002F2105">
        <w:rPr>
          <w:rFonts w:eastAsia="DFKai-SB"/>
          <w:color w:val="000000" w:themeColor="text1"/>
          <w:kern w:val="0"/>
        </w:rPr>
        <w:t xml:space="preserve">, “Spatially Small-scale Approach-avoidance Behaviors Allow Learning-free Machine Inference of Object Preferences in Human Minds,” </w:t>
      </w:r>
      <w:r w:rsidRPr="002F2105">
        <w:rPr>
          <w:rFonts w:eastAsia="DFKai-SB"/>
          <w:b/>
          <w:bCs/>
          <w:color w:val="000000" w:themeColor="text1"/>
          <w:kern w:val="0"/>
        </w:rPr>
        <w:t>International Journal of Social Robotics</w:t>
      </w:r>
      <w:r w:rsidRPr="002F2105">
        <w:rPr>
          <w:rFonts w:eastAsia="DFKai-SB"/>
          <w:color w:val="000000" w:themeColor="text1"/>
          <w:kern w:val="0"/>
        </w:rPr>
        <w:t>, Accepted, (SCI) 2023.</w:t>
      </w:r>
    </w:p>
    <w:p w14:paraId="3C4E3B78" w14:textId="282F5067" w:rsidR="00011C28" w:rsidRPr="002F2105" w:rsidRDefault="00011C28" w:rsidP="00683B66">
      <w:pPr>
        <w:pStyle w:val="ListParagraph"/>
        <w:numPr>
          <w:ilvl w:val="0"/>
          <w:numId w:val="62"/>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 xml:space="preserve">Chuang, </w:t>
      </w:r>
      <w:proofErr w:type="spellStart"/>
      <w:r w:rsidRPr="002F2105">
        <w:rPr>
          <w:rFonts w:eastAsia="DFKai-SB"/>
          <w:color w:val="000000" w:themeColor="text1"/>
          <w:kern w:val="0"/>
        </w:rPr>
        <w:t>Chih</w:t>
      </w:r>
      <w:proofErr w:type="spellEnd"/>
      <w:r w:rsidRPr="002F2105">
        <w:rPr>
          <w:rFonts w:eastAsia="DFKai-SB"/>
          <w:color w:val="000000" w:themeColor="text1"/>
          <w:kern w:val="0"/>
        </w:rPr>
        <w:t>-Yuan, Yi-Ting Lin, Chen-Chung Liu, Lue-</w:t>
      </w:r>
      <w:proofErr w:type="spellStart"/>
      <w:r w:rsidRPr="002F2105">
        <w:rPr>
          <w:rFonts w:eastAsia="DFKai-SB"/>
          <w:color w:val="000000" w:themeColor="text1"/>
          <w:kern w:val="0"/>
        </w:rPr>
        <w:t>En</w:t>
      </w:r>
      <w:proofErr w:type="spellEnd"/>
      <w:r w:rsidRPr="002F2105">
        <w:rPr>
          <w:rFonts w:eastAsia="DFKai-SB"/>
          <w:color w:val="000000" w:themeColor="text1"/>
          <w:kern w:val="0"/>
        </w:rPr>
        <w:t xml:space="preserve"> Lee, </w:t>
      </w:r>
      <w:proofErr w:type="spellStart"/>
      <w:r w:rsidRPr="002F2105">
        <w:rPr>
          <w:rFonts w:eastAsia="DFKai-SB"/>
          <w:color w:val="000000" w:themeColor="text1"/>
          <w:kern w:val="0"/>
        </w:rPr>
        <w:t>Hsin</w:t>
      </w:r>
      <w:proofErr w:type="spellEnd"/>
      <w:r w:rsidRPr="002F2105">
        <w:rPr>
          <w:rFonts w:eastAsia="DFKai-SB"/>
          <w:color w:val="000000" w:themeColor="text1"/>
          <w:kern w:val="0"/>
        </w:rPr>
        <w:t xml:space="preserve">-Yang Chang, An-Sheng Liu, Shu-Hui Hung, and </w:t>
      </w:r>
      <w:r w:rsidRPr="002F2105">
        <w:rPr>
          <w:rFonts w:eastAsia="DFKai-SB"/>
          <w:color w:val="000000" w:themeColor="text1"/>
          <w:kern w:val="0"/>
          <w:u w:val="single"/>
        </w:rPr>
        <w:t>Li-Chen Fu</w:t>
      </w:r>
      <w:r w:rsidRPr="002F2105">
        <w:rPr>
          <w:rFonts w:eastAsia="DFKai-SB"/>
          <w:color w:val="000000" w:themeColor="text1"/>
          <w:kern w:val="0"/>
        </w:rPr>
        <w:t xml:space="preserve">, “Multimodal Assessment of </w:t>
      </w:r>
      <w:r w:rsidRPr="002F2105">
        <w:rPr>
          <w:rFonts w:eastAsia="DFKai-SB"/>
          <w:color w:val="000000" w:themeColor="text1"/>
          <w:kern w:val="0"/>
        </w:rPr>
        <w:lastRenderedPageBreak/>
        <w:t xml:space="preserve">Schizophrenia Symptom Severity from Linguistic, Acoustic and Visual Cues,” </w:t>
      </w:r>
      <w:r w:rsidRPr="002F2105">
        <w:rPr>
          <w:rFonts w:eastAsia="DFKai-SB"/>
          <w:b/>
          <w:bCs/>
          <w:color w:val="000000" w:themeColor="text1"/>
          <w:kern w:val="0"/>
        </w:rPr>
        <w:t>IEEE in Transactions on Neural Systems &amp; Rehabilitation Engineering</w:t>
      </w:r>
      <w:r w:rsidRPr="002F2105">
        <w:rPr>
          <w:rFonts w:eastAsia="DFKai-SB"/>
          <w:color w:val="000000" w:themeColor="text1"/>
          <w:kern w:val="0"/>
        </w:rPr>
        <w:t>, Accepted, (SCI) 2023.</w:t>
      </w:r>
    </w:p>
    <w:p w14:paraId="3FCD95D2" w14:textId="77777777" w:rsidR="00011C28" w:rsidRPr="002F2105" w:rsidRDefault="00011C28" w:rsidP="00683B66">
      <w:pPr>
        <w:pStyle w:val="ListParagraph"/>
        <w:tabs>
          <w:tab w:val="left" w:pos="1843"/>
        </w:tabs>
        <w:spacing w:line="400" w:lineRule="exact"/>
        <w:ind w:leftChars="0"/>
        <w:jc w:val="both"/>
        <w:rPr>
          <w:rFonts w:eastAsia="DFKai-SB"/>
          <w:color w:val="000000" w:themeColor="text1"/>
          <w:kern w:val="0"/>
        </w:rPr>
      </w:pPr>
    </w:p>
    <w:p w14:paraId="6E59484F" w14:textId="77777777" w:rsidR="00011C28" w:rsidRPr="002F2105" w:rsidRDefault="00011C28" w:rsidP="00683B66">
      <w:pPr>
        <w:pStyle w:val="ListParagraph"/>
        <w:tabs>
          <w:tab w:val="left" w:pos="1843"/>
        </w:tabs>
        <w:spacing w:line="400" w:lineRule="exact"/>
        <w:ind w:leftChars="0"/>
        <w:jc w:val="both"/>
        <w:rPr>
          <w:rFonts w:eastAsia="DFKai-SB"/>
          <w:color w:val="000000" w:themeColor="text1"/>
          <w:kern w:val="0"/>
        </w:rPr>
      </w:pPr>
    </w:p>
    <w:p w14:paraId="5DB67E66" w14:textId="4465FDFD" w:rsidR="00011C28" w:rsidRPr="002F2105" w:rsidRDefault="0097474D" w:rsidP="00683B66">
      <w:pPr>
        <w:pStyle w:val="ListParagraph"/>
        <w:tabs>
          <w:tab w:val="left" w:pos="1843"/>
        </w:tabs>
        <w:spacing w:line="400" w:lineRule="exact"/>
        <w:ind w:leftChars="0" w:left="1843"/>
        <w:jc w:val="both"/>
        <w:rPr>
          <w:rFonts w:eastAsia="DFKai-SB"/>
          <w:color w:val="000000" w:themeColor="text1"/>
        </w:rPr>
      </w:pPr>
      <w:r w:rsidRPr="002F2105">
        <w:rPr>
          <w:rFonts w:eastAsia="DFKai-SB"/>
          <w:color w:val="000000" w:themeColor="text1"/>
        </w:rPr>
        <w:t>子計畫六</w:t>
      </w:r>
      <w:r w:rsidRPr="002F2105">
        <w:rPr>
          <w:rFonts w:eastAsia="DFKai-SB"/>
          <w:color w:val="000000" w:themeColor="text1"/>
        </w:rPr>
        <w:t xml:space="preserve"> - </w:t>
      </w:r>
      <w:r w:rsidR="00683B66" w:rsidRPr="002F2105">
        <w:rPr>
          <w:rFonts w:eastAsia="DFKai-SB"/>
          <w:color w:val="000000" w:themeColor="text1"/>
        </w:rPr>
        <w:t>C</w:t>
      </w:r>
      <w:r w:rsidR="00011C28" w:rsidRPr="002F2105">
        <w:rPr>
          <w:rFonts w:eastAsia="DFKai-SB"/>
          <w:color w:val="000000" w:themeColor="text1"/>
        </w:rPr>
        <w:t>onference:</w:t>
      </w:r>
    </w:p>
    <w:p w14:paraId="777EFCD5" w14:textId="0AF75DBE" w:rsidR="00011C28" w:rsidRPr="002F2105" w:rsidRDefault="0097474D" w:rsidP="00683B66">
      <w:pPr>
        <w:pStyle w:val="ListParagraph"/>
        <w:numPr>
          <w:ilvl w:val="0"/>
          <w:numId w:val="63"/>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Tsai, Austin, Shen-</w:t>
      </w:r>
      <w:proofErr w:type="spellStart"/>
      <w:r w:rsidRPr="002F2105">
        <w:rPr>
          <w:rFonts w:eastAsia="DFKai-SB"/>
          <w:color w:val="000000" w:themeColor="text1"/>
          <w:kern w:val="0"/>
        </w:rPr>
        <w:t>Ya</w:t>
      </w:r>
      <w:proofErr w:type="spellEnd"/>
      <w:r w:rsidRPr="002F2105">
        <w:rPr>
          <w:rFonts w:eastAsia="DFKai-SB"/>
          <w:color w:val="000000" w:themeColor="text1"/>
          <w:kern w:val="0"/>
        </w:rPr>
        <w:t xml:space="preserve"> Lin, and </w:t>
      </w:r>
      <w:r w:rsidRPr="002F2105">
        <w:rPr>
          <w:rFonts w:eastAsia="DFKai-SB"/>
          <w:color w:val="000000" w:themeColor="text1"/>
          <w:kern w:val="0"/>
          <w:u w:val="single"/>
        </w:rPr>
        <w:t>Li-Chen Fu</w:t>
      </w:r>
      <w:r w:rsidRPr="002F2105">
        <w:rPr>
          <w:rFonts w:eastAsia="DFKai-SB"/>
          <w:color w:val="000000" w:themeColor="text1"/>
          <w:kern w:val="0"/>
        </w:rPr>
        <w:t xml:space="preserve">, “Contrast-enhanced Semi-supervised Text Classification with Few Labels,” </w:t>
      </w:r>
      <w:r w:rsidRPr="002F2105">
        <w:rPr>
          <w:rFonts w:eastAsia="DFKai-SB"/>
          <w:b/>
          <w:bCs/>
          <w:color w:val="000000" w:themeColor="text1"/>
          <w:kern w:val="0"/>
        </w:rPr>
        <w:t>Proc. 36</w:t>
      </w:r>
      <w:r w:rsidRPr="002F2105">
        <w:rPr>
          <w:rFonts w:eastAsia="DFKai-SB"/>
          <w:b/>
          <w:bCs/>
          <w:color w:val="000000" w:themeColor="text1"/>
          <w:kern w:val="0"/>
          <w:vertAlign w:val="superscript"/>
        </w:rPr>
        <w:t>th</w:t>
      </w:r>
      <w:r w:rsidR="004F719D" w:rsidRPr="002F2105">
        <w:rPr>
          <w:rFonts w:eastAsia="DFKai-SB"/>
          <w:b/>
          <w:bCs/>
          <w:color w:val="000000" w:themeColor="text1"/>
          <w:kern w:val="0"/>
        </w:rPr>
        <w:t xml:space="preserve"> </w:t>
      </w:r>
      <w:r w:rsidRPr="002F2105">
        <w:rPr>
          <w:rFonts w:eastAsia="DFKai-SB"/>
          <w:b/>
          <w:bCs/>
          <w:color w:val="000000" w:themeColor="text1"/>
          <w:kern w:val="0"/>
        </w:rPr>
        <w:t>AAAI Conference on Artificial Intelligence (acceptance rate: 15%)</w:t>
      </w:r>
      <w:r w:rsidRPr="002F2105">
        <w:rPr>
          <w:rFonts w:eastAsia="DFKai-SB"/>
          <w:color w:val="000000" w:themeColor="text1"/>
          <w:kern w:val="0"/>
        </w:rPr>
        <w:t>, Vancouver, Canada, Feb. 22-March 1, 2022.</w:t>
      </w:r>
    </w:p>
    <w:p w14:paraId="1D3D5CD0" w14:textId="6721DE34" w:rsidR="0097474D" w:rsidRPr="002F2105" w:rsidRDefault="0097474D" w:rsidP="00683B66">
      <w:pPr>
        <w:pStyle w:val="ListParagraph"/>
        <w:numPr>
          <w:ilvl w:val="0"/>
          <w:numId w:val="63"/>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Lin, Sheng-</w:t>
      </w:r>
      <w:proofErr w:type="spellStart"/>
      <w:r w:rsidRPr="002F2105">
        <w:rPr>
          <w:rFonts w:eastAsia="DFKai-SB"/>
          <w:color w:val="000000" w:themeColor="text1"/>
          <w:kern w:val="0"/>
        </w:rPr>
        <w:t>Ya</w:t>
      </w:r>
      <w:proofErr w:type="spellEnd"/>
      <w:r w:rsidRPr="002F2105">
        <w:rPr>
          <w:rFonts w:eastAsia="DFKai-SB"/>
          <w:color w:val="000000" w:themeColor="text1"/>
          <w:kern w:val="0"/>
        </w:rPr>
        <w:t xml:space="preserve">, Ho-Ling Chang, </w:t>
      </w:r>
      <w:proofErr w:type="spellStart"/>
      <w:r w:rsidRPr="002F2105">
        <w:rPr>
          <w:rFonts w:eastAsia="DFKai-SB"/>
          <w:color w:val="000000" w:themeColor="text1"/>
          <w:kern w:val="0"/>
        </w:rPr>
        <w:t>Jwu</w:t>
      </w:r>
      <w:proofErr w:type="spellEnd"/>
      <w:r w:rsidRPr="002F2105">
        <w:rPr>
          <w:rFonts w:eastAsia="DFKai-SB"/>
          <w:color w:val="000000" w:themeColor="text1"/>
          <w:kern w:val="0"/>
        </w:rPr>
        <w:t xml:space="preserve">-Jia Hwang, </w:t>
      </w:r>
      <w:proofErr w:type="spellStart"/>
      <w:r w:rsidRPr="002F2105">
        <w:rPr>
          <w:rFonts w:eastAsia="DFKai-SB"/>
          <w:color w:val="000000" w:themeColor="text1"/>
          <w:kern w:val="0"/>
        </w:rPr>
        <w:t>Thiri</w:t>
      </w:r>
      <w:proofErr w:type="spellEnd"/>
      <w:r w:rsidRPr="002F2105">
        <w:rPr>
          <w:rFonts w:eastAsia="DFKai-SB"/>
          <w:color w:val="000000" w:themeColor="text1"/>
          <w:kern w:val="0"/>
        </w:rPr>
        <w:t xml:space="preserve"> Wai, Yu-Ling Chang, and </w:t>
      </w:r>
      <w:r w:rsidRPr="002F2105">
        <w:rPr>
          <w:rFonts w:eastAsia="DFKai-SB"/>
          <w:color w:val="000000" w:themeColor="text1"/>
          <w:kern w:val="0"/>
          <w:u w:val="single"/>
        </w:rPr>
        <w:t>Li-Chen Fu</w:t>
      </w:r>
      <w:r w:rsidRPr="002F2105">
        <w:rPr>
          <w:rFonts w:eastAsia="DFKai-SB"/>
          <w:color w:val="000000" w:themeColor="text1"/>
          <w:kern w:val="0"/>
        </w:rPr>
        <w:t xml:space="preserve">, “Automatic Audio-based Screening System for Alzheimer’s Disease Detection,” </w:t>
      </w:r>
      <w:r w:rsidRPr="002F2105">
        <w:rPr>
          <w:rFonts w:eastAsia="DFKai-SB"/>
          <w:b/>
          <w:bCs/>
          <w:color w:val="000000" w:themeColor="text1"/>
          <w:kern w:val="0"/>
        </w:rPr>
        <w:t>Proc. of International Conference on Systems, Man, and Cybernetics</w:t>
      </w:r>
      <w:r w:rsidRPr="002F2105">
        <w:rPr>
          <w:rFonts w:eastAsia="DFKai-SB"/>
          <w:color w:val="000000" w:themeColor="text1"/>
          <w:kern w:val="0"/>
        </w:rPr>
        <w:t>, Czech Republic, Oct. 9-12, 2022.</w:t>
      </w:r>
    </w:p>
    <w:p w14:paraId="496E5029" w14:textId="45FEFB2E" w:rsidR="0097474D" w:rsidRPr="002F2105" w:rsidRDefault="0097474D" w:rsidP="00683B66">
      <w:pPr>
        <w:pStyle w:val="ListParagraph"/>
        <w:numPr>
          <w:ilvl w:val="0"/>
          <w:numId w:val="63"/>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Lin, Sheng-</w:t>
      </w:r>
      <w:proofErr w:type="spellStart"/>
      <w:r w:rsidRPr="002F2105">
        <w:rPr>
          <w:rFonts w:eastAsia="DFKai-SB"/>
          <w:color w:val="000000" w:themeColor="text1"/>
          <w:kern w:val="0"/>
        </w:rPr>
        <w:t>Ya</w:t>
      </w:r>
      <w:proofErr w:type="spellEnd"/>
      <w:r w:rsidRPr="002F2105">
        <w:rPr>
          <w:rFonts w:eastAsia="DFKai-SB"/>
          <w:color w:val="000000" w:themeColor="text1"/>
          <w:kern w:val="0"/>
        </w:rPr>
        <w:t xml:space="preserve">, Ho-Ling Chang, </w:t>
      </w:r>
      <w:proofErr w:type="spellStart"/>
      <w:r w:rsidRPr="002F2105">
        <w:rPr>
          <w:rFonts w:eastAsia="DFKai-SB"/>
          <w:color w:val="000000" w:themeColor="text1"/>
          <w:kern w:val="0"/>
        </w:rPr>
        <w:t>Thiri</w:t>
      </w:r>
      <w:proofErr w:type="spellEnd"/>
      <w:r w:rsidRPr="002F2105">
        <w:rPr>
          <w:rFonts w:eastAsia="DFKai-SB"/>
          <w:color w:val="000000" w:themeColor="text1"/>
          <w:kern w:val="0"/>
        </w:rPr>
        <w:t xml:space="preserve"> Wai, </w:t>
      </w:r>
      <w:r w:rsidRPr="002F2105">
        <w:rPr>
          <w:rFonts w:eastAsia="DFKai-SB"/>
          <w:color w:val="000000" w:themeColor="text1"/>
          <w:kern w:val="0"/>
          <w:u w:val="single"/>
        </w:rPr>
        <w:t>Li-Chen Fu</w:t>
      </w:r>
      <w:r w:rsidRPr="002F2105">
        <w:rPr>
          <w:rFonts w:eastAsia="DFKai-SB"/>
          <w:color w:val="000000" w:themeColor="text1"/>
          <w:kern w:val="0"/>
        </w:rPr>
        <w:t xml:space="preserve">, and Yu-Ling Chang, “Contrast-enhanced Automatic Cognitive Impairment Detection System with Pause-encoded,” </w:t>
      </w:r>
      <w:r w:rsidRPr="002F2105">
        <w:rPr>
          <w:rFonts w:eastAsia="DFKai-SB"/>
          <w:b/>
          <w:bCs/>
          <w:color w:val="000000" w:themeColor="text1"/>
          <w:kern w:val="0"/>
        </w:rPr>
        <w:t>Proc. of International Conference on Systems, Man, and Cybernetics</w:t>
      </w:r>
      <w:r w:rsidRPr="002F2105">
        <w:rPr>
          <w:rFonts w:eastAsia="DFKai-SB"/>
          <w:color w:val="000000" w:themeColor="text1"/>
          <w:kern w:val="0"/>
        </w:rPr>
        <w:t>, Czech Republic, Oct. 9-12, 2022.</w:t>
      </w:r>
    </w:p>
    <w:p w14:paraId="0E426113" w14:textId="560ED94F" w:rsidR="0097474D" w:rsidRPr="002F2105" w:rsidRDefault="0097474D" w:rsidP="00683B66">
      <w:pPr>
        <w:pStyle w:val="ListParagraph"/>
        <w:numPr>
          <w:ilvl w:val="0"/>
          <w:numId w:val="63"/>
        </w:numPr>
        <w:tabs>
          <w:tab w:val="left" w:pos="1843"/>
        </w:tabs>
        <w:spacing w:line="400" w:lineRule="exact"/>
        <w:ind w:leftChars="0" w:left="2410" w:hanging="720"/>
        <w:jc w:val="both"/>
        <w:rPr>
          <w:rFonts w:eastAsia="DFKai-SB"/>
          <w:color w:val="000000" w:themeColor="text1"/>
          <w:kern w:val="0"/>
        </w:rPr>
      </w:pPr>
      <w:r w:rsidRPr="002F2105">
        <w:rPr>
          <w:rFonts w:eastAsia="DFKai-SB"/>
          <w:color w:val="000000" w:themeColor="text1"/>
          <w:kern w:val="0"/>
        </w:rPr>
        <w:t xml:space="preserve">Yang, </w:t>
      </w:r>
      <w:proofErr w:type="spellStart"/>
      <w:r w:rsidRPr="002F2105">
        <w:rPr>
          <w:rFonts w:eastAsia="DFKai-SB"/>
          <w:color w:val="000000" w:themeColor="text1"/>
          <w:kern w:val="0"/>
        </w:rPr>
        <w:t>Chien</w:t>
      </w:r>
      <w:proofErr w:type="spellEnd"/>
      <w:r w:rsidRPr="002F2105">
        <w:rPr>
          <w:rFonts w:eastAsia="DFKai-SB"/>
          <w:color w:val="000000" w:themeColor="text1"/>
          <w:kern w:val="0"/>
        </w:rPr>
        <w:t xml:space="preserve">-Chun, </w:t>
      </w:r>
      <w:proofErr w:type="spellStart"/>
      <w:r w:rsidRPr="002F2105">
        <w:rPr>
          <w:rFonts w:eastAsia="DFKai-SB"/>
          <w:color w:val="000000" w:themeColor="text1"/>
          <w:kern w:val="0"/>
        </w:rPr>
        <w:t>Su</w:t>
      </w:r>
      <w:proofErr w:type="spellEnd"/>
      <w:r w:rsidRPr="002F2105">
        <w:rPr>
          <w:rFonts w:eastAsia="DFKai-SB"/>
          <w:color w:val="000000" w:themeColor="text1"/>
          <w:kern w:val="0"/>
        </w:rPr>
        <w:t>-Ling Yeh, Sung-</w:t>
      </w:r>
      <w:proofErr w:type="spellStart"/>
      <w:r w:rsidRPr="002F2105">
        <w:rPr>
          <w:rFonts w:eastAsia="DFKai-SB"/>
          <w:color w:val="000000" w:themeColor="text1"/>
          <w:kern w:val="0"/>
        </w:rPr>
        <w:t>En</w:t>
      </w:r>
      <w:proofErr w:type="spellEnd"/>
      <w:r w:rsidRPr="002F2105">
        <w:rPr>
          <w:rFonts w:eastAsia="DFKai-SB"/>
          <w:color w:val="000000" w:themeColor="text1"/>
          <w:kern w:val="0"/>
        </w:rPr>
        <w:t xml:space="preserve"> </w:t>
      </w:r>
      <w:proofErr w:type="spellStart"/>
      <w:r w:rsidRPr="002F2105">
        <w:rPr>
          <w:rFonts w:eastAsia="DFKai-SB"/>
          <w:color w:val="000000" w:themeColor="text1"/>
          <w:kern w:val="0"/>
        </w:rPr>
        <w:t>Chien</w:t>
      </w:r>
      <w:proofErr w:type="spellEnd"/>
      <w:r w:rsidRPr="002F2105">
        <w:rPr>
          <w:rFonts w:eastAsia="DFKai-SB"/>
          <w:color w:val="000000" w:themeColor="text1"/>
          <w:kern w:val="0"/>
        </w:rPr>
        <w:t>, Yi-</w:t>
      </w:r>
      <w:proofErr w:type="spellStart"/>
      <w:r w:rsidRPr="002F2105">
        <w:rPr>
          <w:rFonts w:eastAsia="DFKai-SB"/>
          <w:color w:val="000000" w:themeColor="text1"/>
          <w:kern w:val="0"/>
        </w:rPr>
        <w:t>Chuan</w:t>
      </w:r>
      <w:proofErr w:type="spellEnd"/>
      <w:r w:rsidRPr="002F2105">
        <w:rPr>
          <w:rFonts w:eastAsia="DFKai-SB"/>
          <w:color w:val="000000" w:themeColor="text1"/>
          <w:kern w:val="0"/>
        </w:rPr>
        <w:t xml:space="preserve"> Chen, Tsung-Ren Huang, Yu-Ling Chang, Joshua O. S. Goh, </w:t>
      </w:r>
      <w:r w:rsidRPr="002F2105">
        <w:rPr>
          <w:rFonts w:eastAsia="DFKai-SB"/>
          <w:color w:val="000000" w:themeColor="text1"/>
          <w:kern w:val="0"/>
          <w:u w:val="single"/>
        </w:rPr>
        <w:t>Li-Chen Fu</w:t>
      </w:r>
      <w:r w:rsidRPr="002F2105">
        <w:rPr>
          <w:rFonts w:eastAsia="DFKai-SB"/>
          <w:color w:val="000000" w:themeColor="text1"/>
          <w:kern w:val="0"/>
        </w:rPr>
        <w:t xml:space="preserve">, “The Effect of Face-to-Face Interaction on Older Adults’ Attitudes Toward Robots in Human-Computer Interaction,” </w:t>
      </w:r>
      <w:r w:rsidRPr="002F2105">
        <w:rPr>
          <w:rFonts w:eastAsia="DFKai-SB"/>
          <w:b/>
          <w:bCs/>
          <w:color w:val="000000" w:themeColor="text1"/>
          <w:kern w:val="0"/>
        </w:rPr>
        <w:t>Proc. of 25</w:t>
      </w:r>
      <w:r w:rsidRPr="002F2105">
        <w:rPr>
          <w:rFonts w:eastAsia="DFKai-SB"/>
          <w:b/>
          <w:bCs/>
          <w:color w:val="000000" w:themeColor="text1"/>
          <w:kern w:val="0"/>
          <w:vertAlign w:val="superscript"/>
        </w:rPr>
        <w:t>th</w:t>
      </w:r>
      <w:r w:rsidRPr="002F2105">
        <w:rPr>
          <w:rFonts w:eastAsia="DFKai-SB"/>
          <w:b/>
          <w:bCs/>
          <w:color w:val="000000" w:themeColor="text1"/>
          <w:kern w:val="0"/>
        </w:rPr>
        <w:t xml:space="preserve"> International Conference on Human-Computer Interaction (HCI International)</w:t>
      </w:r>
      <w:r w:rsidRPr="002F2105">
        <w:rPr>
          <w:rFonts w:eastAsia="DFKai-SB"/>
          <w:color w:val="000000" w:themeColor="text1"/>
          <w:kern w:val="0"/>
        </w:rPr>
        <w:t>, Hybrid Conference, Copenhagen, Denmark, Jul. 23-28, 2023.</w:t>
      </w:r>
    </w:p>
    <w:p w14:paraId="744445A8" w14:textId="77777777" w:rsidR="0097474D" w:rsidRPr="002F2105" w:rsidRDefault="0097474D" w:rsidP="0097474D">
      <w:pPr>
        <w:pStyle w:val="ListParagraph"/>
        <w:tabs>
          <w:tab w:val="left" w:pos="1843"/>
        </w:tabs>
        <w:spacing w:line="400" w:lineRule="exact"/>
        <w:ind w:leftChars="0" w:left="1843"/>
        <w:rPr>
          <w:rFonts w:eastAsia="DFKai-SB"/>
          <w:color w:val="000000" w:themeColor="text1"/>
          <w:kern w:val="0"/>
          <w:sz w:val="26"/>
          <w:szCs w:val="26"/>
        </w:rPr>
      </w:pPr>
    </w:p>
    <w:p w14:paraId="36434F64" w14:textId="77777777" w:rsidR="00011C28" w:rsidRPr="002F2105" w:rsidRDefault="00011C28" w:rsidP="007C0BBF">
      <w:pPr>
        <w:pStyle w:val="ListParagraph"/>
        <w:tabs>
          <w:tab w:val="left" w:pos="1843"/>
        </w:tabs>
        <w:spacing w:line="400" w:lineRule="exact"/>
        <w:ind w:leftChars="0" w:left="1843"/>
        <w:rPr>
          <w:rFonts w:eastAsia="DFKai-SB"/>
          <w:color w:val="000000" w:themeColor="text1"/>
          <w:highlight w:val="green"/>
        </w:rPr>
      </w:pPr>
    </w:p>
    <w:p w14:paraId="3A4C80B0" w14:textId="77777777" w:rsidR="00011C28" w:rsidRPr="002F2105" w:rsidRDefault="00011C28" w:rsidP="007C0BBF">
      <w:pPr>
        <w:pStyle w:val="ListParagraph"/>
        <w:tabs>
          <w:tab w:val="left" w:pos="1843"/>
        </w:tabs>
        <w:spacing w:line="400" w:lineRule="exact"/>
        <w:ind w:leftChars="0" w:left="1843"/>
        <w:rPr>
          <w:rFonts w:eastAsia="DFKai-SB"/>
          <w:color w:val="000000" w:themeColor="text1"/>
          <w:highlight w:val="green"/>
        </w:rPr>
      </w:pPr>
    </w:p>
    <w:p w14:paraId="7319EFE8" w14:textId="77777777" w:rsidR="00B17925" w:rsidRPr="002F2105" w:rsidRDefault="00650DB8" w:rsidP="009D7779">
      <w:pPr>
        <w:pStyle w:val="ListParagraph"/>
        <w:numPr>
          <w:ilvl w:val="2"/>
          <w:numId w:val="7"/>
        </w:numPr>
        <w:tabs>
          <w:tab w:val="left" w:pos="1843"/>
        </w:tabs>
        <w:spacing w:line="400" w:lineRule="exact"/>
        <w:ind w:leftChars="0" w:left="1843" w:hanging="425"/>
        <w:rPr>
          <w:rFonts w:eastAsia="DFKai-SB"/>
          <w:color w:val="000000" w:themeColor="text1"/>
          <w:highlight w:val="green"/>
        </w:rPr>
      </w:pPr>
      <w:r w:rsidRPr="002F2105">
        <w:rPr>
          <w:rFonts w:eastAsia="DFKai-SB" w:hint="eastAsia"/>
          <w:color w:val="000000" w:themeColor="text1"/>
          <w:highlight w:val="green"/>
        </w:rPr>
        <w:t>技術創新</w:t>
      </w:r>
      <w:r w:rsidR="0036156A" w:rsidRPr="002F2105">
        <w:rPr>
          <w:rFonts w:eastAsia="DFKai-SB"/>
          <w:color w:val="000000" w:themeColor="text1"/>
          <w:highlight w:val="green"/>
        </w:rPr>
        <w:t>(</w:t>
      </w:r>
      <w:r w:rsidR="0036156A" w:rsidRPr="002F2105">
        <w:rPr>
          <w:rFonts w:eastAsia="DFKai-SB" w:hint="eastAsia"/>
          <w:color w:val="000000" w:themeColor="text1"/>
          <w:highlight w:val="green"/>
          <w:u w:val="single"/>
        </w:rPr>
        <w:t>必要</w:t>
      </w:r>
      <w:r w:rsidR="0036156A" w:rsidRPr="002F2105">
        <w:rPr>
          <w:rFonts w:eastAsia="DFKai-SB" w:hint="eastAsia"/>
          <w:color w:val="000000" w:themeColor="text1"/>
          <w:highlight w:val="green"/>
        </w:rPr>
        <w:t>項目</w:t>
      </w:r>
      <w:r w:rsidR="0036156A" w:rsidRPr="002F2105">
        <w:rPr>
          <w:rFonts w:eastAsia="DFKai-SB"/>
          <w:color w:val="000000" w:themeColor="text1"/>
          <w:highlight w:val="green"/>
        </w:rPr>
        <w:t xml:space="preserve">) </w:t>
      </w:r>
      <w:r w:rsidR="0036156A" w:rsidRPr="002F2105">
        <w:rPr>
          <w:rFonts w:eastAsia="DFKai-SB" w:hint="eastAsia"/>
          <w:color w:val="000000" w:themeColor="text1"/>
          <w:highlight w:val="green"/>
        </w:rPr>
        <w:t>：</w:t>
      </w:r>
      <w:r w:rsidR="00305FCF" w:rsidRPr="002F2105">
        <w:rPr>
          <w:rFonts w:eastAsia="DFKai-SB"/>
          <w:b/>
          <w:color w:val="000000" w:themeColor="text1"/>
          <w:szCs w:val="20"/>
          <w:shd w:val="clear" w:color="auto" w:fill="FFFF00"/>
        </w:rPr>
        <w:t>(</w:t>
      </w:r>
      <w:r w:rsidR="00305FCF" w:rsidRPr="002F2105">
        <w:rPr>
          <w:rFonts w:eastAsia="DFKai-SB" w:hint="eastAsia"/>
          <w:b/>
          <w:color w:val="000000" w:themeColor="text1"/>
          <w:szCs w:val="20"/>
          <w:shd w:val="clear" w:color="auto" w:fill="FFFF00"/>
        </w:rPr>
        <w:t>請</w:t>
      </w:r>
      <w:r w:rsidR="00305FCF" w:rsidRPr="002F2105">
        <w:rPr>
          <w:rFonts w:eastAsia="DFKai-SB"/>
          <w:b/>
          <w:color w:val="000000" w:themeColor="text1"/>
          <w:szCs w:val="20"/>
          <w:shd w:val="clear" w:color="auto" w:fill="FFFF00"/>
        </w:rPr>
        <w:t>子計畫</w:t>
      </w:r>
      <w:r w:rsidR="00305FCF" w:rsidRPr="002F2105">
        <w:rPr>
          <w:rFonts w:eastAsia="DFKai-SB"/>
          <w:b/>
          <w:color w:val="000000" w:themeColor="text1"/>
          <w:szCs w:val="20"/>
          <w:shd w:val="clear" w:color="auto" w:fill="FFFF00"/>
        </w:rPr>
        <w:t>1-8</w:t>
      </w:r>
      <w:r w:rsidR="00305FCF" w:rsidRPr="002F2105">
        <w:rPr>
          <w:rFonts w:eastAsia="DFKai-SB"/>
          <w:b/>
          <w:color w:val="000000" w:themeColor="text1"/>
          <w:szCs w:val="20"/>
          <w:shd w:val="clear" w:color="auto" w:fill="FFFF00"/>
        </w:rPr>
        <w:t>提供，總計畫彙整與補充</w:t>
      </w:r>
      <w:r w:rsidR="00305FCF" w:rsidRPr="002F2105">
        <w:rPr>
          <w:rFonts w:eastAsia="DFKai-SB"/>
          <w:b/>
          <w:color w:val="000000" w:themeColor="text1"/>
          <w:szCs w:val="20"/>
          <w:shd w:val="clear" w:color="auto" w:fill="FFFF00"/>
        </w:rPr>
        <w:t>)</w:t>
      </w:r>
    </w:p>
    <w:p w14:paraId="45159F20" w14:textId="77777777" w:rsidR="00650DB8" w:rsidRPr="002F2105" w:rsidRDefault="00197385" w:rsidP="007C0BBF">
      <w:pPr>
        <w:pStyle w:val="ListParagraph"/>
        <w:tabs>
          <w:tab w:val="left" w:pos="1843"/>
        </w:tabs>
        <w:spacing w:line="400" w:lineRule="exact"/>
        <w:ind w:leftChars="0" w:left="1843"/>
        <w:rPr>
          <w:rFonts w:eastAsia="DFKai-SB"/>
          <w:color w:val="000000" w:themeColor="text1"/>
        </w:rPr>
      </w:pPr>
      <w:r w:rsidRPr="002F2105">
        <w:rPr>
          <w:rFonts w:eastAsia="DFKai-SB" w:hint="eastAsia"/>
          <w:color w:val="000000" w:themeColor="text1"/>
          <w:highlight w:val="green"/>
        </w:rPr>
        <w:t>如</w:t>
      </w:r>
      <w:r w:rsidR="0036156A" w:rsidRPr="002F2105">
        <w:rPr>
          <w:rFonts w:eastAsia="DFKai-SB" w:hint="eastAsia"/>
          <w:color w:val="000000" w:themeColor="text1"/>
          <w:highlight w:val="green"/>
        </w:rPr>
        <w:t>說明或展現計畫於</w:t>
      </w:r>
      <w:r w:rsidR="0036156A" w:rsidRPr="002F2105">
        <w:rPr>
          <w:rFonts w:eastAsia="DFKai-SB"/>
          <w:color w:val="000000" w:themeColor="text1"/>
          <w:highlight w:val="green"/>
        </w:rPr>
        <w:t>AI</w:t>
      </w:r>
      <w:r w:rsidR="0036156A" w:rsidRPr="002F2105">
        <w:rPr>
          <w:rFonts w:eastAsia="DFKai-SB" w:hint="eastAsia"/>
          <w:color w:val="000000" w:themeColor="text1"/>
          <w:highlight w:val="green"/>
        </w:rPr>
        <w:t>演算法、影像處理、深度學習及特定領域應用等技術之創新突破，及</w:t>
      </w:r>
      <w:r w:rsidR="0036156A" w:rsidRPr="002F2105">
        <w:rPr>
          <w:rFonts w:eastAsia="DFKai-SB"/>
          <w:color w:val="000000" w:themeColor="text1"/>
          <w:highlight w:val="green"/>
        </w:rPr>
        <w:t xml:space="preserve">AI </w:t>
      </w:r>
      <w:r w:rsidR="0036156A" w:rsidRPr="002F2105">
        <w:rPr>
          <w:rFonts w:eastAsia="DFKai-SB" w:hint="eastAsia"/>
          <w:color w:val="000000" w:themeColor="text1"/>
          <w:highlight w:val="green"/>
        </w:rPr>
        <w:t>技術協助特定議題發展之具體成果</w:t>
      </w:r>
      <w:r w:rsidR="0036156A" w:rsidRPr="002F2105">
        <w:rPr>
          <w:rFonts w:eastAsia="DFKai-SB"/>
          <w:color w:val="000000" w:themeColor="text1"/>
          <w:highlight w:val="green"/>
        </w:rPr>
        <w:t>…</w:t>
      </w:r>
      <w:r w:rsidR="0036156A" w:rsidRPr="002F2105">
        <w:rPr>
          <w:rFonts w:eastAsia="DFKai-SB" w:hint="eastAsia"/>
          <w:color w:val="000000" w:themeColor="text1"/>
          <w:highlight w:val="green"/>
        </w:rPr>
        <w:t>等，且須提出與國際水準之差異。</w:t>
      </w:r>
      <w:r w:rsidRPr="002F2105">
        <w:rPr>
          <w:rFonts w:eastAsia="DFKai-SB"/>
          <w:color w:val="000000" w:themeColor="text1"/>
          <w:highlight w:val="green"/>
        </w:rPr>
        <w:t>(</w:t>
      </w:r>
      <w:r w:rsidRPr="002F2105">
        <w:rPr>
          <w:rFonts w:eastAsia="DFKai-SB" w:hint="eastAsia"/>
          <w:color w:val="000000" w:themeColor="text1"/>
          <w:highlight w:val="green"/>
        </w:rPr>
        <w:t>不以此限</w:t>
      </w:r>
      <w:r w:rsidRPr="002F2105">
        <w:rPr>
          <w:rFonts w:eastAsia="DFKai-SB"/>
          <w:color w:val="000000" w:themeColor="text1"/>
          <w:highlight w:val="green"/>
        </w:rPr>
        <w:t>)</w:t>
      </w:r>
    </w:p>
    <w:p w14:paraId="57E26E34" w14:textId="77777777" w:rsidR="002C496E" w:rsidRPr="002F2105" w:rsidRDefault="002C496E" w:rsidP="007C0BBF">
      <w:pPr>
        <w:pStyle w:val="ListParagraph"/>
        <w:tabs>
          <w:tab w:val="left" w:pos="1843"/>
        </w:tabs>
        <w:spacing w:line="400" w:lineRule="exact"/>
        <w:ind w:leftChars="0" w:left="1843"/>
        <w:rPr>
          <w:rFonts w:eastAsia="DFKai-SB"/>
          <w:color w:val="000000" w:themeColor="text1"/>
        </w:rPr>
      </w:pPr>
    </w:p>
    <w:p w14:paraId="5D9C8C56" w14:textId="44CC7A8D" w:rsidR="00D57625" w:rsidRPr="002F2105" w:rsidRDefault="00D57625" w:rsidP="00D57625">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子計畫六整合多個</w:t>
      </w:r>
      <w:r w:rsidRPr="002F2105">
        <w:rPr>
          <w:rFonts w:eastAsia="DFKai-SB"/>
          <w:color w:val="000000" w:themeColor="text1"/>
        </w:rPr>
        <w:t>AI</w:t>
      </w:r>
      <w:r w:rsidRPr="002F2105">
        <w:rPr>
          <w:rFonts w:eastAsia="DFKai-SB" w:hint="eastAsia"/>
          <w:color w:val="000000" w:themeColor="text1"/>
        </w:rPr>
        <w:t>感知與推理模組，成功開發了一個名為「陪伴照護機器人管家系統」的創新性產品。此系統透過語音互動介面提供</w:t>
      </w:r>
      <w:r w:rsidRPr="002F2105">
        <w:rPr>
          <w:rFonts w:eastAsia="DFKai-SB"/>
          <w:color w:val="000000" w:themeColor="text1"/>
        </w:rPr>
        <w:t>AI</w:t>
      </w:r>
      <w:r w:rsidRPr="002F2105">
        <w:rPr>
          <w:rFonts w:eastAsia="DFKai-SB" w:hint="eastAsia"/>
          <w:color w:val="000000" w:themeColor="text1"/>
        </w:rPr>
        <w:t>聊天、健康監測、事件提醒、訊息通話、影音娛樂等五大功能，旨在協助長者，尤其是輕度認知障礙及情緒困擾的群體，透過</w:t>
      </w:r>
      <w:r w:rsidRPr="002F2105">
        <w:rPr>
          <w:rFonts w:eastAsia="DFKai-SB"/>
          <w:color w:val="000000" w:themeColor="text1"/>
        </w:rPr>
        <w:t>AI</w:t>
      </w:r>
      <w:r w:rsidRPr="002F2105">
        <w:rPr>
          <w:rFonts w:eastAsia="DFKai-SB" w:hint="eastAsia"/>
          <w:color w:val="000000" w:themeColor="text1"/>
        </w:rPr>
        <w:t>技術改善生活品質、關注認知退化風險，以及提升心理健康。該系統的創新性在於以全方位角度提升長者健康福祉，國際間尚未有類似的技術及產品。</w:t>
      </w:r>
    </w:p>
    <w:p w14:paraId="59C0B541" w14:textId="77777777" w:rsidR="00D57625" w:rsidRPr="002F2105" w:rsidRDefault="00D57625" w:rsidP="00D57625">
      <w:pPr>
        <w:pStyle w:val="ListParagraph"/>
        <w:ind w:leftChars="0" w:left="0" w:firstLineChars="200" w:firstLine="480"/>
        <w:jc w:val="both"/>
        <w:rPr>
          <w:rFonts w:eastAsia="DFKai-SB"/>
          <w:color w:val="000000" w:themeColor="text1"/>
        </w:rPr>
      </w:pPr>
    </w:p>
    <w:p w14:paraId="45850E96" w14:textId="738647AA" w:rsidR="00D57625" w:rsidRPr="002F2105" w:rsidRDefault="00D57625" w:rsidP="00D57625">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lastRenderedPageBreak/>
        <w:t>在健康監測方面，系統涵蓋多層級</w:t>
      </w:r>
      <w:r w:rsidRPr="002F2105">
        <w:rPr>
          <w:rFonts w:eastAsia="DFKai-SB"/>
          <w:color w:val="000000" w:themeColor="text1"/>
        </w:rPr>
        <w:t>AI</w:t>
      </w:r>
      <w:r w:rsidRPr="002F2105">
        <w:rPr>
          <w:rFonts w:eastAsia="DFKai-SB" w:hint="eastAsia"/>
          <w:color w:val="000000" w:themeColor="text1"/>
        </w:rPr>
        <w:t>影像分析模組和穿戴裝置資訊自主同步模組。前者著重於風險預測與提醒，以意圖偵測、語音提醒為核心，相較於其他方案，機器人平台更具互動性和適應性。後者則實現智慧型手錶與機器人、個管師端的即時同步，提供生理資訊的評估結果，協助長者追蹤多維度資料和慢性病發展之關聯。在第一</w:t>
      </w:r>
      <w:r w:rsidRPr="002F2105">
        <w:rPr>
          <w:rFonts w:eastAsia="DFKai-SB"/>
          <w:color w:val="000000" w:themeColor="text1"/>
        </w:rPr>
        <w:t>&amp;</w:t>
      </w:r>
      <w:r w:rsidRPr="002F2105">
        <w:rPr>
          <w:rFonts w:eastAsia="DFKai-SB" w:hint="eastAsia"/>
          <w:color w:val="000000" w:themeColor="text1"/>
        </w:rPr>
        <w:t>二年期間，子計畫六著重於研發不同情境下的</w:t>
      </w:r>
      <w:r w:rsidRPr="002F2105">
        <w:rPr>
          <w:rFonts w:eastAsia="DFKai-SB"/>
          <w:color w:val="000000" w:themeColor="text1"/>
        </w:rPr>
        <w:t>AI</w:t>
      </w:r>
      <w:r w:rsidRPr="002F2105">
        <w:rPr>
          <w:rFonts w:eastAsia="DFKai-SB" w:hint="eastAsia"/>
          <w:color w:val="000000" w:themeColor="text1"/>
        </w:rPr>
        <w:t>聊天系統，達成以下</w:t>
      </w:r>
      <w:r w:rsidR="000A74D9" w:rsidRPr="002F2105">
        <w:rPr>
          <w:rFonts w:eastAsia="DFKai-SB" w:hint="eastAsia"/>
          <w:color w:val="000000" w:themeColor="text1"/>
        </w:rPr>
        <w:t>四</w:t>
      </w:r>
      <w:r w:rsidRPr="002F2105">
        <w:rPr>
          <w:rFonts w:eastAsia="DFKai-SB" w:hint="eastAsia"/>
          <w:color w:val="000000" w:themeColor="text1"/>
        </w:rPr>
        <w:t>項顯著的技術突破：</w:t>
      </w:r>
    </w:p>
    <w:p w14:paraId="636583ED" w14:textId="7C4E1675" w:rsidR="000A74D9" w:rsidRPr="002F2105" w:rsidRDefault="000A74D9" w:rsidP="00325620">
      <w:pPr>
        <w:pStyle w:val="ListParagraph"/>
        <w:numPr>
          <w:ilvl w:val="0"/>
          <w:numId w:val="68"/>
        </w:numPr>
        <w:ind w:leftChars="0"/>
        <w:jc w:val="both"/>
        <w:rPr>
          <w:rFonts w:eastAsia="DFKai-SB"/>
          <w:color w:val="000000" w:themeColor="text1"/>
        </w:rPr>
      </w:pPr>
      <w:r w:rsidRPr="002F2105">
        <w:rPr>
          <w:rFonts w:eastAsia="DFKai-SB"/>
          <w:color w:val="000000" w:themeColor="text1"/>
        </w:rPr>
        <w:t>記憶認知評估系統：</w:t>
      </w:r>
      <w:r w:rsidRPr="002F2105">
        <w:rPr>
          <w:rFonts w:eastAsia="DFKai-SB" w:hint="eastAsia"/>
          <w:color w:val="000000" w:themeColor="text1"/>
        </w:rPr>
        <w:t>開發了自動化</w:t>
      </w:r>
      <w:r w:rsidRPr="002F2105">
        <w:rPr>
          <w:rFonts w:eastAsia="DFKai-SB" w:hint="eastAsia"/>
          <w:color w:val="000000" w:themeColor="text1"/>
        </w:rPr>
        <w:t>A</w:t>
      </w:r>
      <w:r w:rsidRPr="002F2105">
        <w:rPr>
          <w:rFonts w:eastAsia="DFKai-SB"/>
          <w:color w:val="000000" w:themeColor="text1"/>
        </w:rPr>
        <w:t>I</w:t>
      </w:r>
      <w:r w:rsidRPr="002F2105">
        <w:rPr>
          <w:rFonts w:eastAsia="DFKai-SB" w:hint="eastAsia"/>
          <w:color w:val="000000" w:themeColor="text1"/>
        </w:rPr>
        <w:t>評估流程與相應單時間點模型、縱向分析模型，以在簡化評估流程的基礎上，提供長期追蹤與具未來預測性之</w:t>
      </w:r>
      <w:r w:rsidRPr="002F2105">
        <w:rPr>
          <w:rFonts w:eastAsia="DFKai-SB" w:hint="eastAsia"/>
          <w:color w:val="000000" w:themeColor="text1"/>
        </w:rPr>
        <w:t>A</w:t>
      </w:r>
      <w:r w:rsidRPr="002F2105">
        <w:rPr>
          <w:rFonts w:eastAsia="DFKai-SB"/>
          <w:color w:val="000000" w:themeColor="text1"/>
        </w:rPr>
        <w:t>I</w:t>
      </w:r>
      <w:r w:rsidRPr="002F2105">
        <w:rPr>
          <w:rFonts w:eastAsia="DFKai-SB" w:hint="eastAsia"/>
          <w:color w:val="000000" w:themeColor="text1"/>
        </w:rPr>
        <w:t>方案，並</w:t>
      </w:r>
      <w:r w:rsidRPr="002F2105">
        <w:rPr>
          <w:rFonts w:eastAsia="DFKai-SB"/>
          <w:color w:val="000000" w:themeColor="text1"/>
        </w:rPr>
        <w:t>創新地使用心理學新範式的開放式自我敘述自傳故事作為資料，運用強化對比模型和反向翻譯進行訓練，提升認知狀態評估的效能。</w:t>
      </w:r>
    </w:p>
    <w:p w14:paraId="7666455F" w14:textId="5AC06E0E" w:rsidR="00D57625" w:rsidRPr="002F2105" w:rsidRDefault="00D57625" w:rsidP="00325620">
      <w:pPr>
        <w:pStyle w:val="ListParagraph"/>
        <w:numPr>
          <w:ilvl w:val="0"/>
          <w:numId w:val="68"/>
        </w:numPr>
        <w:ind w:leftChars="0"/>
        <w:jc w:val="both"/>
        <w:rPr>
          <w:rFonts w:eastAsia="DFKai-SB"/>
          <w:color w:val="000000" w:themeColor="text1"/>
        </w:rPr>
      </w:pPr>
      <w:r w:rsidRPr="002F2105">
        <w:rPr>
          <w:rFonts w:eastAsia="DFKai-SB" w:hint="eastAsia"/>
          <w:color w:val="000000" w:themeColor="text1"/>
        </w:rPr>
        <w:t>記憶輔助系統：</w:t>
      </w:r>
      <w:r w:rsidR="0040258B" w:rsidRPr="002F2105">
        <w:rPr>
          <w:rFonts w:eastAsia="DFKai-SB" w:hint="eastAsia"/>
          <w:color w:val="000000" w:themeColor="text1"/>
        </w:rPr>
        <w:t>設計不同的介面可透過機器人觀察、使用者自述兩種方式記錄記憶事件的關鍵訊息「人、事、時、地、物」，以</w:t>
      </w:r>
      <w:r w:rsidR="000A74D9" w:rsidRPr="002F2105">
        <w:rPr>
          <w:rFonts w:eastAsia="DFKai-SB" w:hint="eastAsia"/>
          <w:color w:val="000000" w:themeColor="text1"/>
        </w:rPr>
        <w:t>適應居家、移動兩個不同使用環境，涵蓋</w:t>
      </w:r>
      <w:r w:rsidR="0040258B" w:rsidRPr="002F2105">
        <w:rPr>
          <w:rFonts w:eastAsia="DFKai-SB" w:hint="eastAsia"/>
          <w:color w:val="000000" w:themeColor="text1"/>
        </w:rPr>
        <w:t>回溯性記憶、日程提醒</w:t>
      </w:r>
      <w:r w:rsidR="000A74D9" w:rsidRPr="002F2105">
        <w:rPr>
          <w:rFonts w:eastAsia="DFKai-SB" w:hint="eastAsia"/>
          <w:color w:val="000000" w:themeColor="text1"/>
        </w:rPr>
        <w:t>兩種</w:t>
      </w:r>
      <w:r w:rsidR="0040258B" w:rsidRPr="002F2105">
        <w:rPr>
          <w:rFonts w:eastAsia="DFKai-SB" w:hint="eastAsia"/>
          <w:color w:val="000000" w:themeColor="text1"/>
        </w:rPr>
        <w:t>不同的應用情境。</w:t>
      </w:r>
      <w:r w:rsidR="000A74D9" w:rsidRPr="002F2105">
        <w:rPr>
          <w:rFonts w:eastAsia="DFKai-SB" w:hint="eastAsia"/>
          <w:color w:val="000000" w:themeColor="text1"/>
        </w:rPr>
        <w:t>此外，利用大語言模型，</w:t>
      </w:r>
      <w:r w:rsidRPr="002F2105">
        <w:rPr>
          <w:rFonts w:eastAsia="DFKai-SB" w:hint="eastAsia"/>
          <w:color w:val="000000" w:themeColor="text1"/>
        </w:rPr>
        <w:t>將自然語言處理技術應用在多主題的記憶資訊上，包含關鍵主體、斷詞、稠密向量等，結合匹配模型和稠密向量檢索模型，進行記憶排序和答案預測，以提升回答的精確度，相較於現有研究更具理解問題和檢索預測能力。</w:t>
      </w:r>
    </w:p>
    <w:p w14:paraId="0C7BCB77" w14:textId="0DB9880C" w:rsidR="00A94C0B" w:rsidRPr="002F2105" w:rsidRDefault="00D57625" w:rsidP="000A74D9">
      <w:pPr>
        <w:pStyle w:val="ListParagraph"/>
        <w:numPr>
          <w:ilvl w:val="0"/>
          <w:numId w:val="68"/>
        </w:numPr>
        <w:ind w:leftChars="0"/>
        <w:jc w:val="both"/>
        <w:rPr>
          <w:rFonts w:eastAsia="DFKai-SB"/>
          <w:color w:val="000000" w:themeColor="text1"/>
        </w:rPr>
      </w:pPr>
      <w:r w:rsidRPr="002F2105">
        <w:rPr>
          <w:rFonts w:eastAsia="DFKai-SB" w:hint="eastAsia"/>
          <w:color w:val="000000" w:themeColor="text1"/>
        </w:rPr>
        <w:t>情感支持系統：</w:t>
      </w:r>
      <w:r w:rsidR="00876309" w:rsidRPr="002F2105">
        <w:rPr>
          <w:rFonts w:eastAsia="DFKai-SB" w:hint="eastAsia"/>
          <w:color w:val="000000" w:themeColor="text1"/>
        </w:rPr>
        <w:t>設計模型以偵測負面情緒、推理情緒來源，</w:t>
      </w:r>
      <w:r w:rsidR="000A74D9" w:rsidRPr="002F2105">
        <w:rPr>
          <w:rFonts w:eastAsia="DFKai-SB" w:hint="eastAsia"/>
          <w:color w:val="000000" w:themeColor="text1"/>
        </w:rPr>
        <w:t>並</w:t>
      </w:r>
      <w:r w:rsidRPr="002F2105">
        <w:rPr>
          <w:rFonts w:eastAsia="DFKai-SB" w:hint="eastAsia"/>
          <w:color w:val="000000" w:themeColor="text1"/>
        </w:rPr>
        <w:t>基於過去研究，創新地發展同理心回覆模型，</w:t>
      </w:r>
      <w:r w:rsidR="00876309" w:rsidRPr="002F2105">
        <w:rPr>
          <w:rFonts w:eastAsia="DFKai-SB" w:hint="eastAsia"/>
          <w:color w:val="000000" w:themeColor="text1"/>
        </w:rPr>
        <w:t>能夠</w:t>
      </w:r>
      <w:r w:rsidRPr="002F2105">
        <w:rPr>
          <w:rFonts w:eastAsia="DFKai-SB" w:hint="eastAsia"/>
          <w:color w:val="000000" w:themeColor="text1"/>
        </w:rPr>
        <w:t>結合使用者輸入、情緒、外部知識等特徵，透過生成式模型產生具有同理心的回覆，相對於現有研究更具情感連結性和流暢度。</w:t>
      </w:r>
      <w:r w:rsidR="00A94C0B" w:rsidRPr="002F2105">
        <w:rPr>
          <w:rFonts w:eastAsia="DFKai-SB" w:hint="eastAsia"/>
          <w:color w:val="000000" w:themeColor="text1"/>
        </w:rPr>
        <w:t>進一步地，</w:t>
      </w:r>
      <w:r w:rsidR="00876309" w:rsidRPr="002F2105">
        <w:rPr>
          <w:rFonts w:eastAsia="DFKai-SB" w:hint="eastAsia"/>
          <w:color w:val="000000" w:themeColor="text1"/>
        </w:rPr>
        <w:t>針對憂鬱情緒，設計圖模型分析文</w:t>
      </w:r>
      <w:r w:rsidR="00A94C0B" w:rsidRPr="002F2105">
        <w:rPr>
          <w:rFonts w:eastAsia="DFKai-SB" w:hint="eastAsia"/>
          <w:color w:val="000000" w:themeColor="text1"/>
        </w:rPr>
        <w:t>字</w:t>
      </w:r>
      <w:r w:rsidR="00876309" w:rsidRPr="002F2105">
        <w:rPr>
          <w:rFonts w:eastAsia="DFKai-SB" w:hint="eastAsia"/>
          <w:color w:val="000000" w:themeColor="text1"/>
        </w:rPr>
        <w:t>資料，並融合</w:t>
      </w:r>
      <w:r w:rsidR="00A94C0B" w:rsidRPr="002F2105">
        <w:rPr>
          <w:rFonts w:eastAsia="DFKai-SB" w:hint="eastAsia"/>
          <w:color w:val="000000" w:themeColor="text1"/>
        </w:rPr>
        <w:t>性別</w:t>
      </w:r>
      <w:r w:rsidR="00876309" w:rsidRPr="002F2105">
        <w:rPr>
          <w:rFonts w:eastAsia="DFKai-SB" w:hint="eastAsia"/>
          <w:color w:val="000000" w:themeColor="text1"/>
        </w:rPr>
        <w:t>、情緒類別</w:t>
      </w:r>
      <w:r w:rsidR="00A94C0B" w:rsidRPr="002F2105">
        <w:rPr>
          <w:rFonts w:eastAsia="DFKai-SB" w:hint="eastAsia"/>
          <w:color w:val="000000" w:themeColor="text1"/>
        </w:rPr>
        <w:t>分佈</w:t>
      </w:r>
      <w:r w:rsidR="00876309" w:rsidRPr="002F2105">
        <w:rPr>
          <w:rFonts w:eastAsia="DFKai-SB" w:hint="eastAsia"/>
          <w:color w:val="000000" w:themeColor="text1"/>
        </w:rPr>
        <w:t>以初步實現憂鬱</w:t>
      </w:r>
      <w:r w:rsidR="00A94C0B" w:rsidRPr="002F2105">
        <w:rPr>
          <w:rFonts w:eastAsia="DFKai-SB" w:hint="eastAsia"/>
          <w:color w:val="000000" w:themeColor="text1"/>
        </w:rPr>
        <w:t>偵測</w:t>
      </w:r>
      <w:r w:rsidR="00876309" w:rsidRPr="002F2105">
        <w:rPr>
          <w:rFonts w:eastAsia="DFKai-SB" w:hint="eastAsia"/>
          <w:color w:val="000000" w:themeColor="text1"/>
        </w:rPr>
        <w:t>，</w:t>
      </w:r>
      <w:r w:rsidR="00A94C0B" w:rsidRPr="002F2105">
        <w:rPr>
          <w:rFonts w:eastAsia="DFKai-SB" w:hint="eastAsia"/>
          <w:color w:val="000000" w:themeColor="text1"/>
        </w:rPr>
        <w:t>再</w:t>
      </w:r>
      <w:r w:rsidR="00876309" w:rsidRPr="002F2105">
        <w:rPr>
          <w:rFonts w:eastAsia="DFKai-SB" w:hint="eastAsia"/>
          <w:color w:val="000000" w:themeColor="text1"/>
        </w:rPr>
        <w:t>與情感支持系統進行整合</w:t>
      </w:r>
      <w:r w:rsidR="00A94C0B" w:rsidRPr="002F2105">
        <w:rPr>
          <w:rFonts w:eastAsia="DFKai-SB" w:hint="eastAsia"/>
          <w:color w:val="000000" w:themeColor="text1"/>
        </w:rPr>
        <w:t>，形成了一個具有預測風險同時提供安撫之作用的</w:t>
      </w:r>
      <w:r w:rsidR="00A94C0B" w:rsidRPr="002F2105">
        <w:rPr>
          <w:rFonts w:eastAsia="DFKai-SB" w:hint="eastAsia"/>
          <w:color w:val="000000" w:themeColor="text1"/>
        </w:rPr>
        <w:t>AI</w:t>
      </w:r>
      <w:r w:rsidR="00A94C0B" w:rsidRPr="002F2105">
        <w:rPr>
          <w:rFonts w:eastAsia="DFKai-SB" w:hint="eastAsia"/>
          <w:color w:val="000000" w:themeColor="text1"/>
        </w:rPr>
        <w:t>對話系統</w:t>
      </w:r>
      <w:r w:rsidR="00876309" w:rsidRPr="002F2105">
        <w:rPr>
          <w:rFonts w:eastAsia="DFKai-SB" w:hint="eastAsia"/>
          <w:color w:val="000000" w:themeColor="text1"/>
        </w:rPr>
        <w:t>。</w:t>
      </w:r>
      <w:r w:rsidR="00A94C0B" w:rsidRPr="002F2105">
        <w:rPr>
          <w:rFonts w:eastAsia="DFKai-SB" w:hint="eastAsia"/>
          <w:color w:val="000000" w:themeColor="text1"/>
        </w:rPr>
        <w:t>此外，利用本子計畫開發之多模態情緒分析模型，亦有助於改善系統對</w:t>
      </w:r>
      <w:r w:rsidR="004779D9" w:rsidRPr="002F2105">
        <w:rPr>
          <w:rFonts w:eastAsia="DFKai-SB" w:hint="eastAsia"/>
          <w:color w:val="000000" w:themeColor="text1"/>
        </w:rPr>
        <w:t>情緒及心理狀態的評估效能。</w:t>
      </w:r>
    </w:p>
    <w:p w14:paraId="78D3BDE8" w14:textId="39E1292E" w:rsidR="00D57625" w:rsidRPr="002F2105" w:rsidRDefault="000A74D9" w:rsidP="00325620">
      <w:pPr>
        <w:pStyle w:val="ListParagraph"/>
        <w:numPr>
          <w:ilvl w:val="0"/>
          <w:numId w:val="68"/>
        </w:numPr>
        <w:ind w:leftChars="0"/>
        <w:jc w:val="both"/>
        <w:rPr>
          <w:rFonts w:eastAsia="DFKai-SB"/>
          <w:color w:val="000000" w:themeColor="text1"/>
        </w:rPr>
      </w:pPr>
      <w:r w:rsidRPr="002F2105">
        <w:rPr>
          <w:rFonts w:eastAsia="DFKai-SB" w:hint="eastAsia"/>
          <w:color w:val="000000" w:themeColor="text1"/>
        </w:rPr>
        <w:t>健康問答系統：</w:t>
      </w:r>
      <w:r w:rsidR="00944D33" w:rsidRPr="002F2105">
        <w:rPr>
          <w:rFonts w:eastAsia="DFKai-SB" w:hint="eastAsia"/>
          <w:color w:val="000000" w:themeColor="text1"/>
        </w:rPr>
        <w:t>設計開發了整體系統架構包括問答檢索、相關問答推薦和網路搜尋模組，</w:t>
      </w:r>
      <w:r w:rsidR="004779D9" w:rsidRPr="002F2105">
        <w:rPr>
          <w:rFonts w:eastAsia="DFKai-SB" w:hint="eastAsia"/>
          <w:color w:val="000000" w:themeColor="text1"/>
        </w:rPr>
        <w:t>通過</w:t>
      </w:r>
      <w:r w:rsidR="004779D9" w:rsidRPr="002F2105">
        <w:rPr>
          <w:rFonts w:eastAsia="DFKai-SB" w:hint="eastAsia"/>
          <w:color w:val="000000" w:themeColor="text1"/>
        </w:rPr>
        <w:t>AI</w:t>
      </w:r>
      <w:r w:rsidR="004779D9" w:rsidRPr="002F2105">
        <w:rPr>
          <w:rFonts w:eastAsia="DFKai-SB" w:hint="eastAsia"/>
          <w:color w:val="000000" w:themeColor="text1"/>
        </w:rPr>
        <w:t>問答機器人即時分析使用者透過自然敘述提出的健康問題，並基於數字化處理的醫師認證的健康資料集進行語意及醫學實體搜尋、實現更好的回覆排序、提供準確的回覆，還在系統中引入了互動性來改善</w:t>
      </w:r>
      <w:r w:rsidR="00944D33" w:rsidRPr="002F2105">
        <w:rPr>
          <w:rFonts w:eastAsia="DFKai-SB" w:hint="eastAsia"/>
          <w:color w:val="000000" w:themeColor="text1"/>
        </w:rPr>
        <w:t>所提供資訊與使用者</w:t>
      </w:r>
      <w:r w:rsidR="004779D9" w:rsidRPr="002F2105">
        <w:rPr>
          <w:rFonts w:eastAsia="DFKai-SB" w:hint="eastAsia"/>
          <w:color w:val="000000" w:themeColor="text1"/>
        </w:rPr>
        <w:t>的關聯性</w:t>
      </w:r>
      <w:r w:rsidR="00944D33" w:rsidRPr="002F2105">
        <w:rPr>
          <w:rFonts w:eastAsia="DFKai-SB" w:hint="eastAsia"/>
          <w:color w:val="000000" w:themeColor="text1"/>
        </w:rPr>
        <w:t>：</w:t>
      </w:r>
      <w:r w:rsidR="004779D9" w:rsidRPr="002F2105">
        <w:rPr>
          <w:rFonts w:eastAsia="DFKai-SB" w:hint="eastAsia"/>
          <w:color w:val="000000" w:themeColor="text1"/>
        </w:rPr>
        <w:t>系統能根據使用者的搜索歷史推薦相關的健康問題</w:t>
      </w:r>
      <w:r w:rsidR="00944D33" w:rsidRPr="002F2105">
        <w:rPr>
          <w:rFonts w:eastAsia="DFKai-SB" w:hint="eastAsia"/>
          <w:color w:val="000000" w:themeColor="text1"/>
        </w:rPr>
        <w:t>、深化醫療自覺與知識</w:t>
      </w:r>
      <w:r w:rsidR="004779D9" w:rsidRPr="002F2105">
        <w:rPr>
          <w:rFonts w:eastAsia="DFKai-SB" w:hint="eastAsia"/>
          <w:color w:val="000000" w:themeColor="text1"/>
        </w:rPr>
        <w:t>。</w:t>
      </w:r>
    </w:p>
    <w:p w14:paraId="6D951D58" w14:textId="6E29616B" w:rsidR="002C496E" w:rsidRPr="002F2105" w:rsidRDefault="00D57625" w:rsidP="00D57625">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這些創新在心理學範式設計、</w:t>
      </w:r>
      <w:r w:rsidRPr="002F2105">
        <w:rPr>
          <w:rFonts w:eastAsia="DFKai-SB"/>
          <w:color w:val="000000" w:themeColor="text1"/>
        </w:rPr>
        <w:t>AI</w:t>
      </w:r>
      <w:r w:rsidRPr="002F2105">
        <w:rPr>
          <w:rFonts w:eastAsia="DFKai-SB" w:hint="eastAsia"/>
          <w:color w:val="000000" w:themeColor="text1"/>
        </w:rPr>
        <w:t>模型設計與訓練上跨足多個領域，突破了過去可用資料集有限、模式單一、特徵設計有限等限制，成為一項具有突破性的研究。</w:t>
      </w:r>
    </w:p>
    <w:p w14:paraId="41FE7296" w14:textId="77777777" w:rsidR="002C496E" w:rsidRPr="002F2105" w:rsidRDefault="002C496E" w:rsidP="007C0BBF">
      <w:pPr>
        <w:pStyle w:val="ListParagraph"/>
        <w:tabs>
          <w:tab w:val="left" w:pos="1843"/>
        </w:tabs>
        <w:spacing w:line="400" w:lineRule="exact"/>
        <w:ind w:leftChars="0" w:left="1843"/>
        <w:rPr>
          <w:rFonts w:eastAsia="DFKai-SB"/>
          <w:color w:val="000000" w:themeColor="text1"/>
        </w:rPr>
      </w:pPr>
    </w:p>
    <w:p w14:paraId="6986749A" w14:textId="77777777" w:rsidR="009C638E" w:rsidRPr="002F2105" w:rsidRDefault="009C638E" w:rsidP="009D7779">
      <w:pPr>
        <w:pStyle w:val="ListParagraph"/>
        <w:numPr>
          <w:ilvl w:val="2"/>
          <w:numId w:val="7"/>
        </w:numPr>
        <w:tabs>
          <w:tab w:val="left" w:pos="1843"/>
        </w:tabs>
        <w:spacing w:line="400" w:lineRule="exact"/>
        <w:ind w:leftChars="0"/>
        <w:rPr>
          <w:rFonts w:eastAsia="DFKai-SB"/>
          <w:color w:val="000000" w:themeColor="text1"/>
          <w:highlight w:val="green"/>
        </w:rPr>
      </w:pPr>
      <w:r w:rsidRPr="002F2105">
        <w:rPr>
          <w:rFonts w:eastAsia="DFKai-SB" w:hint="eastAsia"/>
          <w:color w:val="000000" w:themeColor="text1"/>
          <w:highlight w:val="green"/>
        </w:rPr>
        <w:t>經濟效益</w:t>
      </w:r>
      <w:r w:rsidR="00541EDA" w:rsidRPr="002F2105">
        <w:rPr>
          <w:rFonts w:eastAsia="DFKai-SB"/>
          <w:color w:val="000000" w:themeColor="text1"/>
          <w:highlight w:val="green"/>
        </w:rPr>
        <w:t xml:space="preserve"> </w:t>
      </w:r>
      <w:r w:rsidR="00541EDA" w:rsidRPr="002F2105">
        <w:rPr>
          <w:rFonts w:eastAsia="DFKai-SB"/>
          <w:b/>
          <w:color w:val="000000" w:themeColor="text1"/>
          <w:szCs w:val="20"/>
          <w:shd w:val="clear" w:color="auto" w:fill="FFFF00"/>
        </w:rPr>
        <w:t>(</w:t>
      </w:r>
      <w:r w:rsidR="00541EDA" w:rsidRPr="002F2105">
        <w:rPr>
          <w:rFonts w:eastAsia="DFKai-SB" w:hint="eastAsia"/>
          <w:b/>
          <w:color w:val="000000" w:themeColor="text1"/>
          <w:szCs w:val="20"/>
          <w:shd w:val="clear" w:color="auto" w:fill="FFFF00"/>
        </w:rPr>
        <w:t>請</w:t>
      </w:r>
      <w:r w:rsidR="00541EDA" w:rsidRPr="002F2105">
        <w:rPr>
          <w:rFonts w:eastAsia="DFKai-SB"/>
          <w:b/>
          <w:color w:val="000000" w:themeColor="text1"/>
          <w:szCs w:val="20"/>
          <w:shd w:val="clear" w:color="auto" w:fill="FFFF00"/>
        </w:rPr>
        <w:t>子計畫</w:t>
      </w:r>
      <w:r w:rsidR="00541EDA" w:rsidRPr="002F2105">
        <w:rPr>
          <w:rFonts w:eastAsia="DFKai-SB"/>
          <w:b/>
          <w:color w:val="000000" w:themeColor="text1"/>
          <w:szCs w:val="20"/>
          <w:shd w:val="clear" w:color="auto" w:fill="FFFF00"/>
        </w:rPr>
        <w:t>1-8</w:t>
      </w:r>
      <w:r w:rsidR="00541EDA" w:rsidRPr="002F2105">
        <w:rPr>
          <w:rFonts w:eastAsia="DFKai-SB"/>
          <w:b/>
          <w:color w:val="000000" w:themeColor="text1"/>
          <w:szCs w:val="20"/>
          <w:shd w:val="clear" w:color="auto" w:fill="FFFF00"/>
        </w:rPr>
        <w:t>提供，總計畫彙整與補充</w:t>
      </w:r>
      <w:r w:rsidR="00541EDA" w:rsidRPr="002F2105">
        <w:rPr>
          <w:rFonts w:eastAsia="DFKai-SB"/>
          <w:b/>
          <w:color w:val="000000" w:themeColor="text1"/>
          <w:szCs w:val="20"/>
          <w:shd w:val="clear" w:color="auto" w:fill="FFFF00"/>
        </w:rPr>
        <w:t>)</w:t>
      </w:r>
    </w:p>
    <w:p w14:paraId="663419F3" w14:textId="77777777" w:rsidR="009C638E" w:rsidRPr="002F2105" w:rsidRDefault="009C638E" w:rsidP="007C0BBF">
      <w:pPr>
        <w:pStyle w:val="ListParagraph"/>
        <w:tabs>
          <w:tab w:val="left" w:pos="1843"/>
        </w:tabs>
        <w:spacing w:line="400" w:lineRule="exact"/>
        <w:ind w:leftChars="0" w:left="1843"/>
        <w:rPr>
          <w:rFonts w:eastAsia="DFKai-SB"/>
          <w:color w:val="000000" w:themeColor="text1"/>
        </w:rPr>
      </w:pPr>
      <w:r w:rsidRPr="002F2105">
        <w:rPr>
          <w:rFonts w:eastAsia="DFKai-SB" w:hint="eastAsia"/>
          <w:color w:val="000000" w:themeColor="text1"/>
          <w:highlight w:val="green"/>
        </w:rPr>
        <w:t>說明或展現計畫之產學合作與技術移轉內容，例如：與國內外企業</w:t>
      </w:r>
      <w:r w:rsidRPr="002F2105">
        <w:rPr>
          <w:rFonts w:eastAsia="DFKai-SB"/>
          <w:color w:val="000000" w:themeColor="text1"/>
          <w:highlight w:val="green"/>
        </w:rPr>
        <w:t>(</w:t>
      </w:r>
      <w:r w:rsidRPr="002F2105">
        <w:rPr>
          <w:rFonts w:eastAsia="DFKai-SB" w:hint="eastAsia"/>
          <w:color w:val="000000" w:themeColor="text1"/>
          <w:highlight w:val="green"/>
        </w:rPr>
        <w:t>廠商</w:t>
      </w:r>
      <w:r w:rsidRPr="002F2105">
        <w:rPr>
          <w:rFonts w:eastAsia="DFKai-SB"/>
          <w:color w:val="000000" w:themeColor="text1"/>
          <w:highlight w:val="green"/>
        </w:rPr>
        <w:t>)</w:t>
      </w:r>
      <w:r w:rsidRPr="002F2105">
        <w:rPr>
          <w:rFonts w:eastAsia="DFKai-SB" w:hint="eastAsia"/>
          <w:color w:val="000000" w:themeColor="text1"/>
          <w:highlight w:val="green"/>
        </w:rPr>
        <w:t>進行產學合作之相關事項，包含技術合作與產業簽訂</w:t>
      </w:r>
      <w:r w:rsidRPr="002F2105">
        <w:rPr>
          <w:rFonts w:eastAsia="DFKai-SB"/>
          <w:color w:val="000000" w:themeColor="text1"/>
          <w:highlight w:val="green"/>
        </w:rPr>
        <w:t>MOU</w:t>
      </w:r>
      <w:r w:rsidRPr="002F2105">
        <w:rPr>
          <w:rFonts w:eastAsia="DFKai-SB" w:hint="eastAsia"/>
          <w:color w:val="000000" w:themeColor="text1"/>
          <w:highlight w:val="green"/>
        </w:rPr>
        <w:t>、技術移轉及技術授權等。</w:t>
      </w:r>
      <w:r w:rsidRPr="002F2105">
        <w:rPr>
          <w:rFonts w:eastAsia="DFKai-SB"/>
          <w:color w:val="000000" w:themeColor="text1"/>
          <w:highlight w:val="green"/>
        </w:rPr>
        <w:t>(</w:t>
      </w:r>
      <w:r w:rsidRPr="002F2105">
        <w:rPr>
          <w:rFonts w:eastAsia="DFKai-SB" w:hint="eastAsia"/>
          <w:color w:val="000000" w:themeColor="text1"/>
          <w:highlight w:val="green"/>
        </w:rPr>
        <w:t>不以此限</w:t>
      </w:r>
      <w:r w:rsidRPr="002F2105">
        <w:rPr>
          <w:rFonts w:eastAsia="DFKai-SB"/>
          <w:color w:val="000000" w:themeColor="text1"/>
          <w:highlight w:val="green"/>
        </w:rPr>
        <w:t>)</w:t>
      </w:r>
    </w:p>
    <w:p w14:paraId="2C08EE21" w14:textId="77777777" w:rsidR="002C496E" w:rsidRPr="002F2105" w:rsidRDefault="002C496E" w:rsidP="007C0BBF">
      <w:pPr>
        <w:pStyle w:val="ListParagraph"/>
        <w:tabs>
          <w:tab w:val="left" w:pos="1843"/>
        </w:tabs>
        <w:spacing w:line="400" w:lineRule="exact"/>
        <w:ind w:leftChars="0" w:left="1843"/>
        <w:rPr>
          <w:rFonts w:eastAsia="DFKai-SB"/>
          <w:color w:val="000000" w:themeColor="text1"/>
        </w:rPr>
      </w:pPr>
    </w:p>
    <w:p w14:paraId="342DD982" w14:textId="77777777" w:rsidR="00F20F1C" w:rsidRPr="002F2105" w:rsidRDefault="00F20F1C" w:rsidP="00F20F1C">
      <w:pPr>
        <w:pStyle w:val="ListParagraph"/>
        <w:tabs>
          <w:tab w:val="left" w:pos="1843"/>
        </w:tabs>
        <w:spacing w:line="400" w:lineRule="exact"/>
        <w:ind w:leftChars="0" w:left="1843"/>
        <w:rPr>
          <w:rFonts w:eastAsia="DFKai-SB"/>
          <w:color w:val="000000" w:themeColor="text1"/>
        </w:rPr>
      </w:pPr>
      <w:r w:rsidRPr="002F2105">
        <w:rPr>
          <w:rFonts w:eastAsia="DFKai-SB" w:hint="eastAsia"/>
          <w:color w:val="000000" w:themeColor="text1"/>
        </w:rPr>
        <w:t>請傅立成老師助理</w:t>
      </w:r>
      <w:r w:rsidRPr="002F2105">
        <w:rPr>
          <w:rFonts w:eastAsia="DFKai-SB" w:hint="eastAsia"/>
          <w:color w:val="000000" w:themeColor="text1"/>
        </w:rPr>
        <w:t>(</w:t>
      </w:r>
      <w:r w:rsidRPr="002F2105">
        <w:rPr>
          <w:rFonts w:eastAsia="DFKai-SB" w:hint="eastAsia"/>
          <w:color w:val="000000" w:themeColor="text1"/>
        </w:rPr>
        <w:t>欣媛</w:t>
      </w:r>
      <w:r w:rsidRPr="002F2105">
        <w:rPr>
          <w:rFonts w:eastAsia="DFKai-SB"/>
          <w:color w:val="000000" w:themeColor="text1"/>
        </w:rPr>
        <w:t>)</w:t>
      </w:r>
      <w:r w:rsidRPr="002F2105">
        <w:rPr>
          <w:rFonts w:eastAsia="DFKai-SB" w:hint="eastAsia"/>
          <w:color w:val="000000" w:themeColor="text1"/>
        </w:rPr>
        <w:t>協助補充，已於往期季報提交之內容。</w:t>
      </w:r>
    </w:p>
    <w:p w14:paraId="4DA9FFC9" w14:textId="77777777" w:rsidR="002C496E" w:rsidRPr="002F2105" w:rsidRDefault="002C496E" w:rsidP="007C0BBF">
      <w:pPr>
        <w:pStyle w:val="ListParagraph"/>
        <w:tabs>
          <w:tab w:val="left" w:pos="1843"/>
        </w:tabs>
        <w:spacing w:line="400" w:lineRule="exact"/>
        <w:ind w:leftChars="0" w:left="1843"/>
        <w:rPr>
          <w:rFonts w:eastAsia="DFKai-SB"/>
          <w:color w:val="000000" w:themeColor="text1"/>
        </w:rPr>
      </w:pPr>
    </w:p>
    <w:p w14:paraId="77D46F97" w14:textId="77777777" w:rsidR="009C638E" w:rsidRPr="002F2105" w:rsidRDefault="009C638E" w:rsidP="009D7779">
      <w:pPr>
        <w:pStyle w:val="ListParagraph"/>
        <w:numPr>
          <w:ilvl w:val="2"/>
          <w:numId w:val="7"/>
        </w:numPr>
        <w:tabs>
          <w:tab w:val="left" w:pos="1843"/>
        </w:tabs>
        <w:spacing w:line="400" w:lineRule="exact"/>
        <w:ind w:leftChars="0"/>
        <w:rPr>
          <w:rFonts w:eastAsia="DFKai-SB"/>
          <w:color w:val="000000" w:themeColor="text1"/>
          <w:highlight w:val="green"/>
        </w:rPr>
      </w:pPr>
      <w:r w:rsidRPr="002F2105">
        <w:rPr>
          <w:rFonts w:eastAsia="DFKai-SB" w:hint="eastAsia"/>
          <w:color w:val="000000" w:themeColor="text1"/>
          <w:highlight w:val="green"/>
        </w:rPr>
        <w:t>社會影響</w:t>
      </w:r>
      <w:r w:rsidR="00541EDA" w:rsidRPr="002F2105">
        <w:rPr>
          <w:rFonts w:eastAsia="DFKai-SB"/>
          <w:color w:val="000000" w:themeColor="text1"/>
        </w:rPr>
        <w:t xml:space="preserve"> </w:t>
      </w:r>
      <w:r w:rsidR="00541EDA" w:rsidRPr="002F2105">
        <w:rPr>
          <w:rFonts w:eastAsia="DFKai-SB"/>
          <w:b/>
          <w:color w:val="000000" w:themeColor="text1"/>
          <w:szCs w:val="20"/>
          <w:shd w:val="clear" w:color="auto" w:fill="FFFF00"/>
        </w:rPr>
        <w:t>(</w:t>
      </w:r>
      <w:r w:rsidR="00541EDA" w:rsidRPr="002F2105">
        <w:rPr>
          <w:rFonts w:eastAsia="DFKai-SB" w:hint="eastAsia"/>
          <w:b/>
          <w:color w:val="000000" w:themeColor="text1"/>
          <w:szCs w:val="20"/>
          <w:shd w:val="clear" w:color="auto" w:fill="FFFF00"/>
        </w:rPr>
        <w:t>請各</w:t>
      </w:r>
      <w:r w:rsidR="00541EDA" w:rsidRPr="002F2105">
        <w:rPr>
          <w:rFonts w:eastAsia="DFKai-SB"/>
          <w:b/>
          <w:color w:val="000000" w:themeColor="text1"/>
          <w:szCs w:val="20"/>
          <w:shd w:val="clear" w:color="auto" w:fill="FFFF00"/>
        </w:rPr>
        <w:t>子計畫提供，總計畫彙整與補充</w:t>
      </w:r>
      <w:r w:rsidR="00541EDA" w:rsidRPr="002F2105">
        <w:rPr>
          <w:rFonts w:eastAsia="DFKai-SB"/>
          <w:b/>
          <w:color w:val="000000" w:themeColor="text1"/>
          <w:szCs w:val="20"/>
          <w:shd w:val="clear" w:color="auto" w:fill="FFFF00"/>
        </w:rPr>
        <w:t>)</w:t>
      </w:r>
    </w:p>
    <w:p w14:paraId="2BC9FEC6" w14:textId="77777777" w:rsidR="009C638E" w:rsidRPr="002F2105" w:rsidRDefault="009C638E" w:rsidP="007C0BBF">
      <w:pPr>
        <w:pStyle w:val="ListParagraph"/>
        <w:tabs>
          <w:tab w:val="left" w:pos="1843"/>
        </w:tabs>
        <w:spacing w:line="400" w:lineRule="exact"/>
        <w:ind w:leftChars="0" w:left="1843"/>
        <w:rPr>
          <w:rFonts w:eastAsia="DFKai-SB"/>
          <w:color w:val="000000" w:themeColor="text1"/>
        </w:rPr>
      </w:pPr>
      <w:r w:rsidRPr="002F2105">
        <w:rPr>
          <w:rFonts w:eastAsia="DFKai-SB" w:hint="eastAsia"/>
          <w:color w:val="000000" w:themeColor="text1"/>
          <w:highlight w:val="green"/>
        </w:rPr>
        <w:t>如說明或展現計畫經由教育訓練、課程及演講等多元方式，與社會分享成果與溝通，以促成民眾對</w:t>
      </w:r>
      <w:r w:rsidRPr="002F2105">
        <w:rPr>
          <w:rFonts w:eastAsia="DFKai-SB"/>
          <w:color w:val="000000" w:themeColor="text1"/>
          <w:highlight w:val="green"/>
        </w:rPr>
        <w:t>AI</w:t>
      </w:r>
      <w:r w:rsidRPr="002F2105">
        <w:rPr>
          <w:rFonts w:eastAsia="DFKai-SB" w:hint="eastAsia"/>
          <w:color w:val="000000" w:themeColor="text1"/>
          <w:highlight w:val="green"/>
        </w:rPr>
        <w:t>與其衍生影響的正向理解。</w:t>
      </w:r>
      <w:r w:rsidRPr="002F2105">
        <w:rPr>
          <w:rFonts w:eastAsia="DFKai-SB"/>
          <w:color w:val="000000" w:themeColor="text1"/>
          <w:highlight w:val="green"/>
        </w:rPr>
        <w:t>(</w:t>
      </w:r>
      <w:r w:rsidRPr="002F2105">
        <w:rPr>
          <w:rFonts w:eastAsia="DFKai-SB" w:hint="eastAsia"/>
          <w:color w:val="000000" w:themeColor="text1"/>
          <w:highlight w:val="green"/>
        </w:rPr>
        <w:t>不以此限</w:t>
      </w:r>
      <w:r w:rsidRPr="002F2105">
        <w:rPr>
          <w:rFonts w:eastAsia="DFKai-SB"/>
          <w:color w:val="000000" w:themeColor="text1"/>
          <w:highlight w:val="green"/>
        </w:rPr>
        <w:t>)</w:t>
      </w:r>
    </w:p>
    <w:p w14:paraId="16230D8D" w14:textId="77777777" w:rsidR="002C496E" w:rsidRPr="002F2105" w:rsidRDefault="002C496E" w:rsidP="007C0BBF">
      <w:pPr>
        <w:pStyle w:val="ListParagraph"/>
        <w:tabs>
          <w:tab w:val="left" w:pos="1843"/>
        </w:tabs>
        <w:spacing w:line="400" w:lineRule="exact"/>
        <w:ind w:leftChars="0" w:left="1843"/>
        <w:rPr>
          <w:rFonts w:eastAsia="DFKai-SB"/>
          <w:color w:val="000000" w:themeColor="text1"/>
        </w:rPr>
      </w:pPr>
    </w:p>
    <w:p w14:paraId="715B39F2" w14:textId="24F0B5E0" w:rsidR="002C496E" w:rsidRPr="002F2105" w:rsidRDefault="00D57625" w:rsidP="00D57625">
      <w:pPr>
        <w:pStyle w:val="ListParagraph"/>
        <w:ind w:leftChars="0" w:left="0" w:firstLineChars="200" w:firstLine="480"/>
        <w:jc w:val="both"/>
        <w:rPr>
          <w:rFonts w:eastAsia="DFKai-SB"/>
          <w:color w:val="000000" w:themeColor="text1"/>
        </w:rPr>
      </w:pPr>
      <w:r w:rsidRPr="002F2105">
        <w:rPr>
          <w:rFonts w:eastAsia="DFKai-SB" w:hint="eastAsia"/>
          <w:color w:val="000000" w:themeColor="text1"/>
        </w:rPr>
        <w:t>子計畫六將其</w:t>
      </w:r>
      <w:r w:rsidRPr="002F2105">
        <w:rPr>
          <w:rFonts w:eastAsia="DFKai-SB"/>
          <w:color w:val="000000" w:themeColor="text1"/>
        </w:rPr>
        <w:t>AI</w:t>
      </w:r>
      <w:r w:rsidRPr="002F2105">
        <w:rPr>
          <w:rFonts w:eastAsia="DFKai-SB" w:hint="eastAsia"/>
          <w:color w:val="000000" w:themeColor="text1"/>
        </w:rPr>
        <w:t>模型整合至陪伴照護機器人管家系統，因此獲得了第</w:t>
      </w:r>
      <w:r w:rsidRPr="002F2105">
        <w:rPr>
          <w:rFonts w:eastAsia="DFKai-SB"/>
          <w:color w:val="000000" w:themeColor="text1"/>
        </w:rPr>
        <w:t>18</w:t>
      </w:r>
      <w:r w:rsidRPr="002F2105">
        <w:rPr>
          <w:rFonts w:eastAsia="DFKai-SB" w:hint="eastAsia"/>
          <w:color w:val="000000" w:themeColor="text1"/>
        </w:rPr>
        <w:t>屆國家新創獎中的學研新創獎。此外，該計畫也參與了</w:t>
      </w:r>
      <w:proofErr w:type="spellStart"/>
      <w:r w:rsidRPr="002F2105">
        <w:rPr>
          <w:rFonts w:eastAsia="DFKai-SB"/>
          <w:color w:val="000000" w:themeColor="text1"/>
        </w:rPr>
        <w:t>InnoZone</w:t>
      </w:r>
      <w:proofErr w:type="spellEnd"/>
      <w:r w:rsidRPr="002F2105">
        <w:rPr>
          <w:rFonts w:eastAsia="DFKai-SB" w:hint="eastAsia"/>
          <w:color w:val="000000" w:themeColor="text1"/>
        </w:rPr>
        <w:t>創新技術特展，於</w:t>
      </w:r>
      <w:r w:rsidRPr="002F2105">
        <w:rPr>
          <w:rFonts w:eastAsia="DFKai-SB"/>
          <w:color w:val="000000" w:themeColor="text1"/>
        </w:rPr>
        <w:t>2021</w:t>
      </w:r>
      <w:r w:rsidRPr="002F2105">
        <w:rPr>
          <w:rFonts w:eastAsia="DFKai-SB" w:hint="eastAsia"/>
          <w:color w:val="000000" w:themeColor="text1"/>
        </w:rPr>
        <w:t>年</w:t>
      </w:r>
      <w:r w:rsidRPr="002F2105">
        <w:rPr>
          <w:rFonts w:eastAsia="DFKai-SB"/>
          <w:color w:val="000000" w:themeColor="text1"/>
        </w:rPr>
        <w:t>12</w:t>
      </w:r>
      <w:r w:rsidRPr="002F2105">
        <w:rPr>
          <w:rFonts w:eastAsia="DFKai-SB" w:hint="eastAsia"/>
          <w:color w:val="000000" w:themeColor="text1"/>
        </w:rPr>
        <w:t>月</w:t>
      </w:r>
      <w:r w:rsidRPr="002F2105">
        <w:rPr>
          <w:rFonts w:eastAsia="DFKai-SB"/>
          <w:color w:val="000000" w:themeColor="text1"/>
        </w:rPr>
        <w:t>2</w:t>
      </w:r>
      <w:r w:rsidRPr="002F2105">
        <w:rPr>
          <w:rFonts w:eastAsia="DFKai-SB" w:hint="eastAsia"/>
          <w:color w:val="000000" w:themeColor="text1"/>
        </w:rPr>
        <w:t>日至</w:t>
      </w:r>
      <w:r w:rsidRPr="002F2105">
        <w:rPr>
          <w:rFonts w:eastAsia="DFKai-SB"/>
          <w:color w:val="000000" w:themeColor="text1"/>
        </w:rPr>
        <w:t>12</w:t>
      </w:r>
      <w:r w:rsidRPr="002F2105">
        <w:rPr>
          <w:rFonts w:eastAsia="DFKai-SB" w:hint="eastAsia"/>
          <w:color w:val="000000" w:themeColor="text1"/>
        </w:rPr>
        <w:t>月</w:t>
      </w:r>
      <w:r w:rsidRPr="002F2105">
        <w:rPr>
          <w:rFonts w:eastAsia="DFKai-SB"/>
          <w:color w:val="000000" w:themeColor="text1"/>
        </w:rPr>
        <w:t>5</w:t>
      </w:r>
      <w:r w:rsidRPr="002F2105">
        <w:rPr>
          <w:rFonts w:eastAsia="DFKai-SB" w:hint="eastAsia"/>
          <w:color w:val="000000" w:themeColor="text1"/>
        </w:rPr>
        <w:t>日在台北南港展覽館向公眾展示。展覽期間，詢問量相當可觀，特別來自有照護長者需求之家庭。在系統的功能中，認知狀態自主評估的部分尤其受到關注。這項功能將複雜的專家評估流程簡化成人與機器人的互動，進一步應用於日常篩查，將</w:t>
      </w:r>
      <w:r w:rsidRPr="002F2105">
        <w:rPr>
          <w:rFonts w:eastAsia="DFKai-SB"/>
          <w:color w:val="000000" w:themeColor="text1"/>
        </w:rPr>
        <w:t>AI</w:t>
      </w:r>
      <w:r w:rsidRPr="002F2105">
        <w:rPr>
          <w:rFonts w:eastAsia="DFKai-SB" w:hint="eastAsia"/>
          <w:color w:val="000000" w:themeColor="text1"/>
        </w:rPr>
        <w:t>技術融入長者的日常照護和自我測試中。此舉不僅能夠提高社區篩查效果，也避免長者因病恥感而回避就醫。同時，這也增加了民眾對</w:t>
      </w:r>
      <w:r w:rsidRPr="002F2105">
        <w:rPr>
          <w:rFonts w:eastAsia="DFKai-SB"/>
          <w:color w:val="000000" w:themeColor="text1"/>
        </w:rPr>
        <w:t>AI</w:t>
      </w:r>
      <w:r w:rsidRPr="002F2105">
        <w:rPr>
          <w:rFonts w:eastAsia="DFKai-SB" w:hint="eastAsia"/>
          <w:color w:val="000000" w:themeColor="text1"/>
        </w:rPr>
        <w:t>技術的信賴和接受度，帶來廣泛的社會效益。</w:t>
      </w:r>
    </w:p>
    <w:p w14:paraId="1AE82F78" w14:textId="77777777" w:rsidR="002C496E" w:rsidRPr="002F2105" w:rsidRDefault="002C496E" w:rsidP="007C0BBF">
      <w:pPr>
        <w:pStyle w:val="ListParagraph"/>
        <w:tabs>
          <w:tab w:val="left" w:pos="1843"/>
        </w:tabs>
        <w:spacing w:line="400" w:lineRule="exact"/>
        <w:ind w:leftChars="0" w:left="1843"/>
        <w:rPr>
          <w:rFonts w:eastAsia="DFKai-SB"/>
          <w:color w:val="000000" w:themeColor="text1"/>
        </w:rPr>
      </w:pPr>
    </w:p>
    <w:p w14:paraId="7F3FC2C6" w14:textId="77777777" w:rsidR="00B17925" w:rsidRPr="002F2105" w:rsidRDefault="00650DB8" w:rsidP="009D7779">
      <w:pPr>
        <w:pStyle w:val="ListParagraph"/>
        <w:numPr>
          <w:ilvl w:val="2"/>
          <w:numId w:val="7"/>
        </w:numPr>
        <w:tabs>
          <w:tab w:val="left" w:pos="1843"/>
        </w:tabs>
        <w:spacing w:line="400" w:lineRule="exact"/>
        <w:ind w:leftChars="0" w:left="1843" w:hanging="425"/>
        <w:rPr>
          <w:rFonts w:eastAsia="DFKai-SB"/>
          <w:color w:val="000000" w:themeColor="text1"/>
          <w:highlight w:val="green"/>
        </w:rPr>
      </w:pPr>
      <w:r w:rsidRPr="002F2105">
        <w:rPr>
          <w:rFonts w:eastAsia="DFKai-SB" w:hint="eastAsia"/>
          <w:color w:val="000000" w:themeColor="text1"/>
          <w:highlight w:val="green"/>
        </w:rPr>
        <w:t>國際合作</w:t>
      </w:r>
      <w:r w:rsidR="00197385" w:rsidRPr="002F2105">
        <w:rPr>
          <w:rFonts w:eastAsia="DFKai-SB"/>
          <w:color w:val="000000" w:themeColor="text1"/>
          <w:highlight w:val="green"/>
        </w:rPr>
        <w:t>(</w:t>
      </w:r>
      <w:r w:rsidR="00197385" w:rsidRPr="002F2105">
        <w:rPr>
          <w:rFonts w:eastAsia="DFKai-SB" w:hint="eastAsia"/>
          <w:color w:val="000000" w:themeColor="text1"/>
          <w:highlight w:val="green"/>
          <w:u w:val="single"/>
        </w:rPr>
        <w:t>必要</w:t>
      </w:r>
      <w:r w:rsidR="00197385" w:rsidRPr="002F2105">
        <w:rPr>
          <w:rFonts w:eastAsia="DFKai-SB" w:hint="eastAsia"/>
          <w:color w:val="000000" w:themeColor="text1"/>
          <w:highlight w:val="green"/>
        </w:rPr>
        <w:t>項目</w:t>
      </w:r>
      <w:r w:rsidR="00197385" w:rsidRPr="002F2105">
        <w:rPr>
          <w:rFonts w:eastAsia="DFKai-SB"/>
          <w:color w:val="000000" w:themeColor="text1"/>
          <w:highlight w:val="green"/>
        </w:rPr>
        <w:t>)</w:t>
      </w:r>
      <w:r w:rsidR="0036156A" w:rsidRPr="002F2105">
        <w:rPr>
          <w:rFonts w:eastAsia="DFKai-SB" w:hint="eastAsia"/>
          <w:color w:val="000000" w:themeColor="text1"/>
          <w:highlight w:val="green"/>
        </w:rPr>
        <w:t>：</w:t>
      </w:r>
      <w:r w:rsidR="00541EDA" w:rsidRPr="002F2105">
        <w:rPr>
          <w:rFonts w:eastAsia="DFKai-SB"/>
          <w:b/>
          <w:color w:val="000000" w:themeColor="text1"/>
          <w:szCs w:val="20"/>
          <w:shd w:val="clear" w:color="auto" w:fill="FFFF00"/>
        </w:rPr>
        <w:t>(</w:t>
      </w:r>
      <w:r w:rsidR="00541EDA" w:rsidRPr="002F2105">
        <w:rPr>
          <w:rFonts w:eastAsia="DFKai-SB" w:hint="eastAsia"/>
          <w:b/>
          <w:color w:val="000000" w:themeColor="text1"/>
          <w:szCs w:val="20"/>
          <w:shd w:val="clear" w:color="auto" w:fill="FFFF00"/>
        </w:rPr>
        <w:t>請各</w:t>
      </w:r>
      <w:r w:rsidR="00541EDA" w:rsidRPr="002F2105">
        <w:rPr>
          <w:rFonts w:eastAsia="DFKai-SB"/>
          <w:b/>
          <w:color w:val="000000" w:themeColor="text1"/>
          <w:szCs w:val="20"/>
          <w:shd w:val="clear" w:color="auto" w:fill="FFFF00"/>
        </w:rPr>
        <w:t>計畫提供，總計畫彙整與補充</w:t>
      </w:r>
      <w:r w:rsidR="00541EDA" w:rsidRPr="002F2105">
        <w:rPr>
          <w:rFonts w:eastAsia="DFKai-SB"/>
          <w:b/>
          <w:color w:val="000000" w:themeColor="text1"/>
          <w:szCs w:val="20"/>
          <w:shd w:val="clear" w:color="auto" w:fill="FFFF00"/>
        </w:rPr>
        <w:t>)</w:t>
      </w:r>
    </w:p>
    <w:p w14:paraId="4C2025C2" w14:textId="77777777" w:rsidR="00276B86" w:rsidRPr="002F2105" w:rsidRDefault="0036156A" w:rsidP="007C0BBF">
      <w:pPr>
        <w:pStyle w:val="ListParagraph"/>
        <w:tabs>
          <w:tab w:val="left" w:pos="1843"/>
        </w:tabs>
        <w:spacing w:line="400" w:lineRule="exact"/>
        <w:ind w:leftChars="0" w:left="1843"/>
        <w:rPr>
          <w:rFonts w:eastAsia="DFKai-SB"/>
          <w:color w:val="000000" w:themeColor="text1"/>
        </w:rPr>
      </w:pPr>
      <w:r w:rsidRPr="002F2105">
        <w:rPr>
          <w:rFonts w:eastAsia="DFKai-SB" w:hint="eastAsia"/>
          <w:color w:val="000000" w:themeColor="text1"/>
          <w:highlight w:val="green"/>
        </w:rPr>
        <w:t>說明或展現計畫之國際鏈結成果，與各國或國際重要組織建立之合作關係，</w:t>
      </w:r>
      <w:r w:rsidR="00197385" w:rsidRPr="002F2105">
        <w:rPr>
          <w:rFonts w:eastAsia="DFKai-SB" w:hint="eastAsia"/>
          <w:color w:val="000000" w:themeColor="text1"/>
          <w:highlight w:val="green"/>
          <w:u w:val="single"/>
        </w:rPr>
        <w:t>如</w:t>
      </w:r>
      <w:r w:rsidRPr="002F2105">
        <w:rPr>
          <w:rFonts w:eastAsia="DFKai-SB" w:hint="eastAsia"/>
          <w:color w:val="000000" w:themeColor="text1"/>
          <w:highlight w:val="green"/>
        </w:rPr>
        <w:t>進行國際交流合作之事項，包含計畫團隊至國外演講、發表、參加研討會、移地研究、與國外企業討論合作等，或國外學者來台討論合作交流等</w:t>
      </w:r>
      <w:r w:rsidR="00197385" w:rsidRPr="002F2105">
        <w:rPr>
          <w:rFonts w:eastAsia="DFKai-SB"/>
          <w:color w:val="000000" w:themeColor="text1"/>
          <w:highlight w:val="green"/>
        </w:rPr>
        <w:t>(</w:t>
      </w:r>
      <w:r w:rsidR="00197385" w:rsidRPr="002F2105">
        <w:rPr>
          <w:rFonts w:eastAsia="DFKai-SB" w:hint="eastAsia"/>
          <w:color w:val="000000" w:themeColor="text1"/>
          <w:highlight w:val="green"/>
        </w:rPr>
        <w:t>不以此限</w:t>
      </w:r>
      <w:r w:rsidR="00197385" w:rsidRPr="002F2105">
        <w:rPr>
          <w:rFonts w:eastAsia="DFKai-SB"/>
          <w:color w:val="000000" w:themeColor="text1"/>
          <w:highlight w:val="green"/>
        </w:rPr>
        <w:t>)</w:t>
      </w:r>
      <w:r w:rsidRPr="002F2105">
        <w:rPr>
          <w:rFonts w:eastAsia="DFKai-SB" w:hint="eastAsia"/>
          <w:color w:val="000000" w:themeColor="text1"/>
          <w:highlight w:val="green"/>
        </w:rPr>
        <w:t>。</w:t>
      </w:r>
    </w:p>
    <w:p w14:paraId="23F1C761" w14:textId="77777777" w:rsidR="002C496E" w:rsidRPr="002F2105" w:rsidRDefault="002C496E" w:rsidP="007C0BBF">
      <w:pPr>
        <w:pStyle w:val="ListParagraph"/>
        <w:tabs>
          <w:tab w:val="left" w:pos="1843"/>
        </w:tabs>
        <w:spacing w:line="400" w:lineRule="exact"/>
        <w:ind w:leftChars="0" w:left="1843"/>
        <w:rPr>
          <w:rFonts w:eastAsia="DFKai-SB"/>
          <w:color w:val="000000" w:themeColor="text1"/>
        </w:rPr>
      </w:pPr>
    </w:p>
    <w:p w14:paraId="2CCCA800" w14:textId="298A6A46" w:rsidR="002C496E" w:rsidRPr="002F2105" w:rsidRDefault="00F20F1C" w:rsidP="007C0BBF">
      <w:pPr>
        <w:pStyle w:val="ListParagraph"/>
        <w:tabs>
          <w:tab w:val="left" w:pos="1843"/>
        </w:tabs>
        <w:spacing w:line="400" w:lineRule="exact"/>
        <w:ind w:leftChars="0" w:left="1843"/>
        <w:rPr>
          <w:rFonts w:eastAsia="DFKai-SB"/>
          <w:color w:val="000000" w:themeColor="text1"/>
        </w:rPr>
      </w:pPr>
      <w:r w:rsidRPr="002F2105">
        <w:rPr>
          <w:rFonts w:eastAsia="DFKai-SB" w:hint="eastAsia"/>
          <w:color w:val="000000" w:themeColor="text1"/>
        </w:rPr>
        <w:t>請傅立成老師助理</w:t>
      </w:r>
      <w:r w:rsidRPr="002F2105">
        <w:rPr>
          <w:rFonts w:eastAsia="DFKai-SB" w:hint="eastAsia"/>
          <w:color w:val="000000" w:themeColor="text1"/>
        </w:rPr>
        <w:t>(</w:t>
      </w:r>
      <w:r w:rsidRPr="002F2105">
        <w:rPr>
          <w:rFonts w:eastAsia="DFKai-SB" w:hint="eastAsia"/>
          <w:color w:val="000000" w:themeColor="text1"/>
        </w:rPr>
        <w:t>欣媛</w:t>
      </w:r>
      <w:r w:rsidRPr="002F2105">
        <w:rPr>
          <w:rFonts w:eastAsia="DFKai-SB"/>
          <w:color w:val="000000" w:themeColor="text1"/>
        </w:rPr>
        <w:t>)</w:t>
      </w:r>
      <w:r w:rsidRPr="002F2105">
        <w:rPr>
          <w:rFonts w:eastAsia="DFKai-SB" w:hint="eastAsia"/>
          <w:color w:val="000000" w:themeColor="text1"/>
        </w:rPr>
        <w:t>協助補充，已於往期季報提交之內容。</w:t>
      </w:r>
    </w:p>
    <w:p w14:paraId="333EEBED" w14:textId="77777777" w:rsidR="002C496E" w:rsidRPr="002F2105" w:rsidRDefault="002C496E" w:rsidP="007C0BBF">
      <w:pPr>
        <w:pStyle w:val="ListParagraph"/>
        <w:tabs>
          <w:tab w:val="left" w:pos="1843"/>
        </w:tabs>
        <w:spacing w:line="400" w:lineRule="exact"/>
        <w:ind w:leftChars="0" w:left="1843"/>
        <w:rPr>
          <w:rFonts w:eastAsia="DFKai-SB"/>
          <w:color w:val="000000" w:themeColor="text1"/>
        </w:rPr>
      </w:pPr>
    </w:p>
    <w:p w14:paraId="085558D3" w14:textId="77777777" w:rsidR="00B17925" w:rsidRPr="002F2105" w:rsidRDefault="00276B86" w:rsidP="009D7779">
      <w:pPr>
        <w:pStyle w:val="ListParagraph"/>
        <w:numPr>
          <w:ilvl w:val="2"/>
          <w:numId w:val="7"/>
        </w:numPr>
        <w:tabs>
          <w:tab w:val="left" w:pos="1843"/>
        </w:tabs>
        <w:spacing w:line="400" w:lineRule="exact"/>
        <w:ind w:leftChars="0" w:left="1843" w:hanging="425"/>
        <w:rPr>
          <w:rFonts w:eastAsia="DFKai-SB"/>
          <w:color w:val="000000" w:themeColor="text1"/>
          <w:highlight w:val="green"/>
        </w:rPr>
      </w:pPr>
      <w:r w:rsidRPr="002F2105">
        <w:rPr>
          <w:rFonts w:eastAsia="DFKai-SB" w:hint="eastAsia"/>
          <w:color w:val="000000" w:themeColor="text1"/>
          <w:highlight w:val="green"/>
        </w:rPr>
        <w:t>人才培育</w:t>
      </w:r>
      <w:r w:rsidR="00197385" w:rsidRPr="002F2105">
        <w:rPr>
          <w:rFonts w:eastAsia="DFKai-SB"/>
          <w:color w:val="000000" w:themeColor="text1"/>
          <w:highlight w:val="green"/>
        </w:rPr>
        <w:t>(</w:t>
      </w:r>
      <w:r w:rsidR="00197385" w:rsidRPr="002F2105">
        <w:rPr>
          <w:rFonts w:eastAsia="DFKai-SB" w:hint="eastAsia"/>
          <w:color w:val="000000" w:themeColor="text1"/>
          <w:highlight w:val="green"/>
          <w:u w:val="single"/>
        </w:rPr>
        <w:t>必要</w:t>
      </w:r>
      <w:r w:rsidR="00197385" w:rsidRPr="002F2105">
        <w:rPr>
          <w:rFonts w:eastAsia="DFKai-SB" w:hint="eastAsia"/>
          <w:color w:val="000000" w:themeColor="text1"/>
          <w:highlight w:val="green"/>
        </w:rPr>
        <w:t>項目</w:t>
      </w:r>
      <w:r w:rsidR="00197385" w:rsidRPr="002F2105">
        <w:rPr>
          <w:rFonts w:eastAsia="DFKai-SB"/>
          <w:color w:val="000000" w:themeColor="text1"/>
          <w:highlight w:val="green"/>
        </w:rPr>
        <w:t>)</w:t>
      </w:r>
      <w:r w:rsidRPr="002F2105">
        <w:rPr>
          <w:rFonts w:eastAsia="DFKai-SB" w:hint="eastAsia"/>
          <w:color w:val="000000" w:themeColor="text1"/>
          <w:highlight w:val="green"/>
        </w:rPr>
        <w:t>：</w:t>
      </w:r>
      <w:r w:rsidR="00541EDA" w:rsidRPr="002F2105">
        <w:rPr>
          <w:rFonts w:eastAsia="DFKai-SB"/>
          <w:b/>
          <w:color w:val="000000" w:themeColor="text1"/>
          <w:szCs w:val="20"/>
          <w:shd w:val="clear" w:color="auto" w:fill="FFFF00"/>
        </w:rPr>
        <w:t>(</w:t>
      </w:r>
      <w:r w:rsidR="00541EDA" w:rsidRPr="002F2105">
        <w:rPr>
          <w:rFonts w:eastAsia="DFKai-SB" w:hint="eastAsia"/>
          <w:b/>
          <w:color w:val="000000" w:themeColor="text1"/>
          <w:szCs w:val="20"/>
          <w:shd w:val="clear" w:color="auto" w:fill="FFFF00"/>
        </w:rPr>
        <w:t>請各</w:t>
      </w:r>
      <w:r w:rsidR="00541EDA" w:rsidRPr="002F2105">
        <w:rPr>
          <w:rFonts w:eastAsia="DFKai-SB"/>
          <w:b/>
          <w:color w:val="000000" w:themeColor="text1"/>
          <w:szCs w:val="20"/>
          <w:shd w:val="clear" w:color="auto" w:fill="FFFF00"/>
        </w:rPr>
        <w:t>計畫提供，總計畫彙整與補充</w:t>
      </w:r>
      <w:r w:rsidR="00541EDA" w:rsidRPr="002F2105">
        <w:rPr>
          <w:rFonts w:eastAsia="DFKai-SB"/>
          <w:b/>
          <w:color w:val="000000" w:themeColor="text1"/>
          <w:szCs w:val="20"/>
          <w:shd w:val="clear" w:color="auto" w:fill="FFFF00"/>
        </w:rPr>
        <w:t>)</w:t>
      </w:r>
    </w:p>
    <w:p w14:paraId="4D3D45DB" w14:textId="77777777" w:rsidR="00650DB8" w:rsidRPr="002F2105" w:rsidRDefault="00276B86" w:rsidP="00B17925">
      <w:pPr>
        <w:pStyle w:val="ListParagraph"/>
        <w:tabs>
          <w:tab w:val="left" w:pos="1843"/>
        </w:tabs>
        <w:spacing w:line="400" w:lineRule="exact"/>
        <w:ind w:leftChars="0" w:left="1843"/>
        <w:rPr>
          <w:rFonts w:eastAsia="DFKai-SB"/>
          <w:color w:val="000000" w:themeColor="text1"/>
        </w:rPr>
      </w:pPr>
      <w:r w:rsidRPr="002F2105">
        <w:rPr>
          <w:rFonts w:eastAsia="DFKai-SB" w:hint="eastAsia"/>
          <w:color w:val="000000" w:themeColor="text1"/>
          <w:highlight w:val="green"/>
        </w:rPr>
        <w:t>說明或展現計畫之人才培育成果，</w:t>
      </w:r>
      <w:r w:rsidR="00197385" w:rsidRPr="002F2105">
        <w:rPr>
          <w:rFonts w:eastAsia="DFKai-SB" w:hint="eastAsia"/>
          <w:color w:val="000000" w:themeColor="text1"/>
          <w:highlight w:val="green"/>
          <w:u w:val="single"/>
        </w:rPr>
        <w:t>如</w:t>
      </w:r>
      <w:r w:rsidRPr="002F2105">
        <w:rPr>
          <w:rFonts w:eastAsia="DFKai-SB" w:hint="eastAsia"/>
          <w:color w:val="000000" w:themeColor="text1"/>
          <w:highlight w:val="green"/>
        </w:rPr>
        <w:t>舉辦或參加實質人才培育之活動，包含邀請國外學者來台演講、各類研討會、教育訓練、演講等</w:t>
      </w:r>
      <w:r w:rsidR="00197385" w:rsidRPr="002F2105">
        <w:rPr>
          <w:rFonts w:eastAsia="DFKai-SB"/>
          <w:color w:val="000000" w:themeColor="text1"/>
          <w:highlight w:val="green"/>
        </w:rPr>
        <w:t>(</w:t>
      </w:r>
      <w:r w:rsidR="00197385" w:rsidRPr="002F2105">
        <w:rPr>
          <w:rFonts w:eastAsia="DFKai-SB" w:hint="eastAsia"/>
          <w:color w:val="000000" w:themeColor="text1"/>
          <w:highlight w:val="green"/>
        </w:rPr>
        <w:t>不以此限</w:t>
      </w:r>
      <w:r w:rsidR="00197385" w:rsidRPr="002F2105">
        <w:rPr>
          <w:rFonts w:eastAsia="DFKai-SB"/>
          <w:color w:val="000000" w:themeColor="text1"/>
          <w:highlight w:val="green"/>
        </w:rPr>
        <w:t>)</w:t>
      </w:r>
      <w:r w:rsidRPr="002F2105">
        <w:rPr>
          <w:rFonts w:eastAsia="DFKai-SB" w:hint="eastAsia"/>
          <w:color w:val="000000" w:themeColor="text1"/>
          <w:highlight w:val="green"/>
        </w:rPr>
        <w:t>。</w:t>
      </w:r>
    </w:p>
    <w:p w14:paraId="731F0E47" w14:textId="77777777" w:rsidR="002C496E" w:rsidRPr="002F2105" w:rsidRDefault="002C496E" w:rsidP="00B17925">
      <w:pPr>
        <w:pStyle w:val="ListParagraph"/>
        <w:tabs>
          <w:tab w:val="left" w:pos="1843"/>
        </w:tabs>
        <w:spacing w:line="400" w:lineRule="exact"/>
        <w:ind w:leftChars="0" w:left="1843"/>
        <w:rPr>
          <w:rFonts w:eastAsia="DFKai-SB"/>
          <w:color w:val="000000" w:themeColor="text1"/>
        </w:rPr>
      </w:pPr>
    </w:p>
    <w:p w14:paraId="3335711D" w14:textId="7E8B5160" w:rsidR="002C496E" w:rsidRPr="002F2105" w:rsidRDefault="00F20F1C" w:rsidP="00B17925">
      <w:pPr>
        <w:pStyle w:val="ListParagraph"/>
        <w:tabs>
          <w:tab w:val="left" w:pos="1843"/>
        </w:tabs>
        <w:spacing w:line="400" w:lineRule="exact"/>
        <w:ind w:leftChars="0" w:left="1843"/>
        <w:rPr>
          <w:rFonts w:eastAsia="DFKai-SB"/>
          <w:color w:val="000000" w:themeColor="text1"/>
        </w:rPr>
      </w:pPr>
      <w:r w:rsidRPr="002F2105">
        <w:rPr>
          <w:rFonts w:eastAsia="DFKai-SB" w:hint="eastAsia"/>
          <w:color w:val="000000" w:themeColor="text1"/>
        </w:rPr>
        <w:t>請傅立成老師助理</w:t>
      </w:r>
      <w:r w:rsidRPr="002F2105">
        <w:rPr>
          <w:rFonts w:eastAsia="DFKai-SB"/>
          <w:color w:val="000000" w:themeColor="text1"/>
        </w:rPr>
        <w:t>(</w:t>
      </w:r>
      <w:r w:rsidRPr="002F2105">
        <w:rPr>
          <w:rFonts w:eastAsia="DFKai-SB" w:hint="eastAsia"/>
          <w:color w:val="000000" w:themeColor="text1"/>
        </w:rPr>
        <w:t>欣媛</w:t>
      </w:r>
      <w:r w:rsidRPr="002F2105">
        <w:rPr>
          <w:rFonts w:eastAsia="DFKai-SB"/>
          <w:color w:val="000000" w:themeColor="text1"/>
        </w:rPr>
        <w:t>)</w:t>
      </w:r>
      <w:r w:rsidRPr="002F2105">
        <w:rPr>
          <w:rFonts w:eastAsia="DFKai-SB" w:hint="eastAsia"/>
          <w:color w:val="000000" w:themeColor="text1"/>
        </w:rPr>
        <w:t>協助補充，已於往期季報提交之內容。</w:t>
      </w:r>
    </w:p>
    <w:p w14:paraId="76F52E5D" w14:textId="77777777" w:rsidR="002C496E" w:rsidRPr="002F2105" w:rsidRDefault="002C496E" w:rsidP="00B17925">
      <w:pPr>
        <w:pStyle w:val="ListParagraph"/>
        <w:tabs>
          <w:tab w:val="left" w:pos="1843"/>
        </w:tabs>
        <w:spacing w:line="400" w:lineRule="exact"/>
        <w:ind w:leftChars="0" w:left="1843"/>
        <w:rPr>
          <w:rFonts w:eastAsia="DFKai-SB"/>
          <w:color w:val="000000" w:themeColor="text1"/>
        </w:rPr>
      </w:pPr>
    </w:p>
    <w:p w14:paraId="42ADCD08" w14:textId="77777777" w:rsidR="009C638E" w:rsidRPr="002F2105" w:rsidRDefault="009C638E" w:rsidP="009D7779">
      <w:pPr>
        <w:pStyle w:val="ListParagraph"/>
        <w:numPr>
          <w:ilvl w:val="2"/>
          <w:numId w:val="7"/>
        </w:numPr>
        <w:tabs>
          <w:tab w:val="left" w:pos="1843"/>
        </w:tabs>
        <w:spacing w:line="400" w:lineRule="exact"/>
        <w:ind w:leftChars="0" w:left="1843" w:hanging="425"/>
        <w:rPr>
          <w:rFonts w:eastAsia="DFKai-SB"/>
          <w:color w:val="000000" w:themeColor="text1"/>
          <w:highlight w:val="green"/>
        </w:rPr>
      </w:pPr>
      <w:r w:rsidRPr="002F2105">
        <w:rPr>
          <w:rFonts w:eastAsia="DFKai-SB" w:hint="eastAsia"/>
          <w:color w:val="000000" w:themeColor="text1"/>
          <w:highlight w:val="green"/>
        </w:rPr>
        <w:t>人文社會影響</w:t>
      </w:r>
      <w:r w:rsidR="00541EDA" w:rsidRPr="002F2105">
        <w:rPr>
          <w:rFonts w:eastAsia="DFKai-SB"/>
          <w:color w:val="000000" w:themeColor="text1"/>
          <w:highlight w:val="green"/>
        </w:rPr>
        <w:t xml:space="preserve"> </w:t>
      </w:r>
      <w:r w:rsidR="00541EDA" w:rsidRPr="002F2105">
        <w:rPr>
          <w:rFonts w:eastAsia="DFKai-SB"/>
          <w:b/>
          <w:color w:val="000000" w:themeColor="text1"/>
          <w:szCs w:val="20"/>
          <w:shd w:val="clear" w:color="auto" w:fill="FFFF00"/>
        </w:rPr>
        <w:t>(</w:t>
      </w:r>
      <w:r w:rsidR="00541EDA" w:rsidRPr="002F2105">
        <w:rPr>
          <w:rFonts w:eastAsia="DFKai-SB" w:hint="eastAsia"/>
          <w:b/>
          <w:color w:val="000000" w:themeColor="text1"/>
          <w:szCs w:val="20"/>
          <w:shd w:val="clear" w:color="auto" w:fill="FFFF00"/>
        </w:rPr>
        <w:t>請子</w:t>
      </w:r>
      <w:r w:rsidR="00541EDA" w:rsidRPr="002F2105">
        <w:rPr>
          <w:rFonts w:eastAsia="DFKai-SB"/>
          <w:b/>
          <w:color w:val="000000" w:themeColor="text1"/>
          <w:szCs w:val="20"/>
          <w:shd w:val="clear" w:color="auto" w:fill="FFFF00"/>
        </w:rPr>
        <w:t>計畫</w:t>
      </w:r>
      <w:r w:rsidR="00541EDA" w:rsidRPr="002F2105">
        <w:rPr>
          <w:rFonts w:eastAsia="DFKai-SB" w:hint="eastAsia"/>
          <w:b/>
          <w:color w:val="000000" w:themeColor="text1"/>
          <w:szCs w:val="20"/>
          <w:shd w:val="clear" w:color="auto" w:fill="FFFF00"/>
        </w:rPr>
        <w:t>九</w:t>
      </w:r>
      <w:r w:rsidR="00541EDA" w:rsidRPr="002F2105">
        <w:rPr>
          <w:rFonts w:eastAsia="DFKai-SB"/>
          <w:b/>
          <w:color w:val="000000" w:themeColor="text1"/>
          <w:szCs w:val="20"/>
          <w:shd w:val="clear" w:color="auto" w:fill="FFFF00"/>
        </w:rPr>
        <w:t>提供</w:t>
      </w:r>
      <w:r w:rsidR="00541EDA" w:rsidRPr="002F2105">
        <w:rPr>
          <w:rFonts w:eastAsia="DFKai-SB"/>
          <w:b/>
          <w:color w:val="000000" w:themeColor="text1"/>
          <w:szCs w:val="20"/>
          <w:shd w:val="clear" w:color="auto" w:fill="FFFF00"/>
        </w:rPr>
        <w:t>)</w:t>
      </w:r>
    </w:p>
    <w:p w14:paraId="209F8A05" w14:textId="77777777" w:rsidR="009C638E" w:rsidRPr="002F2105" w:rsidRDefault="009C638E" w:rsidP="007C0BBF">
      <w:pPr>
        <w:pStyle w:val="ListParagraph"/>
        <w:tabs>
          <w:tab w:val="left" w:pos="1843"/>
        </w:tabs>
        <w:spacing w:line="400" w:lineRule="exact"/>
        <w:ind w:leftChars="0" w:left="1843"/>
        <w:rPr>
          <w:rFonts w:eastAsia="DFKai-SB"/>
          <w:color w:val="000000" w:themeColor="text1"/>
        </w:rPr>
      </w:pPr>
      <w:r w:rsidRPr="002F2105">
        <w:rPr>
          <w:rFonts w:eastAsia="DFKai-SB" w:hint="eastAsia"/>
          <w:color w:val="000000" w:themeColor="text1"/>
          <w:highlight w:val="green"/>
        </w:rPr>
        <w:t>如說明或展現</w:t>
      </w:r>
      <w:r w:rsidRPr="002F2105">
        <w:rPr>
          <w:rFonts w:eastAsia="DFKai-SB"/>
          <w:color w:val="000000" w:themeColor="text1"/>
          <w:highlight w:val="green"/>
        </w:rPr>
        <w:t>AI</w:t>
      </w:r>
      <w:r w:rsidRPr="002F2105">
        <w:rPr>
          <w:rFonts w:eastAsia="DFKai-SB" w:hint="eastAsia"/>
          <w:color w:val="000000" w:themeColor="text1"/>
          <w:highlight w:val="green"/>
        </w:rPr>
        <w:t>在特定應用情境或領域對人文社會、倫理法制等影響之政策面的因應建議，或協助</w:t>
      </w:r>
      <w:r w:rsidRPr="002F2105">
        <w:rPr>
          <w:rFonts w:eastAsia="DFKai-SB"/>
          <w:color w:val="000000" w:themeColor="text1"/>
          <w:highlight w:val="green"/>
        </w:rPr>
        <w:t>AI</w:t>
      </w:r>
      <w:r w:rsidRPr="002F2105">
        <w:rPr>
          <w:rFonts w:eastAsia="DFKai-SB" w:hint="eastAsia"/>
          <w:color w:val="000000" w:themeColor="text1"/>
          <w:highlight w:val="green"/>
        </w:rPr>
        <w:t>技術發展及應用面之計畫團隊解決</w:t>
      </w:r>
      <w:r w:rsidRPr="002F2105">
        <w:rPr>
          <w:rFonts w:eastAsia="DFKai-SB"/>
          <w:color w:val="000000" w:themeColor="text1"/>
          <w:highlight w:val="green"/>
        </w:rPr>
        <w:t>AI</w:t>
      </w:r>
      <w:r w:rsidRPr="002F2105">
        <w:rPr>
          <w:rFonts w:eastAsia="DFKai-SB" w:hint="eastAsia"/>
          <w:color w:val="000000" w:themeColor="text1"/>
          <w:highlight w:val="green"/>
        </w:rPr>
        <w:t>於社會實際應用時可能面臨之重要議題。</w:t>
      </w:r>
      <w:r w:rsidRPr="002F2105">
        <w:rPr>
          <w:rFonts w:eastAsia="DFKai-SB"/>
          <w:color w:val="000000" w:themeColor="text1"/>
          <w:highlight w:val="green"/>
        </w:rPr>
        <w:t>(</w:t>
      </w:r>
      <w:r w:rsidRPr="002F2105">
        <w:rPr>
          <w:rFonts w:eastAsia="DFKai-SB" w:hint="eastAsia"/>
          <w:color w:val="000000" w:themeColor="text1"/>
          <w:highlight w:val="green"/>
        </w:rPr>
        <w:t>不以此限</w:t>
      </w:r>
      <w:r w:rsidRPr="002F2105">
        <w:rPr>
          <w:rFonts w:eastAsia="DFKai-SB"/>
          <w:color w:val="000000" w:themeColor="text1"/>
          <w:highlight w:val="green"/>
        </w:rPr>
        <w:t>)</w:t>
      </w:r>
    </w:p>
    <w:p w14:paraId="237E9AB0" w14:textId="77777777" w:rsidR="006906AD" w:rsidRPr="002F2105" w:rsidRDefault="006906AD" w:rsidP="007C0BBF">
      <w:pPr>
        <w:pStyle w:val="ListParagraph"/>
        <w:tabs>
          <w:tab w:val="left" w:pos="1843"/>
        </w:tabs>
        <w:spacing w:line="400" w:lineRule="exact"/>
        <w:ind w:leftChars="0" w:left="1843"/>
        <w:rPr>
          <w:rFonts w:eastAsia="DFKai-SB"/>
          <w:color w:val="000000" w:themeColor="text1"/>
        </w:rPr>
      </w:pPr>
    </w:p>
    <w:p w14:paraId="4B01269B" w14:textId="77777777" w:rsidR="00D31646" w:rsidRPr="002F2105" w:rsidRDefault="00276B86" w:rsidP="009D7779">
      <w:pPr>
        <w:pStyle w:val="ListParagraph"/>
        <w:numPr>
          <w:ilvl w:val="1"/>
          <w:numId w:val="22"/>
        </w:numPr>
        <w:spacing w:line="400" w:lineRule="exact"/>
        <w:ind w:leftChars="0" w:left="851"/>
        <w:rPr>
          <w:rFonts w:eastAsia="DFKai-SB"/>
          <w:color w:val="000000" w:themeColor="text1"/>
          <w:sz w:val="20"/>
          <w:szCs w:val="20"/>
        </w:rPr>
      </w:pPr>
      <w:r w:rsidRPr="002F2105" w:rsidDel="00276B86">
        <w:rPr>
          <w:rFonts w:eastAsia="DFKai-SB"/>
          <w:color w:val="000000" w:themeColor="text1"/>
        </w:rPr>
        <w:t xml:space="preserve"> </w:t>
      </w:r>
      <w:bookmarkStart w:id="68" w:name="_Hlk140168561"/>
      <w:r w:rsidR="00B26594" w:rsidRPr="002F2105">
        <w:rPr>
          <w:rFonts w:eastAsia="DFKai-SB" w:hint="eastAsia"/>
          <w:b/>
          <w:color w:val="000000" w:themeColor="text1"/>
        </w:rPr>
        <w:t>原計畫</w:t>
      </w:r>
      <w:r w:rsidR="00242256" w:rsidRPr="002F2105">
        <w:rPr>
          <w:rFonts w:eastAsia="DFKai-SB" w:hint="eastAsia"/>
          <w:b/>
          <w:color w:val="000000" w:themeColor="text1"/>
        </w:rPr>
        <w:t>實際執行情形與原規劃差異說明</w:t>
      </w:r>
      <w:bookmarkEnd w:id="68"/>
      <w:r w:rsidR="00D31646" w:rsidRPr="002F2105">
        <w:rPr>
          <w:rFonts w:eastAsia="DFKai-SB" w:hint="eastAsia"/>
          <w:color w:val="000000" w:themeColor="text1"/>
        </w:rPr>
        <w:t>：</w:t>
      </w:r>
      <w:r w:rsidR="00541EDA" w:rsidRPr="002F2105">
        <w:rPr>
          <w:rFonts w:eastAsia="DFKai-SB"/>
          <w:b/>
          <w:color w:val="000000" w:themeColor="text1"/>
          <w:sz w:val="28"/>
          <w:szCs w:val="22"/>
          <w:shd w:val="clear" w:color="auto" w:fill="FFFF00"/>
        </w:rPr>
        <w:t>(</w:t>
      </w:r>
      <w:r w:rsidR="00541EDA" w:rsidRPr="002F2105">
        <w:rPr>
          <w:rFonts w:eastAsia="DFKai-SB"/>
          <w:b/>
          <w:color w:val="000000" w:themeColor="text1"/>
          <w:sz w:val="28"/>
          <w:szCs w:val="22"/>
          <w:shd w:val="clear" w:color="auto" w:fill="FFFF00"/>
        </w:rPr>
        <w:t>總計畫彙整後請各子計畫確認</w:t>
      </w:r>
      <w:r w:rsidR="00541EDA" w:rsidRPr="002F2105">
        <w:rPr>
          <w:rFonts w:eastAsia="DFKai-SB"/>
          <w:b/>
          <w:color w:val="000000" w:themeColor="text1"/>
          <w:sz w:val="28"/>
          <w:szCs w:val="22"/>
          <w:shd w:val="clear" w:color="auto" w:fill="FFFF00"/>
        </w:rPr>
        <w:t>)</w:t>
      </w:r>
    </w:p>
    <w:p w14:paraId="0632EBE4" w14:textId="77777777" w:rsidR="00D31646" w:rsidRPr="002F2105" w:rsidRDefault="00D31646" w:rsidP="009D7779">
      <w:pPr>
        <w:pStyle w:val="ListParagraph"/>
        <w:numPr>
          <w:ilvl w:val="0"/>
          <w:numId w:val="28"/>
        </w:numPr>
        <w:spacing w:line="400" w:lineRule="exact"/>
        <w:ind w:leftChars="0"/>
        <w:rPr>
          <w:rFonts w:eastAsia="DFKai-SB"/>
          <w:b/>
          <w:color w:val="000000" w:themeColor="text1"/>
        </w:rPr>
      </w:pPr>
      <w:r w:rsidRPr="002F2105">
        <w:rPr>
          <w:rFonts w:eastAsia="DFKai-SB" w:hint="eastAsia"/>
          <w:b/>
          <w:color w:val="000000" w:themeColor="text1"/>
        </w:rPr>
        <w:t>計畫目的、目標與里程碑應與計畫書一致，如實際執行與原規劃有差異或變更，請具體說明。</w:t>
      </w:r>
    </w:p>
    <w:p w14:paraId="6A904CA9" w14:textId="77777777" w:rsidR="00D31646" w:rsidRPr="002F2105" w:rsidRDefault="00D31646" w:rsidP="009D7779">
      <w:pPr>
        <w:pStyle w:val="ListParagraph"/>
        <w:numPr>
          <w:ilvl w:val="0"/>
          <w:numId w:val="28"/>
        </w:numPr>
        <w:spacing w:line="400" w:lineRule="exact"/>
        <w:ind w:leftChars="0"/>
        <w:rPr>
          <w:rFonts w:eastAsia="DFKai-SB"/>
          <w:b/>
          <w:color w:val="000000" w:themeColor="text1"/>
        </w:rPr>
      </w:pPr>
      <w:r w:rsidRPr="002F2105">
        <w:rPr>
          <w:rFonts w:eastAsia="DFKai-SB" w:hint="eastAsia"/>
          <w:b/>
          <w:color w:val="000000" w:themeColor="text1"/>
        </w:rPr>
        <w:t>請填寫【附件</w:t>
      </w:r>
      <w:r w:rsidR="00CC4DFD" w:rsidRPr="002F2105">
        <w:rPr>
          <w:rFonts w:eastAsia="DFKai-SB"/>
          <w:b/>
          <w:color w:val="000000" w:themeColor="text1"/>
        </w:rPr>
        <w:t>2</w:t>
      </w:r>
      <w:r w:rsidRPr="002F2105">
        <w:rPr>
          <w:rFonts w:eastAsia="DFKai-SB" w:hint="eastAsia"/>
          <w:b/>
          <w:color w:val="000000" w:themeColor="text1"/>
        </w:rPr>
        <w:t>、計畫里程碑</w:t>
      </w:r>
      <w:r w:rsidRPr="002F2105">
        <w:rPr>
          <w:rFonts w:eastAsia="DFKai-SB"/>
          <w:b/>
          <w:color w:val="000000" w:themeColor="text1"/>
        </w:rPr>
        <w:t>(milestone)</w:t>
      </w:r>
      <w:r w:rsidRPr="002F2105">
        <w:rPr>
          <w:rFonts w:eastAsia="DFKai-SB" w:hint="eastAsia"/>
          <w:b/>
          <w:color w:val="000000" w:themeColor="text1"/>
        </w:rPr>
        <w:t>檢核表</w:t>
      </w:r>
      <w:r w:rsidRPr="002F2105">
        <w:rPr>
          <w:rFonts w:eastAsia="DFKai-SB"/>
          <w:b/>
          <w:color w:val="000000" w:themeColor="text1"/>
        </w:rPr>
        <w:t>_</w:t>
      </w:r>
      <w:r w:rsidRPr="002F2105">
        <w:rPr>
          <w:rFonts w:eastAsia="DFKai-SB" w:hint="eastAsia"/>
          <w:b/>
          <w:color w:val="000000" w:themeColor="text1"/>
        </w:rPr>
        <w:t>總體目標達成情形】；如進度落後，請務必於「</w:t>
      </w:r>
      <w:r w:rsidR="005821FC" w:rsidRPr="002F2105">
        <w:rPr>
          <w:rFonts w:eastAsia="DFKai-SB"/>
          <w:b/>
          <w:color w:val="000000" w:themeColor="text1"/>
        </w:rPr>
        <w:t>(</w:t>
      </w:r>
      <w:r w:rsidR="005821FC" w:rsidRPr="002F2105">
        <w:rPr>
          <w:rFonts w:eastAsia="DFKai-SB" w:hint="eastAsia"/>
          <w:b/>
          <w:color w:val="000000" w:themeColor="text1"/>
        </w:rPr>
        <w:t>五</w:t>
      </w:r>
      <w:r w:rsidR="005821FC" w:rsidRPr="002F2105">
        <w:rPr>
          <w:rFonts w:eastAsia="DFKai-SB"/>
          <w:b/>
          <w:color w:val="000000" w:themeColor="text1"/>
        </w:rPr>
        <w:t>)</w:t>
      </w:r>
      <w:r w:rsidR="00CC4DFD" w:rsidRPr="002F2105">
        <w:rPr>
          <w:rFonts w:eastAsia="DFKai-SB"/>
          <w:b/>
          <w:color w:val="000000" w:themeColor="text1"/>
        </w:rPr>
        <w:t xml:space="preserve"> </w:t>
      </w:r>
      <w:r w:rsidR="00B26594" w:rsidRPr="002F2105">
        <w:rPr>
          <w:rFonts w:eastAsia="DFKai-SB" w:hint="eastAsia"/>
          <w:b/>
          <w:color w:val="000000" w:themeColor="text1"/>
        </w:rPr>
        <w:t>原計畫</w:t>
      </w:r>
      <w:r w:rsidRPr="002F2105">
        <w:rPr>
          <w:rFonts w:eastAsia="DFKai-SB" w:hint="eastAsia"/>
          <w:b/>
          <w:color w:val="000000" w:themeColor="text1"/>
        </w:rPr>
        <w:t>遭遇困難與因應對策」述明落後原因、改善措施及預定趕上進度的時間</w:t>
      </w:r>
    </w:p>
    <w:p w14:paraId="3CD9F07F" w14:textId="77777777" w:rsidR="00541EDA" w:rsidRPr="002F2105" w:rsidRDefault="00541EDA" w:rsidP="00541EDA">
      <w:pPr>
        <w:pStyle w:val="ListParagraph"/>
        <w:spacing w:line="400" w:lineRule="exact"/>
        <w:ind w:leftChars="0" w:left="1330"/>
        <w:rPr>
          <w:rFonts w:eastAsia="DFKai-SB"/>
          <w:b/>
          <w:color w:val="000000" w:themeColor="text1"/>
        </w:rPr>
      </w:pPr>
    </w:p>
    <w:p w14:paraId="0FEC10B5" w14:textId="77777777" w:rsidR="00D31646" w:rsidRPr="002F2105" w:rsidRDefault="00B26594" w:rsidP="009D7779">
      <w:pPr>
        <w:pStyle w:val="ListParagraph"/>
        <w:numPr>
          <w:ilvl w:val="1"/>
          <w:numId w:val="22"/>
        </w:numPr>
        <w:spacing w:line="400" w:lineRule="exact"/>
        <w:ind w:leftChars="0" w:left="851"/>
        <w:rPr>
          <w:rFonts w:eastAsia="DFKai-SB"/>
          <w:color w:val="000000" w:themeColor="text1"/>
          <w:highlight w:val="green"/>
        </w:rPr>
      </w:pPr>
      <w:bookmarkStart w:id="69" w:name="_Hlk140168579"/>
      <w:r w:rsidRPr="002F2105">
        <w:rPr>
          <w:rFonts w:eastAsia="DFKai-SB" w:hint="eastAsia"/>
          <w:b/>
          <w:color w:val="000000" w:themeColor="text1"/>
          <w:highlight w:val="green"/>
        </w:rPr>
        <w:t>原計畫</w:t>
      </w:r>
      <w:r w:rsidR="00D31646" w:rsidRPr="002F2105">
        <w:rPr>
          <w:rFonts w:eastAsia="DFKai-SB" w:hint="eastAsia"/>
          <w:b/>
          <w:color w:val="000000" w:themeColor="text1"/>
          <w:highlight w:val="green"/>
        </w:rPr>
        <w:t>遭遇困難與</w:t>
      </w:r>
      <w:r w:rsidR="00242256" w:rsidRPr="002F2105">
        <w:rPr>
          <w:rFonts w:eastAsia="DFKai-SB" w:hint="eastAsia"/>
          <w:b/>
          <w:color w:val="000000" w:themeColor="text1"/>
          <w:highlight w:val="green"/>
        </w:rPr>
        <w:t>後續</w:t>
      </w:r>
      <w:r w:rsidR="00D31646" w:rsidRPr="002F2105">
        <w:rPr>
          <w:rFonts w:eastAsia="DFKai-SB" w:hint="eastAsia"/>
          <w:b/>
          <w:color w:val="000000" w:themeColor="text1"/>
          <w:highlight w:val="green"/>
        </w:rPr>
        <w:t>因應對策</w:t>
      </w:r>
      <w:bookmarkEnd w:id="69"/>
      <w:r w:rsidR="00D31646" w:rsidRPr="002F2105">
        <w:rPr>
          <w:rFonts w:eastAsia="DFKai-SB" w:hint="eastAsia"/>
          <w:color w:val="000000" w:themeColor="text1"/>
          <w:highlight w:val="green"/>
        </w:rPr>
        <w:t>：</w:t>
      </w:r>
      <w:r w:rsidR="00541EDA" w:rsidRPr="002F2105">
        <w:rPr>
          <w:rFonts w:eastAsia="DFKai-SB"/>
          <w:b/>
          <w:color w:val="000000" w:themeColor="text1"/>
          <w:szCs w:val="20"/>
          <w:shd w:val="clear" w:color="auto" w:fill="FFFF00"/>
        </w:rPr>
        <w:t>(</w:t>
      </w:r>
      <w:r w:rsidR="00541EDA" w:rsidRPr="002F2105">
        <w:rPr>
          <w:rFonts w:eastAsia="DFKai-SB" w:hint="eastAsia"/>
          <w:b/>
          <w:color w:val="000000" w:themeColor="text1"/>
          <w:szCs w:val="20"/>
          <w:shd w:val="clear" w:color="auto" w:fill="FFFF00"/>
        </w:rPr>
        <w:t>請</w:t>
      </w:r>
      <w:r w:rsidR="00541EDA" w:rsidRPr="002F2105">
        <w:rPr>
          <w:rFonts w:eastAsia="DFKai-SB"/>
          <w:b/>
          <w:color w:val="000000" w:themeColor="text1"/>
          <w:szCs w:val="20"/>
          <w:shd w:val="clear" w:color="auto" w:fill="FFFF00"/>
        </w:rPr>
        <w:t>各子計畫提供，總計畫彙整與補充</w:t>
      </w:r>
      <w:r w:rsidR="00541EDA" w:rsidRPr="002F2105">
        <w:rPr>
          <w:rFonts w:eastAsia="DFKai-SB"/>
          <w:b/>
          <w:color w:val="000000" w:themeColor="text1"/>
          <w:szCs w:val="20"/>
          <w:shd w:val="clear" w:color="auto" w:fill="FFFF00"/>
        </w:rPr>
        <w:t>)</w:t>
      </w:r>
    </w:p>
    <w:p w14:paraId="6E4997B0" w14:textId="77777777" w:rsidR="00D31646" w:rsidRPr="002F2105" w:rsidRDefault="00D31646" w:rsidP="00D31646">
      <w:pPr>
        <w:pStyle w:val="ListParagraph"/>
        <w:spacing w:line="400" w:lineRule="exact"/>
        <w:rPr>
          <w:rFonts w:eastAsia="DFKai-SB"/>
          <w:color w:val="000000" w:themeColor="text1"/>
        </w:rPr>
      </w:pPr>
      <w:r w:rsidRPr="002F2105">
        <w:rPr>
          <w:rFonts w:eastAsia="DFKai-SB" w:hint="eastAsia"/>
          <w:color w:val="000000" w:themeColor="text1"/>
          <w:highlight w:val="green"/>
        </w:rPr>
        <w:t>請說明執行</w:t>
      </w:r>
      <w:r w:rsidR="00B26594" w:rsidRPr="002F2105">
        <w:rPr>
          <w:rFonts w:eastAsia="DFKai-SB" w:hint="eastAsia"/>
          <w:color w:val="000000" w:themeColor="text1"/>
          <w:highlight w:val="green"/>
        </w:rPr>
        <w:t>原計畫</w:t>
      </w:r>
      <w:r w:rsidRPr="002F2105">
        <w:rPr>
          <w:rFonts w:eastAsia="DFKai-SB" w:hint="eastAsia"/>
          <w:color w:val="000000" w:themeColor="text1"/>
          <w:highlight w:val="green"/>
        </w:rPr>
        <w:t>過程中所遭遇困難、執行落後之因應措施及建議；如無遭遇困難或落後情形者，請填「無」。</w:t>
      </w:r>
    </w:p>
    <w:tbl>
      <w:tblPr>
        <w:tblpPr w:leftFromText="180" w:rightFromText="180" w:vertAnchor="text" w:horzAnchor="page" w:tblpX="1103" w:tblpY="270"/>
        <w:tblW w:w="466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978"/>
        <w:gridCol w:w="3809"/>
        <w:gridCol w:w="4014"/>
      </w:tblGrid>
      <w:tr w:rsidR="002F2105" w:rsidRPr="002F2105" w14:paraId="5B3DC00A" w14:textId="77777777" w:rsidTr="007C0BBF">
        <w:trPr>
          <w:trHeight w:val="496"/>
        </w:trPr>
        <w:tc>
          <w:tcPr>
            <w:tcW w:w="1009" w:type="pct"/>
            <w:shd w:val="clear" w:color="auto" w:fill="F2F2F2"/>
            <w:vAlign w:val="center"/>
          </w:tcPr>
          <w:p w14:paraId="184D3406" w14:textId="77777777" w:rsidR="009C638E" w:rsidRPr="002F2105" w:rsidRDefault="009C638E" w:rsidP="009C638E">
            <w:pPr>
              <w:snapToGrid w:val="0"/>
              <w:spacing w:line="400" w:lineRule="exact"/>
              <w:ind w:left="72"/>
              <w:jc w:val="center"/>
              <w:rPr>
                <w:rFonts w:eastAsia="DFKai-SB"/>
                <w:b/>
                <w:color w:val="000000" w:themeColor="text1"/>
              </w:rPr>
            </w:pPr>
            <w:r w:rsidRPr="002F2105">
              <w:rPr>
                <w:rFonts w:eastAsia="DFKai-SB"/>
                <w:b/>
                <w:color w:val="000000" w:themeColor="text1"/>
              </w:rPr>
              <w:lastRenderedPageBreak/>
              <w:t>類別</w:t>
            </w:r>
          </w:p>
        </w:tc>
        <w:tc>
          <w:tcPr>
            <w:tcW w:w="1943" w:type="pct"/>
            <w:shd w:val="clear" w:color="auto" w:fill="F2F2F2"/>
            <w:vAlign w:val="center"/>
          </w:tcPr>
          <w:p w14:paraId="64D19209" w14:textId="77777777" w:rsidR="009C638E" w:rsidRPr="002F2105" w:rsidRDefault="009C638E" w:rsidP="009C638E">
            <w:pPr>
              <w:snapToGrid w:val="0"/>
              <w:spacing w:line="400" w:lineRule="exact"/>
              <w:ind w:left="72"/>
              <w:jc w:val="center"/>
              <w:rPr>
                <w:rFonts w:eastAsia="DFKai-SB"/>
                <w:b/>
                <w:color w:val="000000" w:themeColor="text1"/>
              </w:rPr>
            </w:pPr>
            <w:r w:rsidRPr="002F2105">
              <w:rPr>
                <w:rFonts w:eastAsia="DFKai-SB"/>
                <w:b/>
                <w:color w:val="000000" w:themeColor="text1"/>
              </w:rPr>
              <w:t>說明</w:t>
            </w:r>
          </w:p>
        </w:tc>
        <w:tc>
          <w:tcPr>
            <w:tcW w:w="2048" w:type="pct"/>
            <w:shd w:val="clear" w:color="auto" w:fill="F2F2F2"/>
            <w:vAlign w:val="center"/>
          </w:tcPr>
          <w:p w14:paraId="56DC4486" w14:textId="77777777" w:rsidR="009C638E" w:rsidRPr="002F2105" w:rsidRDefault="009C638E" w:rsidP="009C638E">
            <w:pPr>
              <w:snapToGrid w:val="0"/>
              <w:spacing w:line="400" w:lineRule="exact"/>
              <w:ind w:left="72"/>
              <w:jc w:val="center"/>
              <w:rPr>
                <w:rFonts w:eastAsia="DFKai-SB"/>
                <w:b/>
                <w:color w:val="000000" w:themeColor="text1"/>
              </w:rPr>
            </w:pPr>
            <w:r w:rsidRPr="002F2105">
              <w:rPr>
                <w:rFonts w:eastAsia="DFKai-SB"/>
                <w:b/>
                <w:color w:val="000000" w:themeColor="text1"/>
              </w:rPr>
              <w:t>因應措施與建議</w:t>
            </w:r>
          </w:p>
        </w:tc>
      </w:tr>
      <w:tr w:rsidR="002F2105" w:rsidRPr="002F2105" w14:paraId="28B7D789" w14:textId="77777777" w:rsidTr="007C0BBF">
        <w:trPr>
          <w:trHeight w:val="496"/>
        </w:trPr>
        <w:tc>
          <w:tcPr>
            <w:tcW w:w="1009" w:type="pct"/>
            <w:shd w:val="clear" w:color="auto" w:fill="F2F2F2"/>
            <w:vAlign w:val="center"/>
          </w:tcPr>
          <w:p w14:paraId="6AFD2708" w14:textId="77777777" w:rsidR="009C638E" w:rsidRPr="002F2105" w:rsidRDefault="009C638E" w:rsidP="009C638E">
            <w:pPr>
              <w:snapToGrid w:val="0"/>
              <w:spacing w:line="400" w:lineRule="exact"/>
              <w:ind w:left="72"/>
              <w:jc w:val="center"/>
              <w:rPr>
                <w:rFonts w:eastAsia="DFKai-SB"/>
                <w:b/>
                <w:color w:val="000000" w:themeColor="text1"/>
              </w:rPr>
            </w:pPr>
            <w:r w:rsidRPr="002F2105">
              <w:rPr>
                <w:rFonts w:eastAsia="DFKai-SB"/>
                <w:b/>
                <w:color w:val="000000" w:themeColor="text1"/>
              </w:rPr>
              <w:t>執行困難</w:t>
            </w:r>
          </w:p>
        </w:tc>
        <w:tc>
          <w:tcPr>
            <w:tcW w:w="1943" w:type="pct"/>
            <w:vAlign w:val="center"/>
          </w:tcPr>
          <w:p w14:paraId="0CCF5139" w14:textId="77777777" w:rsidR="009C638E" w:rsidRPr="002F2105" w:rsidRDefault="009C638E" w:rsidP="009C638E">
            <w:pPr>
              <w:snapToGrid w:val="0"/>
              <w:spacing w:line="400" w:lineRule="exact"/>
              <w:ind w:left="72"/>
              <w:jc w:val="both"/>
              <w:rPr>
                <w:rFonts w:eastAsia="DFKai-SB"/>
                <w:color w:val="000000" w:themeColor="text1"/>
              </w:rPr>
            </w:pPr>
          </w:p>
        </w:tc>
        <w:tc>
          <w:tcPr>
            <w:tcW w:w="2048" w:type="pct"/>
            <w:vAlign w:val="center"/>
          </w:tcPr>
          <w:p w14:paraId="086BC02B" w14:textId="77777777" w:rsidR="009C638E" w:rsidRPr="002F2105" w:rsidRDefault="009C638E" w:rsidP="009C638E">
            <w:pPr>
              <w:snapToGrid w:val="0"/>
              <w:spacing w:line="400" w:lineRule="exact"/>
              <w:ind w:left="72"/>
              <w:jc w:val="both"/>
              <w:rPr>
                <w:rFonts w:eastAsia="DFKai-SB"/>
                <w:color w:val="000000" w:themeColor="text1"/>
              </w:rPr>
            </w:pPr>
          </w:p>
        </w:tc>
      </w:tr>
      <w:tr w:rsidR="002F2105" w:rsidRPr="002F2105" w14:paraId="338B2152" w14:textId="77777777" w:rsidTr="007C0BBF">
        <w:trPr>
          <w:trHeight w:val="496"/>
        </w:trPr>
        <w:tc>
          <w:tcPr>
            <w:tcW w:w="1009" w:type="pct"/>
            <w:shd w:val="clear" w:color="auto" w:fill="F2F2F2"/>
            <w:vAlign w:val="center"/>
          </w:tcPr>
          <w:p w14:paraId="2FD4792A" w14:textId="77777777" w:rsidR="009C638E" w:rsidRPr="002F2105" w:rsidRDefault="009C638E" w:rsidP="009C638E">
            <w:pPr>
              <w:snapToGrid w:val="0"/>
              <w:spacing w:line="400" w:lineRule="exact"/>
              <w:ind w:left="72"/>
              <w:jc w:val="center"/>
              <w:rPr>
                <w:rFonts w:eastAsia="DFKai-SB"/>
                <w:b/>
                <w:color w:val="000000" w:themeColor="text1"/>
              </w:rPr>
            </w:pPr>
            <w:r w:rsidRPr="002F2105">
              <w:rPr>
                <w:rFonts w:eastAsia="DFKai-SB"/>
                <w:b/>
                <w:color w:val="000000" w:themeColor="text1"/>
              </w:rPr>
              <w:t>執行落後</w:t>
            </w:r>
          </w:p>
        </w:tc>
        <w:tc>
          <w:tcPr>
            <w:tcW w:w="1943" w:type="pct"/>
            <w:vAlign w:val="center"/>
          </w:tcPr>
          <w:p w14:paraId="0539044C" w14:textId="77777777" w:rsidR="009C638E" w:rsidRPr="002F2105" w:rsidRDefault="009C638E" w:rsidP="009C638E">
            <w:pPr>
              <w:snapToGrid w:val="0"/>
              <w:spacing w:line="400" w:lineRule="exact"/>
              <w:ind w:left="72"/>
              <w:jc w:val="both"/>
              <w:rPr>
                <w:rFonts w:eastAsia="DFKai-SB"/>
                <w:color w:val="000000" w:themeColor="text1"/>
              </w:rPr>
            </w:pPr>
          </w:p>
        </w:tc>
        <w:tc>
          <w:tcPr>
            <w:tcW w:w="2048" w:type="pct"/>
            <w:vAlign w:val="center"/>
          </w:tcPr>
          <w:p w14:paraId="77668862" w14:textId="77777777" w:rsidR="009C638E" w:rsidRPr="002F2105" w:rsidRDefault="009C638E" w:rsidP="009C638E">
            <w:pPr>
              <w:snapToGrid w:val="0"/>
              <w:spacing w:line="400" w:lineRule="exact"/>
              <w:ind w:left="72"/>
              <w:jc w:val="both"/>
              <w:rPr>
                <w:rFonts w:eastAsia="DFKai-SB"/>
                <w:color w:val="000000" w:themeColor="text1"/>
              </w:rPr>
            </w:pPr>
          </w:p>
        </w:tc>
      </w:tr>
    </w:tbl>
    <w:p w14:paraId="7B8A1B3B" w14:textId="77777777" w:rsidR="009C638E" w:rsidRPr="002F2105" w:rsidRDefault="009C638E" w:rsidP="00D31646">
      <w:pPr>
        <w:pStyle w:val="ListParagraph"/>
        <w:spacing w:line="400" w:lineRule="exact"/>
        <w:rPr>
          <w:rFonts w:eastAsia="DFKai-SB"/>
          <w:color w:val="000000" w:themeColor="text1"/>
        </w:rPr>
      </w:pPr>
    </w:p>
    <w:p w14:paraId="7C439B78" w14:textId="77777777" w:rsidR="009C638E" w:rsidRPr="002F2105" w:rsidRDefault="009C638E" w:rsidP="009C638E">
      <w:pPr>
        <w:pStyle w:val="ListParagraph"/>
        <w:spacing w:line="400" w:lineRule="exact"/>
        <w:ind w:leftChars="0" w:left="0"/>
        <w:rPr>
          <w:rFonts w:eastAsia="DFKai-SB"/>
          <w:color w:val="000000" w:themeColor="text1"/>
        </w:rPr>
      </w:pPr>
    </w:p>
    <w:p w14:paraId="48B0404E" w14:textId="77777777" w:rsidR="009C638E" w:rsidRPr="002F2105" w:rsidRDefault="009C638E" w:rsidP="009D7779">
      <w:pPr>
        <w:pStyle w:val="ListParagraph"/>
        <w:numPr>
          <w:ilvl w:val="1"/>
          <w:numId w:val="22"/>
        </w:numPr>
        <w:spacing w:line="400" w:lineRule="exact"/>
        <w:ind w:leftChars="0" w:left="851"/>
        <w:rPr>
          <w:rFonts w:eastAsia="DFKai-SB"/>
          <w:color w:val="000000" w:themeColor="text1"/>
        </w:rPr>
      </w:pPr>
      <w:r w:rsidRPr="002F2105">
        <w:rPr>
          <w:rFonts w:eastAsia="DFKai-SB" w:hint="eastAsia"/>
          <w:b/>
          <w:color w:val="000000" w:themeColor="text1"/>
        </w:rPr>
        <w:t>整合型研究計畫說明</w:t>
      </w:r>
      <w:r w:rsidRPr="002F2105">
        <w:rPr>
          <w:rFonts w:eastAsia="DFKai-SB" w:hint="eastAsia"/>
          <w:color w:val="000000" w:themeColor="text1"/>
        </w:rPr>
        <w:t>。如為整合型研究計畫請就以上各點分別說明與其他子計畫之相關性。</w:t>
      </w:r>
      <w:r w:rsidR="00541EDA" w:rsidRPr="002F2105">
        <w:rPr>
          <w:rFonts w:eastAsia="DFKai-SB"/>
          <w:color w:val="000000" w:themeColor="text1"/>
        </w:rPr>
        <w:t>(</w:t>
      </w:r>
      <w:r w:rsidR="00541EDA" w:rsidRPr="002F2105">
        <w:rPr>
          <w:rFonts w:eastAsia="DFKai-SB" w:hint="eastAsia"/>
          <w:b/>
          <w:color w:val="000000" w:themeColor="text1"/>
          <w:highlight w:val="yellow"/>
        </w:rPr>
        <w:t>由總計畫團隊提供說明，各子計畫補充</w:t>
      </w:r>
      <w:r w:rsidR="00541EDA" w:rsidRPr="002F2105">
        <w:rPr>
          <w:rFonts w:eastAsia="DFKai-SB"/>
          <w:b/>
          <w:color w:val="000000" w:themeColor="text1"/>
          <w:highlight w:val="yellow"/>
        </w:rPr>
        <w:t>)</w:t>
      </w:r>
    </w:p>
    <w:p w14:paraId="2C9FD7F7" w14:textId="77777777" w:rsidR="009C638E" w:rsidRPr="002F2105" w:rsidRDefault="009C638E" w:rsidP="009C638E">
      <w:pPr>
        <w:pStyle w:val="ListParagraph"/>
        <w:spacing w:line="400" w:lineRule="exact"/>
        <w:ind w:leftChars="0" w:left="0"/>
        <w:rPr>
          <w:rFonts w:eastAsia="DFKai-SB"/>
          <w:b/>
          <w:color w:val="000000" w:themeColor="text1"/>
        </w:rPr>
      </w:pPr>
    </w:p>
    <w:p w14:paraId="0B2CDA3A" w14:textId="77777777" w:rsidR="009C638E" w:rsidRPr="002F2105" w:rsidRDefault="009C638E" w:rsidP="009C638E">
      <w:pPr>
        <w:pStyle w:val="ListParagraph"/>
        <w:spacing w:line="400" w:lineRule="exact"/>
        <w:ind w:leftChars="0" w:left="0"/>
        <w:rPr>
          <w:rFonts w:eastAsia="DFKai-SB"/>
          <w:color w:val="000000" w:themeColor="text1"/>
        </w:rPr>
      </w:pPr>
    </w:p>
    <w:p w14:paraId="52BC9F16" w14:textId="77777777" w:rsidR="009C638E" w:rsidRPr="002F2105" w:rsidRDefault="009C638E" w:rsidP="009C638E">
      <w:pPr>
        <w:pStyle w:val="ListParagraph"/>
        <w:spacing w:line="400" w:lineRule="exact"/>
        <w:ind w:leftChars="0" w:left="0"/>
        <w:rPr>
          <w:rFonts w:eastAsia="DFKai-SB"/>
          <w:color w:val="000000" w:themeColor="text1"/>
        </w:rPr>
      </w:pPr>
    </w:p>
    <w:p w14:paraId="292FFBCA" w14:textId="77777777" w:rsidR="009C638E" w:rsidRPr="002F2105" w:rsidRDefault="009C638E" w:rsidP="009C638E">
      <w:pPr>
        <w:pStyle w:val="ListParagraph"/>
        <w:spacing w:line="400" w:lineRule="exact"/>
        <w:ind w:leftChars="0" w:left="0"/>
        <w:rPr>
          <w:rFonts w:eastAsia="DFKai-SB"/>
          <w:color w:val="000000" w:themeColor="text1"/>
        </w:rPr>
      </w:pPr>
    </w:p>
    <w:p w14:paraId="30DB4455" w14:textId="77777777" w:rsidR="009C638E" w:rsidRPr="002F2105" w:rsidRDefault="009C638E" w:rsidP="009C638E">
      <w:pPr>
        <w:pStyle w:val="ListParagraph"/>
        <w:spacing w:line="400" w:lineRule="exact"/>
        <w:ind w:leftChars="0" w:left="0"/>
        <w:rPr>
          <w:rFonts w:eastAsia="DFKai-SB"/>
          <w:color w:val="000000" w:themeColor="text1"/>
        </w:rPr>
      </w:pPr>
    </w:p>
    <w:p w14:paraId="66D94373" w14:textId="77777777" w:rsidR="009C638E" w:rsidRPr="002F2105" w:rsidRDefault="009C638E" w:rsidP="009C638E">
      <w:pPr>
        <w:pStyle w:val="ListParagraph"/>
        <w:spacing w:line="400" w:lineRule="exact"/>
        <w:ind w:leftChars="0" w:left="0"/>
        <w:rPr>
          <w:rFonts w:eastAsia="DFKai-SB"/>
          <w:color w:val="000000" w:themeColor="text1"/>
        </w:rPr>
      </w:pPr>
    </w:p>
    <w:p w14:paraId="37FD7310" w14:textId="77777777" w:rsidR="009C638E" w:rsidRPr="002F2105" w:rsidRDefault="009C638E" w:rsidP="009C638E">
      <w:pPr>
        <w:pStyle w:val="ListParagraph"/>
        <w:spacing w:line="400" w:lineRule="exact"/>
        <w:ind w:leftChars="0" w:left="0"/>
        <w:rPr>
          <w:rFonts w:eastAsia="DFKai-SB"/>
          <w:color w:val="000000" w:themeColor="text1"/>
        </w:rPr>
      </w:pPr>
    </w:p>
    <w:p w14:paraId="1133EFF4" w14:textId="77777777" w:rsidR="009C638E" w:rsidRPr="002F2105" w:rsidRDefault="009C638E" w:rsidP="009C638E">
      <w:pPr>
        <w:pStyle w:val="ListParagraph"/>
        <w:spacing w:line="400" w:lineRule="exact"/>
        <w:ind w:leftChars="0" w:left="0"/>
        <w:rPr>
          <w:rFonts w:eastAsia="DFKai-SB"/>
          <w:color w:val="000000" w:themeColor="text1"/>
        </w:rPr>
      </w:pPr>
    </w:p>
    <w:p w14:paraId="10890D87" w14:textId="77777777" w:rsidR="009C638E" w:rsidRPr="002F2105" w:rsidRDefault="009C638E" w:rsidP="009C638E">
      <w:pPr>
        <w:pStyle w:val="ListParagraph"/>
        <w:spacing w:line="400" w:lineRule="exact"/>
        <w:ind w:leftChars="0" w:left="0"/>
        <w:rPr>
          <w:rFonts w:eastAsia="DFKai-SB"/>
          <w:color w:val="000000" w:themeColor="text1"/>
        </w:rPr>
      </w:pPr>
    </w:p>
    <w:p w14:paraId="74D8BC1F" w14:textId="77777777" w:rsidR="009C638E" w:rsidRPr="002F2105" w:rsidRDefault="009C638E" w:rsidP="009C638E">
      <w:pPr>
        <w:pStyle w:val="ListParagraph"/>
        <w:spacing w:line="400" w:lineRule="exact"/>
        <w:ind w:leftChars="0" w:left="0"/>
        <w:rPr>
          <w:rFonts w:eastAsia="DFKai-SB"/>
          <w:color w:val="000000" w:themeColor="text1"/>
        </w:rPr>
      </w:pPr>
    </w:p>
    <w:p w14:paraId="39B5E76D" w14:textId="77777777" w:rsidR="009C638E" w:rsidRPr="002F2105" w:rsidRDefault="009C638E" w:rsidP="009C638E">
      <w:pPr>
        <w:pStyle w:val="ListParagraph"/>
        <w:spacing w:line="400" w:lineRule="exact"/>
        <w:ind w:leftChars="0" w:left="0"/>
        <w:rPr>
          <w:rFonts w:eastAsia="DFKai-SB"/>
          <w:color w:val="000000" w:themeColor="text1"/>
        </w:rPr>
      </w:pPr>
    </w:p>
    <w:p w14:paraId="127C054F" w14:textId="77777777" w:rsidR="009C638E" w:rsidRPr="002F2105" w:rsidRDefault="009C638E" w:rsidP="009C638E">
      <w:pPr>
        <w:pStyle w:val="ListParagraph"/>
        <w:spacing w:line="400" w:lineRule="exact"/>
        <w:ind w:leftChars="0" w:left="0"/>
        <w:rPr>
          <w:rFonts w:eastAsia="DFKai-SB"/>
          <w:color w:val="000000" w:themeColor="text1"/>
        </w:rPr>
      </w:pPr>
    </w:p>
    <w:p w14:paraId="3AE470D4" w14:textId="77777777" w:rsidR="009C638E" w:rsidRPr="002F2105" w:rsidRDefault="009C638E" w:rsidP="009C638E">
      <w:pPr>
        <w:pStyle w:val="ListParagraph"/>
        <w:spacing w:line="400" w:lineRule="exact"/>
        <w:ind w:leftChars="0" w:left="0"/>
        <w:rPr>
          <w:rFonts w:eastAsia="DFKai-SB"/>
          <w:color w:val="000000" w:themeColor="text1"/>
        </w:rPr>
      </w:pPr>
    </w:p>
    <w:p w14:paraId="68C959A4" w14:textId="77777777" w:rsidR="009C638E" w:rsidRPr="002F2105" w:rsidRDefault="009C638E" w:rsidP="009C638E">
      <w:pPr>
        <w:pStyle w:val="ListParagraph"/>
        <w:spacing w:line="400" w:lineRule="exact"/>
        <w:ind w:leftChars="0" w:left="0"/>
        <w:rPr>
          <w:rFonts w:eastAsia="DFKai-SB"/>
          <w:color w:val="000000" w:themeColor="text1"/>
        </w:rPr>
      </w:pPr>
    </w:p>
    <w:p w14:paraId="0F80E69C" w14:textId="77777777" w:rsidR="009C638E" w:rsidRPr="002F2105" w:rsidRDefault="009C638E" w:rsidP="009C638E">
      <w:pPr>
        <w:pStyle w:val="ListParagraph"/>
        <w:spacing w:line="400" w:lineRule="exact"/>
        <w:ind w:leftChars="0" w:left="0"/>
        <w:rPr>
          <w:rFonts w:eastAsia="DFKai-SB"/>
          <w:color w:val="000000" w:themeColor="text1"/>
        </w:rPr>
      </w:pPr>
    </w:p>
    <w:p w14:paraId="5F1BB614" w14:textId="77777777" w:rsidR="009C638E" w:rsidRPr="002F2105" w:rsidRDefault="009C638E" w:rsidP="009C638E">
      <w:pPr>
        <w:pStyle w:val="ListParagraph"/>
        <w:spacing w:line="400" w:lineRule="exact"/>
        <w:ind w:leftChars="0" w:left="0"/>
        <w:rPr>
          <w:rFonts w:eastAsia="DFKai-SB"/>
          <w:color w:val="000000" w:themeColor="text1"/>
        </w:rPr>
      </w:pPr>
    </w:p>
    <w:p w14:paraId="4524FB13" w14:textId="77777777" w:rsidR="009C638E" w:rsidRPr="002F2105" w:rsidRDefault="009C638E" w:rsidP="009C638E">
      <w:pPr>
        <w:pStyle w:val="ListParagraph"/>
        <w:spacing w:line="400" w:lineRule="exact"/>
        <w:ind w:leftChars="0" w:left="0"/>
        <w:rPr>
          <w:rFonts w:eastAsia="DFKai-SB"/>
          <w:color w:val="000000" w:themeColor="text1"/>
        </w:rPr>
      </w:pPr>
    </w:p>
    <w:p w14:paraId="36C0F1A1" w14:textId="77777777" w:rsidR="009C638E" w:rsidRPr="002F2105" w:rsidRDefault="009C638E" w:rsidP="009C638E">
      <w:pPr>
        <w:pStyle w:val="ListParagraph"/>
        <w:spacing w:line="400" w:lineRule="exact"/>
        <w:ind w:leftChars="0" w:left="0"/>
        <w:rPr>
          <w:rFonts w:eastAsia="DFKai-SB"/>
          <w:color w:val="000000" w:themeColor="text1"/>
        </w:rPr>
      </w:pPr>
    </w:p>
    <w:p w14:paraId="23026C48" w14:textId="77777777" w:rsidR="009C638E" w:rsidRPr="002F2105" w:rsidRDefault="009C638E" w:rsidP="009C638E">
      <w:pPr>
        <w:pStyle w:val="ListParagraph"/>
        <w:spacing w:line="400" w:lineRule="exact"/>
        <w:ind w:leftChars="0" w:left="0"/>
        <w:rPr>
          <w:rFonts w:eastAsia="DFKai-SB"/>
          <w:color w:val="000000" w:themeColor="text1"/>
        </w:rPr>
      </w:pPr>
    </w:p>
    <w:p w14:paraId="2F00C1E0" w14:textId="77777777" w:rsidR="009C638E" w:rsidRPr="002F2105" w:rsidRDefault="009C638E" w:rsidP="009C638E">
      <w:pPr>
        <w:pStyle w:val="ListParagraph"/>
        <w:spacing w:line="400" w:lineRule="exact"/>
        <w:ind w:leftChars="0" w:left="0"/>
        <w:rPr>
          <w:rFonts w:eastAsia="DFKai-SB"/>
          <w:color w:val="000000" w:themeColor="text1"/>
        </w:rPr>
      </w:pPr>
    </w:p>
    <w:p w14:paraId="4B1A7F4C" w14:textId="77777777" w:rsidR="009C638E" w:rsidRPr="002F2105" w:rsidRDefault="009C638E" w:rsidP="009C638E">
      <w:pPr>
        <w:pStyle w:val="ListParagraph"/>
        <w:spacing w:line="400" w:lineRule="exact"/>
        <w:ind w:leftChars="0" w:left="0"/>
        <w:rPr>
          <w:rFonts w:eastAsia="DFKai-SB"/>
          <w:color w:val="000000" w:themeColor="text1"/>
        </w:rPr>
      </w:pPr>
    </w:p>
    <w:p w14:paraId="5292670B" w14:textId="77777777" w:rsidR="009C638E" w:rsidRPr="002F2105" w:rsidRDefault="009C638E" w:rsidP="007C0BBF">
      <w:pPr>
        <w:pStyle w:val="ListParagraph"/>
        <w:spacing w:line="400" w:lineRule="exact"/>
        <w:ind w:leftChars="0" w:left="0"/>
        <w:rPr>
          <w:rFonts w:eastAsia="DFKai-SB"/>
          <w:color w:val="000000" w:themeColor="text1"/>
        </w:rPr>
      </w:pPr>
      <w:r w:rsidRPr="002F2105">
        <w:rPr>
          <w:rFonts w:eastAsia="DFKai-SB" w:hint="eastAsia"/>
          <w:color w:val="000000" w:themeColor="text1"/>
          <w:u w:val="single"/>
        </w:rPr>
        <w:t>表</w:t>
      </w:r>
      <w:r w:rsidRPr="002F2105">
        <w:rPr>
          <w:rFonts w:eastAsia="DFKai-SB"/>
          <w:color w:val="000000" w:themeColor="text1"/>
          <w:u w:val="single"/>
        </w:rPr>
        <w:t xml:space="preserve">CM03 </w:t>
      </w:r>
      <w:r w:rsidRPr="002F2105">
        <w:rPr>
          <w:rFonts w:eastAsia="DFKai-SB"/>
          <w:color w:val="000000" w:themeColor="text1"/>
          <w:sz w:val="20"/>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5587E211" w14:textId="77777777" w:rsidR="00733B3F" w:rsidRPr="002F2105" w:rsidRDefault="00276B86" w:rsidP="00733B3F">
      <w:pPr>
        <w:rPr>
          <w:rFonts w:eastAsia="DFKai-SB"/>
          <w:b/>
          <w:color w:val="000000" w:themeColor="text1"/>
          <w:sz w:val="28"/>
        </w:rPr>
      </w:pPr>
      <w:r w:rsidRPr="002F2105">
        <w:rPr>
          <w:rFonts w:eastAsia="DFKai-SB"/>
          <w:color w:val="000000" w:themeColor="text1"/>
        </w:rPr>
        <w:br w:type="page"/>
      </w:r>
      <w:r w:rsidR="00733B3F" w:rsidRPr="002F2105">
        <w:rPr>
          <w:rFonts w:eastAsia="DFKai-SB" w:hint="eastAsia"/>
          <w:b/>
          <w:bCs/>
          <w:noProof/>
          <w:color w:val="000000" w:themeColor="text1"/>
          <w:sz w:val="28"/>
        </w:rPr>
        <w:lastRenderedPageBreak/>
        <w:t>四、</w:t>
      </w:r>
      <w:r w:rsidR="00733B3F" w:rsidRPr="002F2105">
        <w:rPr>
          <w:rFonts w:eastAsia="DFKai-SB" w:hint="eastAsia"/>
          <w:b/>
          <w:color w:val="000000" w:themeColor="text1"/>
          <w:sz w:val="28"/>
        </w:rPr>
        <w:t>整合型研究計畫項目及重點說明：</w:t>
      </w:r>
      <w:r w:rsidR="00733B3F" w:rsidRPr="002F2105">
        <w:rPr>
          <w:rFonts w:eastAsia="DFKai-SB" w:hint="eastAsia"/>
          <w:color w:val="000000" w:themeColor="text1"/>
        </w:rPr>
        <w:t>（總計畫及子計畫之主持人均需分年填寫此表）</w:t>
      </w:r>
    </w:p>
    <w:p w14:paraId="58F8948B" w14:textId="77777777" w:rsidR="00733B3F" w:rsidRPr="002F2105" w:rsidRDefault="00733B3F" w:rsidP="009D7779">
      <w:pPr>
        <w:numPr>
          <w:ilvl w:val="0"/>
          <w:numId w:val="12"/>
        </w:numPr>
        <w:spacing w:afterLines="50" w:after="180"/>
        <w:rPr>
          <w:rFonts w:eastAsia="DFKai-SB"/>
          <w:color w:val="000000" w:themeColor="text1"/>
        </w:rPr>
      </w:pPr>
      <w:r w:rsidRPr="002F2105">
        <w:rPr>
          <w:rFonts w:eastAsia="DFKai-SB" w:hint="eastAsia"/>
          <w:color w:val="000000" w:themeColor="text1"/>
          <w:highlight w:val="green"/>
        </w:rPr>
        <w:t>整合型研究計畫項目：</w:t>
      </w:r>
      <w:r w:rsidR="006F13AE" w:rsidRPr="002F2105">
        <w:rPr>
          <w:rFonts w:eastAsia="DFKai-SB" w:hint="eastAsia"/>
          <w:b/>
          <w:bCs/>
          <w:color w:val="000000" w:themeColor="text1"/>
          <w:sz w:val="28"/>
          <w:szCs w:val="28"/>
          <w:shd w:val="clear" w:color="auto" w:fill="FFFF00"/>
        </w:rPr>
        <w:t>總計畫與各子計畫提供</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69"/>
        <w:gridCol w:w="1066"/>
        <w:gridCol w:w="2041"/>
        <w:gridCol w:w="900"/>
        <w:gridCol w:w="2379"/>
        <w:gridCol w:w="1540"/>
      </w:tblGrid>
      <w:tr w:rsidR="002F2105" w:rsidRPr="002F2105" w14:paraId="2274EBC0" w14:textId="77777777" w:rsidTr="002F2274">
        <w:trPr>
          <w:trHeight w:hRule="exact" w:val="755"/>
          <w:jc w:val="center"/>
        </w:trPr>
        <w:tc>
          <w:tcPr>
            <w:tcW w:w="1769" w:type="dxa"/>
            <w:vAlign w:val="center"/>
          </w:tcPr>
          <w:p w14:paraId="536787B0" w14:textId="77777777" w:rsidR="00733B3F" w:rsidRPr="002F2105" w:rsidRDefault="00733B3F" w:rsidP="002F2274">
            <w:pPr>
              <w:spacing w:line="240" w:lineRule="exact"/>
              <w:jc w:val="center"/>
              <w:rPr>
                <w:rFonts w:eastAsia="DFKai-SB"/>
                <w:color w:val="000000" w:themeColor="text1"/>
                <w:sz w:val="28"/>
              </w:rPr>
            </w:pPr>
            <w:r w:rsidRPr="002F2105">
              <w:rPr>
                <w:rFonts w:eastAsia="DFKai-SB" w:hint="eastAsia"/>
                <w:color w:val="000000" w:themeColor="text1"/>
                <w:sz w:val="28"/>
              </w:rPr>
              <w:t>計</w:t>
            </w:r>
            <w:r w:rsidRPr="002F2105">
              <w:rPr>
                <w:rFonts w:eastAsia="DFKai-SB"/>
                <w:color w:val="000000" w:themeColor="text1"/>
                <w:sz w:val="28"/>
              </w:rPr>
              <w:t xml:space="preserve"> </w:t>
            </w:r>
            <w:r w:rsidRPr="002F2105">
              <w:rPr>
                <w:rFonts w:eastAsia="DFKai-SB" w:hint="eastAsia"/>
                <w:color w:val="000000" w:themeColor="text1"/>
                <w:sz w:val="28"/>
              </w:rPr>
              <w:t>畫</w:t>
            </w:r>
            <w:r w:rsidRPr="002F2105">
              <w:rPr>
                <w:rFonts w:eastAsia="DFKai-SB"/>
                <w:color w:val="000000" w:themeColor="text1"/>
                <w:sz w:val="28"/>
              </w:rPr>
              <w:t xml:space="preserve"> </w:t>
            </w:r>
            <w:r w:rsidRPr="002F2105">
              <w:rPr>
                <w:rFonts w:eastAsia="DFKai-SB" w:hint="eastAsia"/>
                <w:color w:val="000000" w:themeColor="text1"/>
                <w:sz w:val="28"/>
              </w:rPr>
              <w:t>項</w:t>
            </w:r>
            <w:r w:rsidRPr="002F2105">
              <w:rPr>
                <w:rFonts w:eastAsia="DFKai-SB"/>
                <w:color w:val="000000" w:themeColor="text1"/>
                <w:sz w:val="28"/>
              </w:rPr>
              <w:t xml:space="preserve"> </w:t>
            </w:r>
            <w:r w:rsidRPr="002F2105">
              <w:rPr>
                <w:rFonts w:eastAsia="DFKai-SB" w:hint="eastAsia"/>
                <w:color w:val="000000" w:themeColor="text1"/>
                <w:sz w:val="28"/>
              </w:rPr>
              <w:t>目</w:t>
            </w:r>
          </w:p>
        </w:tc>
        <w:tc>
          <w:tcPr>
            <w:tcW w:w="1066" w:type="dxa"/>
            <w:vAlign w:val="center"/>
          </w:tcPr>
          <w:p w14:paraId="45CD5A0E" w14:textId="77777777" w:rsidR="00733B3F" w:rsidRPr="002F2105" w:rsidRDefault="00733B3F" w:rsidP="002F2274">
            <w:pPr>
              <w:spacing w:line="240" w:lineRule="exact"/>
              <w:jc w:val="center"/>
              <w:rPr>
                <w:rFonts w:eastAsia="DFKai-SB"/>
                <w:color w:val="000000" w:themeColor="text1"/>
                <w:sz w:val="28"/>
              </w:rPr>
            </w:pPr>
            <w:r w:rsidRPr="002F2105">
              <w:rPr>
                <w:rFonts w:eastAsia="DFKai-SB" w:hint="eastAsia"/>
                <w:color w:val="000000" w:themeColor="text1"/>
                <w:sz w:val="28"/>
              </w:rPr>
              <w:t>主持人</w:t>
            </w:r>
          </w:p>
        </w:tc>
        <w:tc>
          <w:tcPr>
            <w:tcW w:w="2041" w:type="dxa"/>
            <w:vAlign w:val="center"/>
          </w:tcPr>
          <w:p w14:paraId="7204B33C" w14:textId="77777777" w:rsidR="00733B3F" w:rsidRPr="002F2105" w:rsidRDefault="00733B3F" w:rsidP="002F2274">
            <w:pPr>
              <w:spacing w:line="240" w:lineRule="exact"/>
              <w:jc w:val="center"/>
              <w:rPr>
                <w:rFonts w:eastAsia="DFKai-SB"/>
                <w:color w:val="000000" w:themeColor="text1"/>
                <w:sz w:val="28"/>
              </w:rPr>
            </w:pPr>
            <w:r w:rsidRPr="002F2105">
              <w:rPr>
                <w:rFonts w:eastAsia="DFKai-SB" w:hint="eastAsia"/>
                <w:color w:val="000000" w:themeColor="text1"/>
                <w:sz w:val="28"/>
              </w:rPr>
              <w:t>服務機構</w:t>
            </w:r>
            <w:r w:rsidRPr="002F2105">
              <w:rPr>
                <w:rFonts w:eastAsia="DFKai-SB"/>
                <w:color w:val="000000" w:themeColor="text1"/>
                <w:sz w:val="28"/>
              </w:rPr>
              <w:t>/</w:t>
            </w:r>
            <w:r w:rsidRPr="002F2105">
              <w:rPr>
                <w:rFonts w:eastAsia="DFKai-SB" w:hint="eastAsia"/>
                <w:color w:val="000000" w:themeColor="text1"/>
                <w:sz w:val="28"/>
              </w:rPr>
              <w:t>系所</w:t>
            </w:r>
          </w:p>
        </w:tc>
        <w:tc>
          <w:tcPr>
            <w:tcW w:w="900" w:type="dxa"/>
            <w:vAlign w:val="center"/>
          </w:tcPr>
          <w:p w14:paraId="395CF112" w14:textId="77777777" w:rsidR="00733B3F" w:rsidRPr="002F2105" w:rsidRDefault="00733B3F" w:rsidP="002F2274">
            <w:pPr>
              <w:spacing w:line="240" w:lineRule="exact"/>
              <w:jc w:val="center"/>
              <w:rPr>
                <w:rFonts w:eastAsia="DFKai-SB"/>
                <w:color w:val="000000" w:themeColor="text1"/>
                <w:sz w:val="28"/>
              </w:rPr>
            </w:pPr>
            <w:r w:rsidRPr="002F2105">
              <w:rPr>
                <w:rFonts w:eastAsia="DFKai-SB" w:hint="eastAsia"/>
                <w:color w:val="000000" w:themeColor="text1"/>
                <w:sz w:val="28"/>
              </w:rPr>
              <w:t>職稱</w:t>
            </w:r>
          </w:p>
        </w:tc>
        <w:tc>
          <w:tcPr>
            <w:tcW w:w="2379" w:type="dxa"/>
            <w:vAlign w:val="center"/>
          </w:tcPr>
          <w:p w14:paraId="3D990526" w14:textId="77777777" w:rsidR="00733B3F" w:rsidRPr="002F2105" w:rsidRDefault="00733B3F" w:rsidP="002F2274">
            <w:pPr>
              <w:spacing w:line="240" w:lineRule="exact"/>
              <w:jc w:val="center"/>
              <w:rPr>
                <w:rFonts w:eastAsia="DFKai-SB"/>
                <w:color w:val="000000" w:themeColor="text1"/>
                <w:sz w:val="28"/>
              </w:rPr>
            </w:pPr>
            <w:r w:rsidRPr="002F2105">
              <w:rPr>
                <w:rFonts w:eastAsia="DFKai-SB" w:hint="eastAsia"/>
                <w:color w:val="000000" w:themeColor="text1"/>
                <w:sz w:val="28"/>
              </w:rPr>
              <w:t>計</w:t>
            </w:r>
            <w:r w:rsidRPr="002F2105">
              <w:rPr>
                <w:rFonts w:eastAsia="DFKai-SB"/>
                <w:color w:val="000000" w:themeColor="text1"/>
                <w:sz w:val="28"/>
              </w:rPr>
              <w:t xml:space="preserve">  </w:t>
            </w:r>
            <w:r w:rsidRPr="002F2105">
              <w:rPr>
                <w:rFonts w:eastAsia="DFKai-SB" w:hint="eastAsia"/>
                <w:color w:val="000000" w:themeColor="text1"/>
                <w:sz w:val="28"/>
              </w:rPr>
              <w:t>畫</w:t>
            </w:r>
            <w:r w:rsidRPr="002F2105">
              <w:rPr>
                <w:rFonts w:eastAsia="DFKai-SB"/>
                <w:color w:val="000000" w:themeColor="text1"/>
                <w:sz w:val="28"/>
              </w:rPr>
              <w:t xml:space="preserve">  </w:t>
            </w:r>
            <w:r w:rsidRPr="002F2105">
              <w:rPr>
                <w:rFonts w:eastAsia="DFKai-SB" w:hint="eastAsia"/>
                <w:color w:val="000000" w:themeColor="text1"/>
                <w:sz w:val="28"/>
              </w:rPr>
              <w:t>名</w:t>
            </w:r>
            <w:r w:rsidRPr="002F2105">
              <w:rPr>
                <w:rFonts w:eastAsia="DFKai-SB"/>
                <w:color w:val="000000" w:themeColor="text1"/>
                <w:sz w:val="28"/>
              </w:rPr>
              <w:t xml:space="preserve">  </w:t>
            </w:r>
            <w:r w:rsidRPr="002F2105">
              <w:rPr>
                <w:rFonts w:eastAsia="DFKai-SB" w:hint="eastAsia"/>
                <w:color w:val="000000" w:themeColor="text1"/>
                <w:sz w:val="28"/>
              </w:rPr>
              <w:t>稱</w:t>
            </w:r>
          </w:p>
        </w:tc>
        <w:tc>
          <w:tcPr>
            <w:tcW w:w="1540" w:type="dxa"/>
            <w:vAlign w:val="center"/>
          </w:tcPr>
          <w:p w14:paraId="326752D4" w14:textId="77777777" w:rsidR="00733B3F" w:rsidRPr="002F2105" w:rsidRDefault="00733B3F" w:rsidP="002F2274">
            <w:pPr>
              <w:spacing w:line="240" w:lineRule="exact"/>
              <w:jc w:val="center"/>
              <w:rPr>
                <w:rFonts w:eastAsia="DFKai-SB"/>
                <w:color w:val="000000" w:themeColor="text1"/>
                <w:sz w:val="28"/>
              </w:rPr>
            </w:pPr>
            <w:r w:rsidRPr="002F2105">
              <w:rPr>
                <w:rFonts w:eastAsia="DFKai-SB" w:hint="eastAsia"/>
                <w:color w:val="000000" w:themeColor="text1"/>
                <w:sz w:val="28"/>
              </w:rPr>
              <w:t>申請經費</w:t>
            </w:r>
          </w:p>
          <w:p w14:paraId="40E1688E" w14:textId="77777777" w:rsidR="00733B3F" w:rsidRPr="002F2105" w:rsidRDefault="00733B3F" w:rsidP="002F2274">
            <w:pPr>
              <w:spacing w:line="240" w:lineRule="exact"/>
              <w:jc w:val="center"/>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新臺幣元</w:t>
            </w:r>
            <w:r w:rsidRPr="002F2105">
              <w:rPr>
                <w:rFonts w:eastAsia="DFKai-SB"/>
                <w:color w:val="000000" w:themeColor="text1"/>
              </w:rPr>
              <w:t>)</w:t>
            </w:r>
          </w:p>
        </w:tc>
      </w:tr>
      <w:tr w:rsidR="002F2105" w:rsidRPr="002F2105" w14:paraId="03F5E6F8" w14:textId="77777777" w:rsidTr="002F2274">
        <w:trPr>
          <w:trHeight w:hRule="exact" w:val="680"/>
          <w:jc w:val="center"/>
        </w:trPr>
        <w:tc>
          <w:tcPr>
            <w:tcW w:w="1769" w:type="dxa"/>
            <w:vAlign w:val="center"/>
          </w:tcPr>
          <w:p w14:paraId="7A84E842" w14:textId="77777777" w:rsidR="00733B3F" w:rsidRPr="002F2105" w:rsidRDefault="00733B3F" w:rsidP="002F2274">
            <w:pPr>
              <w:spacing w:line="240" w:lineRule="atLeast"/>
              <w:jc w:val="center"/>
              <w:rPr>
                <w:rFonts w:eastAsia="DFKai-SB"/>
                <w:color w:val="000000" w:themeColor="text1"/>
                <w:sz w:val="28"/>
              </w:rPr>
            </w:pPr>
            <w:r w:rsidRPr="002F2105">
              <w:rPr>
                <w:rFonts w:eastAsia="DFKai-SB" w:hint="eastAsia"/>
                <w:color w:val="000000" w:themeColor="text1"/>
                <w:sz w:val="28"/>
              </w:rPr>
              <w:t>總計畫</w:t>
            </w:r>
          </w:p>
        </w:tc>
        <w:tc>
          <w:tcPr>
            <w:tcW w:w="1066" w:type="dxa"/>
            <w:vAlign w:val="center"/>
          </w:tcPr>
          <w:p w14:paraId="57CF1F11" w14:textId="77777777" w:rsidR="00733B3F" w:rsidRPr="002F2105" w:rsidRDefault="00733B3F" w:rsidP="002F2274">
            <w:pPr>
              <w:spacing w:before="200"/>
              <w:jc w:val="center"/>
              <w:rPr>
                <w:rFonts w:eastAsia="DFKai-SB"/>
                <w:color w:val="000000" w:themeColor="text1"/>
              </w:rPr>
            </w:pPr>
          </w:p>
        </w:tc>
        <w:tc>
          <w:tcPr>
            <w:tcW w:w="2041" w:type="dxa"/>
            <w:vAlign w:val="center"/>
          </w:tcPr>
          <w:p w14:paraId="3FE7A904" w14:textId="77777777" w:rsidR="00733B3F" w:rsidRPr="002F2105" w:rsidRDefault="00733B3F" w:rsidP="002F2274">
            <w:pPr>
              <w:spacing w:before="200"/>
              <w:jc w:val="center"/>
              <w:rPr>
                <w:rFonts w:eastAsia="DFKai-SB"/>
                <w:color w:val="000000" w:themeColor="text1"/>
              </w:rPr>
            </w:pPr>
          </w:p>
        </w:tc>
        <w:tc>
          <w:tcPr>
            <w:tcW w:w="900" w:type="dxa"/>
            <w:vAlign w:val="center"/>
          </w:tcPr>
          <w:p w14:paraId="354BD020" w14:textId="77777777" w:rsidR="00733B3F" w:rsidRPr="002F2105" w:rsidRDefault="00733B3F" w:rsidP="002F2274">
            <w:pPr>
              <w:spacing w:before="200"/>
              <w:jc w:val="center"/>
              <w:rPr>
                <w:rFonts w:eastAsia="DFKai-SB"/>
                <w:color w:val="000000" w:themeColor="text1"/>
              </w:rPr>
            </w:pPr>
          </w:p>
        </w:tc>
        <w:tc>
          <w:tcPr>
            <w:tcW w:w="2379" w:type="dxa"/>
            <w:vAlign w:val="center"/>
          </w:tcPr>
          <w:p w14:paraId="387C3504" w14:textId="77777777" w:rsidR="00733B3F" w:rsidRPr="002F2105" w:rsidRDefault="00733B3F" w:rsidP="002F2274">
            <w:pPr>
              <w:spacing w:before="200"/>
              <w:jc w:val="center"/>
              <w:rPr>
                <w:rFonts w:eastAsia="DFKai-SB"/>
                <w:color w:val="000000" w:themeColor="text1"/>
              </w:rPr>
            </w:pPr>
          </w:p>
        </w:tc>
        <w:tc>
          <w:tcPr>
            <w:tcW w:w="1540" w:type="dxa"/>
            <w:vAlign w:val="center"/>
          </w:tcPr>
          <w:p w14:paraId="100AA8AE" w14:textId="77777777" w:rsidR="00733B3F" w:rsidRPr="002F2105" w:rsidRDefault="00733B3F" w:rsidP="002F2274">
            <w:pPr>
              <w:spacing w:before="200"/>
              <w:jc w:val="center"/>
              <w:rPr>
                <w:rFonts w:eastAsia="DFKai-SB"/>
                <w:color w:val="000000" w:themeColor="text1"/>
              </w:rPr>
            </w:pPr>
          </w:p>
        </w:tc>
      </w:tr>
      <w:tr w:rsidR="002F2105" w:rsidRPr="002F2105" w14:paraId="0FB94CEF" w14:textId="77777777" w:rsidTr="002F2274">
        <w:trPr>
          <w:trHeight w:hRule="exact" w:val="680"/>
          <w:jc w:val="center"/>
        </w:trPr>
        <w:tc>
          <w:tcPr>
            <w:tcW w:w="1769" w:type="dxa"/>
            <w:vAlign w:val="center"/>
          </w:tcPr>
          <w:p w14:paraId="0BAA5DB6" w14:textId="77777777" w:rsidR="00733B3F" w:rsidRPr="002F2105" w:rsidRDefault="00733B3F" w:rsidP="002F2274">
            <w:pPr>
              <w:spacing w:line="240" w:lineRule="atLeast"/>
              <w:jc w:val="center"/>
              <w:rPr>
                <w:rFonts w:eastAsia="DFKai-SB"/>
                <w:color w:val="000000" w:themeColor="text1"/>
                <w:sz w:val="28"/>
              </w:rPr>
            </w:pPr>
            <w:r w:rsidRPr="002F2105">
              <w:rPr>
                <w:rFonts w:eastAsia="DFKai-SB" w:hint="eastAsia"/>
                <w:color w:val="000000" w:themeColor="text1"/>
                <w:sz w:val="28"/>
              </w:rPr>
              <w:t>子計畫一</w:t>
            </w:r>
          </w:p>
        </w:tc>
        <w:tc>
          <w:tcPr>
            <w:tcW w:w="1066" w:type="dxa"/>
            <w:vAlign w:val="center"/>
          </w:tcPr>
          <w:p w14:paraId="21D9C9A3" w14:textId="77777777" w:rsidR="00733B3F" w:rsidRPr="002F2105" w:rsidRDefault="00733B3F" w:rsidP="002F2274">
            <w:pPr>
              <w:spacing w:before="200"/>
              <w:jc w:val="center"/>
              <w:rPr>
                <w:rFonts w:eastAsia="DFKai-SB"/>
                <w:color w:val="000000" w:themeColor="text1"/>
              </w:rPr>
            </w:pPr>
          </w:p>
        </w:tc>
        <w:tc>
          <w:tcPr>
            <w:tcW w:w="2041" w:type="dxa"/>
            <w:vAlign w:val="center"/>
          </w:tcPr>
          <w:p w14:paraId="3B1946BC" w14:textId="77777777" w:rsidR="00733B3F" w:rsidRPr="002F2105" w:rsidRDefault="00733B3F" w:rsidP="002F2274">
            <w:pPr>
              <w:spacing w:before="200"/>
              <w:jc w:val="center"/>
              <w:rPr>
                <w:rFonts w:eastAsia="DFKai-SB"/>
                <w:color w:val="000000" w:themeColor="text1"/>
              </w:rPr>
            </w:pPr>
          </w:p>
        </w:tc>
        <w:tc>
          <w:tcPr>
            <w:tcW w:w="900" w:type="dxa"/>
            <w:vAlign w:val="center"/>
          </w:tcPr>
          <w:p w14:paraId="53BB6FF0" w14:textId="77777777" w:rsidR="00733B3F" w:rsidRPr="002F2105" w:rsidRDefault="00733B3F" w:rsidP="002F2274">
            <w:pPr>
              <w:spacing w:before="200"/>
              <w:jc w:val="center"/>
              <w:rPr>
                <w:rFonts w:eastAsia="DFKai-SB"/>
                <w:color w:val="000000" w:themeColor="text1"/>
              </w:rPr>
            </w:pPr>
          </w:p>
        </w:tc>
        <w:tc>
          <w:tcPr>
            <w:tcW w:w="2379" w:type="dxa"/>
            <w:vAlign w:val="center"/>
          </w:tcPr>
          <w:p w14:paraId="58C23BA1" w14:textId="77777777" w:rsidR="00733B3F" w:rsidRPr="002F2105" w:rsidRDefault="00733B3F" w:rsidP="002F2274">
            <w:pPr>
              <w:spacing w:before="200"/>
              <w:jc w:val="center"/>
              <w:rPr>
                <w:rFonts w:eastAsia="DFKai-SB"/>
                <w:color w:val="000000" w:themeColor="text1"/>
              </w:rPr>
            </w:pPr>
          </w:p>
        </w:tc>
        <w:tc>
          <w:tcPr>
            <w:tcW w:w="1540" w:type="dxa"/>
            <w:vAlign w:val="center"/>
          </w:tcPr>
          <w:p w14:paraId="2E76697B" w14:textId="77777777" w:rsidR="00733B3F" w:rsidRPr="002F2105" w:rsidRDefault="00733B3F" w:rsidP="002F2274">
            <w:pPr>
              <w:spacing w:before="200"/>
              <w:jc w:val="center"/>
              <w:rPr>
                <w:rFonts w:eastAsia="DFKai-SB"/>
                <w:color w:val="000000" w:themeColor="text1"/>
              </w:rPr>
            </w:pPr>
          </w:p>
        </w:tc>
      </w:tr>
      <w:tr w:rsidR="002F2105" w:rsidRPr="002F2105" w14:paraId="0A4FADDA" w14:textId="77777777" w:rsidTr="002F2274">
        <w:trPr>
          <w:trHeight w:hRule="exact" w:val="680"/>
          <w:jc w:val="center"/>
        </w:trPr>
        <w:tc>
          <w:tcPr>
            <w:tcW w:w="1769" w:type="dxa"/>
            <w:vAlign w:val="center"/>
          </w:tcPr>
          <w:p w14:paraId="52C9179C" w14:textId="77777777" w:rsidR="00733B3F" w:rsidRPr="002F2105" w:rsidRDefault="00733B3F" w:rsidP="002F2274">
            <w:pPr>
              <w:spacing w:line="240" w:lineRule="atLeast"/>
              <w:jc w:val="center"/>
              <w:rPr>
                <w:rFonts w:eastAsia="DFKai-SB"/>
                <w:color w:val="000000" w:themeColor="text1"/>
                <w:sz w:val="28"/>
              </w:rPr>
            </w:pPr>
            <w:r w:rsidRPr="002F2105">
              <w:rPr>
                <w:rFonts w:eastAsia="DFKai-SB" w:hint="eastAsia"/>
                <w:color w:val="000000" w:themeColor="text1"/>
                <w:sz w:val="28"/>
              </w:rPr>
              <w:t>子計畫二</w:t>
            </w:r>
          </w:p>
        </w:tc>
        <w:tc>
          <w:tcPr>
            <w:tcW w:w="1066" w:type="dxa"/>
            <w:vAlign w:val="center"/>
          </w:tcPr>
          <w:p w14:paraId="079B8AA6" w14:textId="77777777" w:rsidR="00733B3F" w:rsidRPr="002F2105" w:rsidRDefault="00733B3F" w:rsidP="002F2274">
            <w:pPr>
              <w:spacing w:before="200"/>
              <w:jc w:val="center"/>
              <w:rPr>
                <w:rFonts w:eastAsia="DFKai-SB"/>
                <w:color w:val="000000" w:themeColor="text1"/>
              </w:rPr>
            </w:pPr>
          </w:p>
        </w:tc>
        <w:tc>
          <w:tcPr>
            <w:tcW w:w="2041" w:type="dxa"/>
            <w:vAlign w:val="center"/>
          </w:tcPr>
          <w:p w14:paraId="7522C703" w14:textId="77777777" w:rsidR="00733B3F" w:rsidRPr="002F2105" w:rsidRDefault="00733B3F" w:rsidP="002F2274">
            <w:pPr>
              <w:spacing w:before="200"/>
              <w:jc w:val="center"/>
              <w:rPr>
                <w:rFonts w:eastAsia="DFKai-SB"/>
                <w:color w:val="000000" w:themeColor="text1"/>
              </w:rPr>
            </w:pPr>
          </w:p>
        </w:tc>
        <w:tc>
          <w:tcPr>
            <w:tcW w:w="900" w:type="dxa"/>
            <w:vAlign w:val="center"/>
          </w:tcPr>
          <w:p w14:paraId="5239AD95" w14:textId="77777777" w:rsidR="00733B3F" w:rsidRPr="002F2105" w:rsidRDefault="00733B3F" w:rsidP="002F2274">
            <w:pPr>
              <w:spacing w:before="200"/>
              <w:jc w:val="center"/>
              <w:rPr>
                <w:rFonts w:eastAsia="DFKai-SB"/>
                <w:color w:val="000000" w:themeColor="text1"/>
              </w:rPr>
            </w:pPr>
          </w:p>
        </w:tc>
        <w:tc>
          <w:tcPr>
            <w:tcW w:w="2379" w:type="dxa"/>
            <w:vAlign w:val="center"/>
          </w:tcPr>
          <w:p w14:paraId="09C511C3" w14:textId="77777777" w:rsidR="00733B3F" w:rsidRPr="002F2105" w:rsidRDefault="00733B3F" w:rsidP="002F2274">
            <w:pPr>
              <w:spacing w:before="200"/>
              <w:jc w:val="center"/>
              <w:rPr>
                <w:rFonts w:eastAsia="DFKai-SB"/>
                <w:color w:val="000000" w:themeColor="text1"/>
              </w:rPr>
            </w:pPr>
          </w:p>
        </w:tc>
        <w:tc>
          <w:tcPr>
            <w:tcW w:w="1540" w:type="dxa"/>
            <w:vAlign w:val="center"/>
          </w:tcPr>
          <w:p w14:paraId="68471724" w14:textId="77777777" w:rsidR="00733B3F" w:rsidRPr="002F2105" w:rsidRDefault="00733B3F" w:rsidP="002F2274">
            <w:pPr>
              <w:spacing w:before="200"/>
              <w:jc w:val="center"/>
              <w:rPr>
                <w:rFonts w:eastAsia="DFKai-SB"/>
                <w:color w:val="000000" w:themeColor="text1"/>
              </w:rPr>
            </w:pPr>
          </w:p>
        </w:tc>
      </w:tr>
      <w:tr w:rsidR="002F2105" w:rsidRPr="002F2105" w14:paraId="59C1003A" w14:textId="77777777" w:rsidTr="002F2274">
        <w:trPr>
          <w:trHeight w:hRule="exact" w:val="680"/>
          <w:jc w:val="center"/>
        </w:trPr>
        <w:tc>
          <w:tcPr>
            <w:tcW w:w="1769" w:type="dxa"/>
            <w:vAlign w:val="center"/>
          </w:tcPr>
          <w:p w14:paraId="2DCD3BA5" w14:textId="77777777" w:rsidR="00733B3F" w:rsidRPr="002F2105" w:rsidRDefault="00733B3F" w:rsidP="002F2274">
            <w:pPr>
              <w:spacing w:line="240" w:lineRule="atLeast"/>
              <w:jc w:val="center"/>
              <w:rPr>
                <w:rFonts w:eastAsia="DFKai-SB"/>
                <w:color w:val="000000" w:themeColor="text1"/>
                <w:sz w:val="28"/>
              </w:rPr>
            </w:pPr>
            <w:r w:rsidRPr="002F2105">
              <w:rPr>
                <w:rFonts w:eastAsia="DFKai-SB" w:hint="eastAsia"/>
                <w:color w:val="000000" w:themeColor="text1"/>
                <w:sz w:val="28"/>
              </w:rPr>
              <w:t>子計畫三</w:t>
            </w:r>
          </w:p>
        </w:tc>
        <w:tc>
          <w:tcPr>
            <w:tcW w:w="1066" w:type="dxa"/>
            <w:vAlign w:val="center"/>
          </w:tcPr>
          <w:p w14:paraId="3575EC4E" w14:textId="77777777" w:rsidR="00733B3F" w:rsidRPr="002F2105" w:rsidRDefault="00733B3F" w:rsidP="002F2274">
            <w:pPr>
              <w:spacing w:before="200"/>
              <w:jc w:val="center"/>
              <w:rPr>
                <w:rFonts w:eastAsia="DFKai-SB"/>
                <w:color w:val="000000" w:themeColor="text1"/>
              </w:rPr>
            </w:pPr>
          </w:p>
        </w:tc>
        <w:tc>
          <w:tcPr>
            <w:tcW w:w="2041" w:type="dxa"/>
            <w:vAlign w:val="center"/>
          </w:tcPr>
          <w:p w14:paraId="07F72B21" w14:textId="77777777" w:rsidR="00733B3F" w:rsidRPr="002F2105" w:rsidRDefault="00733B3F" w:rsidP="002F2274">
            <w:pPr>
              <w:spacing w:before="200"/>
              <w:jc w:val="center"/>
              <w:rPr>
                <w:rFonts w:eastAsia="DFKai-SB"/>
                <w:color w:val="000000" w:themeColor="text1"/>
              </w:rPr>
            </w:pPr>
          </w:p>
        </w:tc>
        <w:tc>
          <w:tcPr>
            <w:tcW w:w="900" w:type="dxa"/>
            <w:vAlign w:val="center"/>
          </w:tcPr>
          <w:p w14:paraId="303E4CB5" w14:textId="77777777" w:rsidR="00733B3F" w:rsidRPr="002F2105" w:rsidRDefault="00733B3F" w:rsidP="002F2274">
            <w:pPr>
              <w:spacing w:before="200"/>
              <w:jc w:val="center"/>
              <w:rPr>
                <w:rFonts w:eastAsia="DFKai-SB"/>
                <w:color w:val="000000" w:themeColor="text1"/>
              </w:rPr>
            </w:pPr>
          </w:p>
        </w:tc>
        <w:tc>
          <w:tcPr>
            <w:tcW w:w="2379" w:type="dxa"/>
            <w:vAlign w:val="center"/>
          </w:tcPr>
          <w:p w14:paraId="61118CAD" w14:textId="77777777" w:rsidR="00733B3F" w:rsidRPr="002F2105" w:rsidRDefault="00733B3F" w:rsidP="002F2274">
            <w:pPr>
              <w:spacing w:before="200"/>
              <w:jc w:val="center"/>
              <w:rPr>
                <w:rFonts w:eastAsia="DFKai-SB"/>
                <w:color w:val="000000" w:themeColor="text1"/>
              </w:rPr>
            </w:pPr>
          </w:p>
        </w:tc>
        <w:tc>
          <w:tcPr>
            <w:tcW w:w="1540" w:type="dxa"/>
            <w:vAlign w:val="center"/>
          </w:tcPr>
          <w:p w14:paraId="794EA947" w14:textId="77777777" w:rsidR="00733B3F" w:rsidRPr="002F2105" w:rsidRDefault="00733B3F" w:rsidP="002F2274">
            <w:pPr>
              <w:spacing w:before="200"/>
              <w:jc w:val="center"/>
              <w:rPr>
                <w:rFonts w:eastAsia="DFKai-SB"/>
                <w:color w:val="000000" w:themeColor="text1"/>
              </w:rPr>
            </w:pPr>
          </w:p>
        </w:tc>
      </w:tr>
      <w:tr w:rsidR="002F2105" w:rsidRPr="002F2105" w14:paraId="470C13A1" w14:textId="77777777" w:rsidTr="002F2274">
        <w:trPr>
          <w:trHeight w:hRule="exact" w:val="680"/>
          <w:jc w:val="center"/>
        </w:trPr>
        <w:tc>
          <w:tcPr>
            <w:tcW w:w="1769" w:type="dxa"/>
            <w:vAlign w:val="center"/>
          </w:tcPr>
          <w:p w14:paraId="5C329F97" w14:textId="77777777" w:rsidR="00733B3F" w:rsidRPr="002F2105" w:rsidRDefault="00733B3F" w:rsidP="002F2274">
            <w:pPr>
              <w:spacing w:line="240" w:lineRule="atLeast"/>
              <w:jc w:val="center"/>
              <w:rPr>
                <w:rFonts w:eastAsia="DFKai-SB"/>
                <w:color w:val="000000" w:themeColor="text1"/>
                <w:sz w:val="28"/>
              </w:rPr>
            </w:pPr>
            <w:r w:rsidRPr="002F2105">
              <w:rPr>
                <w:rFonts w:eastAsia="DFKai-SB" w:hint="eastAsia"/>
                <w:color w:val="000000" w:themeColor="text1"/>
                <w:sz w:val="28"/>
              </w:rPr>
              <w:t>子計畫四</w:t>
            </w:r>
          </w:p>
        </w:tc>
        <w:tc>
          <w:tcPr>
            <w:tcW w:w="1066" w:type="dxa"/>
            <w:vAlign w:val="center"/>
          </w:tcPr>
          <w:p w14:paraId="1D213AA0" w14:textId="77777777" w:rsidR="00733B3F" w:rsidRPr="002F2105" w:rsidRDefault="00733B3F" w:rsidP="002F2274">
            <w:pPr>
              <w:spacing w:before="200"/>
              <w:jc w:val="center"/>
              <w:rPr>
                <w:rFonts w:eastAsia="DFKai-SB"/>
                <w:color w:val="000000" w:themeColor="text1"/>
              </w:rPr>
            </w:pPr>
          </w:p>
        </w:tc>
        <w:tc>
          <w:tcPr>
            <w:tcW w:w="2041" w:type="dxa"/>
            <w:vAlign w:val="center"/>
          </w:tcPr>
          <w:p w14:paraId="1ED2CCA4" w14:textId="77777777" w:rsidR="00733B3F" w:rsidRPr="002F2105" w:rsidRDefault="00733B3F" w:rsidP="002F2274">
            <w:pPr>
              <w:spacing w:before="200"/>
              <w:jc w:val="center"/>
              <w:rPr>
                <w:rFonts w:eastAsia="DFKai-SB"/>
                <w:color w:val="000000" w:themeColor="text1"/>
              </w:rPr>
            </w:pPr>
          </w:p>
        </w:tc>
        <w:tc>
          <w:tcPr>
            <w:tcW w:w="900" w:type="dxa"/>
            <w:vAlign w:val="center"/>
          </w:tcPr>
          <w:p w14:paraId="1801721E" w14:textId="77777777" w:rsidR="00733B3F" w:rsidRPr="002F2105" w:rsidRDefault="00733B3F" w:rsidP="002F2274">
            <w:pPr>
              <w:spacing w:before="200"/>
              <w:jc w:val="center"/>
              <w:rPr>
                <w:rFonts w:eastAsia="DFKai-SB"/>
                <w:color w:val="000000" w:themeColor="text1"/>
              </w:rPr>
            </w:pPr>
          </w:p>
        </w:tc>
        <w:tc>
          <w:tcPr>
            <w:tcW w:w="2379" w:type="dxa"/>
            <w:vAlign w:val="center"/>
          </w:tcPr>
          <w:p w14:paraId="0A83A7C4" w14:textId="77777777" w:rsidR="00733B3F" w:rsidRPr="002F2105" w:rsidRDefault="00733B3F" w:rsidP="002F2274">
            <w:pPr>
              <w:spacing w:before="200"/>
              <w:jc w:val="center"/>
              <w:rPr>
                <w:rFonts w:eastAsia="DFKai-SB"/>
                <w:color w:val="000000" w:themeColor="text1"/>
              </w:rPr>
            </w:pPr>
          </w:p>
        </w:tc>
        <w:tc>
          <w:tcPr>
            <w:tcW w:w="1540" w:type="dxa"/>
            <w:vAlign w:val="center"/>
          </w:tcPr>
          <w:p w14:paraId="77C7CCE3" w14:textId="77777777" w:rsidR="00733B3F" w:rsidRPr="002F2105" w:rsidRDefault="00733B3F" w:rsidP="002F2274">
            <w:pPr>
              <w:spacing w:before="200"/>
              <w:jc w:val="center"/>
              <w:rPr>
                <w:rFonts w:eastAsia="DFKai-SB"/>
                <w:color w:val="000000" w:themeColor="text1"/>
              </w:rPr>
            </w:pPr>
          </w:p>
        </w:tc>
      </w:tr>
      <w:tr w:rsidR="002F2105" w:rsidRPr="002F2105" w14:paraId="1AF3B7EA" w14:textId="77777777" w:rsidTr="002F2274">
        <w:trPr>
          <w:trHeight w:hRule="exact" w:val="680"/>
          <w:jc w:val="center"/>
        </w:trPr>
        <w:tc>
          <w:tcPr>
            <w:tcW w:w="1769" w:type="dxa"/>
            <w:vAlign w:val="center"/>
          </w:tcPr>
          <w:p w14:paraId="3559E85F" w14:textId="77777777" w:rsidR="00733B3F" w:rsidRPr="002F2105" w:rsidRDefault="00733B3F" w:rsidP="002F2274">
            <w:pPr>
              <w:spacing w:line="240" w:lineRule="atLeast"/>
              <w:jc w:val="center"/>
              <w:rPr>
                <w:rFonts w:eastAsia="DFKai-SB"/>
                <w:color w:val="000000" w:themeColor="text1"/>
                <w:sz w:val="28"/>
              </w:rPr>
            </w:pPr>
            <w:r w:rsidRPr="002F2105">
              <w:rPr>
                <w:rFonts w:eastAsia="DFKai-SB" w:hint="eastAsia"/>
                <w:color w:val="000000" w:themeColor="text1"/>
                <w:sz w:val="28"/>
              </w:rPr>
              <w:t>子計畫五</w:t>
            </w:r>
          </w:p>
        </w:tc>
        <w:tc>
          <w:tcPr>
            <w:tcW w:w="1066" w:type="dxa"/>
            <w:vAlign w:val="center"/>
          </w:tcPr>
          <w:p w14:paraId="55345908" w14:textId="77777777" w:rsidR="00733B3F" w:rsidRPr="002F2105" w:rsidRDefault="00733B3F" w:rsidP="002F2274">
            <w:pPr>
              <w:spacing w:before="200"/>
              <w:jc w:val="center"/>
              <w:rPr>
                <w:rFonts w:eastAsia="DFKai-SB"/>
                <w:color w:val="000000" w:themeColor="text1"/>
              </w:rPr>
            </w:pPr>
          </w:p>
        </w:tc>
        <w:tc>
          <w:tcPr>
            <w:tcW w:w="2041" w:type="dxa"/>
            <w:vAlign w:val="center"/>
          </w:tcPr>
          <w:p w14:paraId="54485D8C" w14:textId="77777777" w:rsidR="00733B3F" w:rsidRPr="002F2105" w:rsidRDefault="00733B3F" w:rsidP="002F2274">
            <w:pPr>
              <w:spacing w:before="200"/>
              <w:jc w:val="center"/>
              <w:rPr>
                <w:rFonts w:eastAsia="DFKai-SB"/>
                <w:color w:val="000000" w:themeColor="text1"/>
              </w:rPr>
            </w:pPr>
          </w:p>
        </w:tc>
        <w:tc>
          <w:tcPr>
            <w:tcW w:w="900" w:type="dxa"/>
            <w:vAlign w:val="center"/>
          </w:tcPr>
          <w:p w14:paraId="7739B54C" w14:textId="77777777" w:rsidR="00733B3F" w:rsidRPr="002F2105" w:rsidRDefault="00733B3F" w:rsidP="002F2274">
            <w:pPr>
              <w:spacing w:before="200"/>
              <w:jc w:val="center"/>
              <w:rPr>
                <w:rFonts w:eastAsia="DFKai-SB"/>
                <w:color w:val="000000" w:themeColor="text1"/>
              </w:rPr>
            </w:pPr>
          </w:p>
        </w:tc>
        <w:tc>
          <w:tcPr>
            <w:tcW w:w="2379" w:type="dxa"/>
            <w:vAlign w:val="center"/>
          </w:tcPr>
          <w:p w14:paraId="7BED24F5" w14:textId="77777777" w:rsidR="00733B3F" w:rsidRPr="002F2105" w:rsidRDefault="00733B3F" w:rsidP="002F2274">
            <w:pPr>
              <w:spacing w:before="200"/>
              <w:jc w:val="center"/>
              <w:rPr>
                <w:rFonts w:eastAsia="DFKai-SB"/>
                <w:color w:val="000000" w:themeColor="text1"/>
              </w:rPr>
            </w:pPr>
          </w:p>
        </w:tc>
        <w:tc>
          <w:tcPr>
            <w:tcW w:w="1540" w:type="dxa"/>
            <w:vAlign w:val="center"/>
          </w:tcPr>
          <w:p w14:paraId="53AFD10D" w14:textId="77777777" w:rsidR="00733B3F" w:rsidRPr="002F2105" w:rsidRDefault="00733B3F" w:rsidP="002F2274">
            <w:pPr>
              <w:spacing w:before="200"/>
              <w:jc w:val="center"/>
              <w:rPr>
                <w:rFonts w:eastAsia="DFKai-SB"/>
                <w:color w:val="000000" w:themeColor="text1"/>
              </w:rPr>
            </w:pPr>
          </w:p>
        </w:tc>
      </w:tr>
      <w:tr w:rsidR="002F2105" w:rsidRPr="002F2105" w14:paraId="2D99DD88" w14:textId="77777777" w:rsidTr="002F2274">
        <w:trPr>
          <w:trHeight w:hRule="exact" w:val="738"/>
          <w:jc w:val="center"/>
        </w:trPr>
        <w:tc>
          <w:tcPr>
            <w:tcW w:w="1769" w:type="dxa"/>
            <w:vAlign w:val="center"/>
          </w:tcPr>
          <w:p w14:paraId="12E35DD5" w14:textId="77777777" w:rsidR="00733B3F" w:rsidRPr="002F2105" w:rsidRDefault="00733B3F" w:rsidP="002F2274">
            <w:pPr>
              <w:spacing w:line="120" w:lineRule="exact"/>
              <w:jc w:val="center"/>
              <w:rPr>
                <w:rFonts w:eastAsia="DFKai-SB"/>
                <w:color w:val="000000" w:themeColor="text1"/>
                <w:sz w:val="28"/>
              </w:rPr>
            </w:pPr>
            <w:r w:rsidRPr="002F2105">
              <w:rPr>
                <w:rFonts w:eastAsia="DFKai-SB"/>
                <w:color w:val="000000" w:themeColor="text1"/>
                <w:sz w:val="28"/>
              </w:rPr>
              <w:t>.</w:t>
            </w:r>
          </w:p>
          <w:p w14:paraId="37937558" w14:textId="77777777" w:rsidR="00733B3F" w:rsidRPr="002F2105" w:rsidRDefault="00733B3F" w:rsidP="002F2274">
            <w:pPr>
              <w:spacing w:line="120" w:lineRule="exact"/>
              <w:jc w:val="center"/>
              <w:rPr>
                <w:rFonts w:eastAsia="DFKai-SB"/>
                <w:color w:val="000000" w:themeColor="text1"/>
                <w:sz w:val="28"/>
              </w:rPr>
            </w:pPr>
            <w:r w:rsidRPr="002F2105">
              <w:rPr>
                <w:rFonts w:eastAsia="DFKai-SB"/>
                <w:color w:val="000000" w:themeColor="text1"/>
                <w:sz w:val="28"/>
              </w:rPr>
              <w:t>.</w:t>
            </w:r>
          </w:p>
          <w:p w14:paraId="2F0976F4" w14:textId="77777777" w:rsidR="00733B3F" w:rsidRPr="002F2105" w:rsidRDefault="00733B3F" w:rsidP="002F2274">
            <w:pPr>
              <w:spacing w:line="120" w:lineRule="exact"/>
              <w:jc w:val="center"/>
              <w:rPr>
                <w:rFonts w:eastAsia="DFKai-SB"/>
                <w:color w:val="000000" w:themeColor="text1"/>
                <w:sz w:val="28"/>
              </w:rPr>
            </w:pPr>
            <w:r w:rsidRPr="002F2105">
              <w:rPr>
                <w:rFonts w:eastAsia="DFKai-SB"/>
                <w:color w:val="000000" w:themeColor="text1"/>
                <w:sz w:val="28"/>
              </w:rPr>
              <w:t>.</w:t>
            </w:r>
          </w:p>
        </w:tc>
        <w:tc>
          <w:tcPr>
            <w:tcW w:w="1066" w:type="dxa"/>
            <w:vAlign w:val="center"/>
          </w:tcPr>
          <w:p w14:paraId="19253B25" w14:textId="77777777" w:rsidR="00733B3F" w:rsidRPr="002F2105" w:rsidRDefault="00733B3F" w:rsidP="002F2274">
            <w:pPr>
              <w:spacing w:before="200"/>
              <w:jc w:val="center"/>
              <w:rPr>
                <w:rFonts w:eastAsia="DFKai-SB"/>
                <w:color w:val="000000" w:themeColor="text1"/>
              </w:rPr>
            </w:pPr>
          </w:p>
        </w:tc>
        <w:tc>
          <w:tcPr>
            <w:tcW w:w="2041" w:type="dxa"/>
            <w:vAlign w:val="center"/>
          </w:tcPr>
          <w:p w14:paraId="445ABF60" w14:textId="77777777" w:rsidR="00733B3F" w:rsidRPr="002F2105" w:rsidRDefault="00733B3F" w:rsidP="002F2274">
            <w:pPr>
              <w:spacing w:before="200"/>
              <w:jc w:val="center"/>
              <w:rPr>
                <w:rFonts w:eastAsia="DFKai-SB"/>
                <w:color w:val="000000" w:themeColor="text1"/>
              </w:rPr>
            </w:pPr>
          </w:p>
        </w:tc>
        <w:tc>
          <w:tcPr>
            <w:tcW w:w="900" w:type="dxa"/>
            <w:vAlign w:val="center"/>
          </w:tcPr>
          <w:p w14:paraId="686CA3E8" w14:textId="77777777" w:rsidR="00733B3F" w:rsidRPr="002F2105" w:rsidRDefault="00733B3F" w:rsidP="002F2274">
            <w:pPr>
              <w:spacing w:before="200"/>
              <w:jc w:val="center"/>
              <w:rPr>
                <w:rFonts w:eastAsia="DFKai-SB"/>
                <w:color w:val="000000" w:themeColor="text1"/>
              </w:rPr>
            </w:pPr>
          </w:p>
        </w:tc>
        <w:tc>
          <w:tcPr>
            <w:tcW w:w="2379" w:type="dxa"/>
            <w:vAlign w:val="center"/>
          </w:tcPr>
          <w:p w14:paraId="2AD8F9E9" w14:textId="77777777" w:rsidR="00733B3F" w:rsidRPr="002F2105" w:rsidRDefault="00733B3F" w:rsidP="002F2274">
            <w:pPr>
              <w:spacing w:before="200"/>
              <w:jc w:val="center"/>
              <w:rPr>
                <w:rFonts w:eastAsia="DFKai-SB"/>
                <w:color w:val="000000" w:themeColor="text1"/>
              </w:rPr>
            </w:pPr>
          </w:p>
        </w:tc>
        <w:tc>
          <w:tcPr>
            <w:tcW w:w="1540" w:type="dxa"/>
            <w:vAlign w:val="center"/>
          </w:tcPr>
          <w:p w14:paraId="60F8386F" w14:textId="77777777" w:rsidR="00733B3F" w:rsidRPr="002F2105" w:rsidRDefault="00733B3F" w:rsidP="002F2274">
            <w:pPr>
              <w:spacing w:before="200"/>
              <w:jc w:val="center"/>
              <w:rPr>
                <w:rFonts w:eastAsia="DFKai-SB"/>
                <w:color w:val="000000" w:themeColor="text1"/>
              </w:rPr>
            </w:pPr>
          </w:p>
        </w:tc>
      </w:tr>
      <w:tr w:rsidR="002F2105" w:rsidRPr="002F2105" w14:paraId="0610AB1E" w14:textId="77777777" w:rsidTr="002F2274">
        <w:trPr>
          <w:cantSplit/>
          <w:trHeight w:hRule="exact" w:val="680"/>
          <w:jc w:val="center"/>
        </w:trPr>
        <w:tc>
          <w:tcPr>
            <w:tcW w:w="8155" w:type="dxa"/>
            <w:gridSpan w:val="5"/>
            <w:vAlign w:val="center"/>
          </w:tcPr>
          <w:p w14:paraId="02D470C5" w14:textId="77777777" w:rsidR="00733B3F" w:rsidRPr="002F2105" w:rsidRDefault="00733B3F" w:rsidP="002F2274">
            <w:pPr>
              <w:spacing w:line="240" w:lineRule="atLeast"/>
              <w:jc w:val="center"/>
              <w:rPr>
                <w:rFonts w:eastAsia="DFKai-SB"/>
                <w:color w:val="000000" w:themeColor="text1"/>
                <w:sz w:val="28"/>
              </w:rPr>
            </w:pPr>
            <w:r w:rsidRPr="002F2105">
              <w:rPr>
                <w:rFonts w:eastAsia="DFKai-SB" w:hint="eastAsia"/>
                <w:color w:val="000000" w:themeColor="text1"/>
                <w:sz w:val="28"/>
              </w:rPr>
              <w:t>合計</w:t>
            </w:r>
          </w:p>
          <w:p w14:paraId="2AF6D82F" w14:textId="77777777" w:rsidR="00733B3F" w:rsidRPr="002F2105" w:rsidRDefault="00733B3F" w:rsidP="002F2274">
            <w:pPr>
              <w:spacing w:before="200"/>
              <w:jc w:val="center"/>
              <w:rPr>
                <w:rFonts w:eastAsia="DFKai-SB"/>
                <w:color w:val="000000" w:themeColor="text1"/>
              </w:rPr>
            </w:pPr>
          </w:p>
        </w:tc>
        <w:tc>
          <w:tcPr>
            <w:tcW w:w="1540" w:type="dxa"/>
            <w:vAlign w:val="center"/>
          </w:tcPr>
          <w:p w14:paraId="5AD059C4" w14:textId="77777777" w:rsidR="00733B3F" w:rsidRPr="002F2105" w:rsidRDefault="00733B3F" w:rsidP="002F2274">
            <w:pPr>
              <w:spacing w:before="200"/>
              <w:jc w:val="center"/>
              <w:rPr>
                <w:rFonts w:eastAsia="DFKai-SB"/>
                <w:color w:val="000000" w:themeColor="text1"/>
              </w:rPr>
            </w:pPr>
          </w:p>
        </w:tc>
      </w:tr>
    </w:tbl>
    <w:p w14:paraId="48815B7D" w14:textId="77777777" w:rsidR="00733B3F" w:rsidRPr="002F2105" w:rsidRDefault="00733B3F" w:rsidP="009D7779">
      <w:pPr>
        <w:numPr>
          <w:ilvl w:val="0"/>
          <w:numId w:val="12"/>
        </w:numPr>
        <w:spacing w:beforeLines="50" w:before="180" w:line="320" w:lineRule="exact"/>
        <w:rPr>
          <w:rFonts w:eastAsia="DFKai-SB"/>
          <w:color w:val="000000" w:themeColor="text1"/>
        </w:rPr>
      </w:pPr>
      <w:r w:rsidRPr="002F2105">
        <w:rPr>
          <w:rFonts w:eastAsia="DFKai-SB" w:hint="eastAsia"/>
          <w:color w:val="000000" w:themeColor="text1"/>
        </w:rPr>
        <w:t>整合型研究計畫重點說明：</w:t>
      </w:r>
      <w:r w:rsidR="00541EDA" w:rsidRPr="002F2105">
        <w:rPr>
          <w:rFonts w:eastAsia="DFKai-SB"/>
          <w:color w:val="000000" w:themeColor="text1"/>
        </w:rPr>
        <w:t>(</w:t>
      </w:r>
      <w:r w:rsidR="00541EDA" w:rsidRPr="002F2105">
        <w:rPr>
          <w:rFonts w:eastAsia="DFKai-SB" w:hint="eastAsia"/>
          <w:b/>
          <w:color w:val="000000" w:themeColor="text1"/>
          <w:highlight w:val="yellow"/>
        </w:rPr>
        <w:t>由總計畫團隊提供說明，各子計畫補充</w:t>
      </w:r>
      <w:r w:rsidR="00541EDA" w:rsidRPr="002F2105">
        <w:rPr>
          <w:rFonts w:eastAsia="DFKai-SB"/>
          <w:b/>
          <w:color w:val="000000" w:themeColor="text1"/>
          <w:highlight w:val="yellow"/>
        </w:rPr>
        <w:t>)</w:t>
      </w:r>
      <w:r w:rsidRPr="002F2105">
        <w:rPr>
          <w:rFonts w:eastAsia="DFKai-SB"/>
          <w:color w:val="000000" w:themeColor="text1"/>
        </w:rPr>
        <w:br/>
      </w:r>
      <w:r w:rsidRPr="002F2105">
        <w:rPr>
          <w:rFonts w:eastAsia="DFKai-SB" w:hint="eastAsia"/>
          <w:color w:val="000000" w:themeColor="text1"/>
        </w:rPr>
        <w:t>請就下列各點分項述明：</w:t>
      </w:r>
    </w:p>
    <w:p w14:paraId="259FB017" w14:textId="77777777" w:rsidR="00733B3F" w:rsidRPr="002F2105" w:rsidRDefault="00733B3F" w:rsidP="009D7779">
      <w:pPr>
        <w:numPr>
          <w:ilvl w:val="1"/>
          <w:numId w:val="12"/>
        </w:numPr>
        <w:spacing w:line="320" w:lineRule="exact"/>
        <w:ind w:rightChars="188" w:right="451"/>
        <w:jc w:val="both"/>
        <w:rPr>
          <w:rFonts w:eastAsia="DFKai-SB"/>
          <w:color w:val="000000" w:themeColor="text1"/>
        </w:rPr>
      </w:pPr>
      <w:r w:rsidRPr="002F2105">
        <w:rPr>
          <w:rFonts w:eastAsia="DFKai-SB"/>
          <w:color w:val="000000" w:themeColor="text1"/>
        </w:rPr>
        <w:t>整合之必要性：包括總體目標、整體分工合作架構及各子計畫間之相關性與整合程度。</w:t>
      </w:r>
    </w:p>
    <w:p w14:paraId="7A33287C" w14:textId="77777777" w:rsidR="00733B3F" w:rsidRPr="002F2105" w:rsidRDefault="00733B3F" w:rsidP="009D7779">
      <w:pPr>
        <w:numPr>
          <w:ilvl w:val="1"/>
          <w:numId w:val="12"/>
        </w:numPr>
        <w:spacing w:line="320" w:lineRule="exact"/>
        <w:ind w:rightChars="188" w:right="451"/>
        <w:jc w:val="both"/>
        <w:rPr>
          <w:rFonts w:eastAsia="DFKai-SB"/>
          <w:color w:val="000000" w:themeColor="text1"/>
        </w:rPr>
      </w:pPr>
      <w:r w:rsidRPr="002F2105">
        <w:rPr>
          <w:rFonts w:eastAsia="DFKai-SB"/>
          <w:color w:val="000000" w:themeColor="text1"/>
        </w:rPr>
        <w:t>人力配合度：包括總計畫主持人協調領導能力、各子計畫主持人之專業能力及合作諧和性。</w:t>
      </w:r>
    </w:p>
    <w:p w14:paraId="17A51DDA" w14:textId="77777777" w:rsidR="00733B3F" w:rsidRPr="002F2105" w:rsidRDefault="00733B3F" w:rsidP="009D7779">
      <w:pPr>
        <w:numPr>
          <w:ilvl w:val="1"/>
          <w:numId w:val="12"/>
        </w:numPr>
        <w:spacing w:line="320" w:lineRule="exact"/>
        <w:ind w:rightChars="188" w:right="451"/>
        <w:jc w:val="both"/>
        <w:rPr>
          <w:rFonts w:eastAsia="DFKai-SB"/>
          <w:color w:val="000000" w:themeColor="text1"/>
        </w:rPr>
      </w:pPr>
      <w:r w:rsidRPr="002F2105">
        <w:rPr>
          <w:rFonts w:eastAsia="DFKai-SB"/>
          <w:color w:val="000000" w:themeColor="text1"/>
        </w:rPr>
        <w:t>資源之整合：包括各子計畫所需各項儀器設備之共用情況及研究經驗與成果交流情況。</w:t>
      </w:r>
    </w:p>
    <w:p w14:paraId="3476F0F7" w14:textId="77777777" w:rsidR="00733B3F" w:rsidRPr="002F2105" w:rsidRDefault="00733B3F" w:rsidP="009D7779">
      <w:pPr>
        <w:numPr>
          <w:ilvl w:val="1"/>
          <w:numId w:val="12"/>
        </w:numPr>
        <w:spacing w:line="320" w:lineRule="exact"/>
        <w:ind w:rightChars="188" w:right="451"/>
        <w:jc w:val="both"/>
        <w:rPr>
          <w:rFonts w:eastAsia="DFKai-SB"/>
          <w:color w:val="000000" w:themeColor="text1"/>
        </w:rPr>
      </w:pPr>
      <w:r w:rsidRPr="002F2105">
        <w:rPr>
          <w:rFonts w:eastAsia="DFKai-SB"/>
          <w:color w:val="000000" w:themeColor="text1"/>
        </w:rPr>
        <w:t>申請機構或其他單位之配合度。</w:t>
      </w:r>
    </w:p>
    <w:p w14:paraId="5206F31E" w14:textId="77777777" w:rsidR="00733B3F" w:rsidRPr="002F2105" w:rsidRDefault="00733B3F" w:rsidP="009D7779">
      <w:pPr>
        <w:numPr>
          <w:ilvl w:val="1"/>
          <w:numId w:val="12"/>
        </w:numPr>
        <w:spacing w:line="320" w:lineRule="exact"/>
        <w:ind w:rightChars="188" w:right="451"/>
        <w:jc w:val="both"/>
        <w:rPr>
          <w:rFonts w:eastAsia="DFKai-SB"/>
          <w:color w:val="000000" w:themeColor="text1"/>
        </w:rPr>
      </w:pPr>
      <w:r w:rsidRPr="002F2105">
        <w:rPr>
          <w:rFonts w:eastAsia="DFKai-SB"/>
          <w:color w:val="000000" w:themeColor="text1"/>
        </w:rPr>
        <w:t>預期綜合效益。</w:t>
      </w:r>
    </w:p>
    <w:p w14:paraId="6FA9B95C" w14:textId="77777777" w:rsidR="00733B3F" w:rsidRPr="002F2105" w:rsidRDefault="00733B3F" w:rsidP="00733B3F">
      <w:pPr>
        <w:spacing w:line="360" w:lineRule="exact"/>
        <w:jc w:val="both"/>
        <w:rPr>
          <w:rFonts w:eastAsia="DFKai-SB"/>
          <w:color w:val="000000" w:themeColor="text1"/>
        </w:rPr>
      </w:pPr>
    </w:p>
    <w:p w14:paraId="5D38FB1A" w14:textId="77777777" w:rsidR="00733B3F" w:rsidRPr="002F2105" w:rsidRDefault="00733B3F" w:rsidP="00733B3F">
      <w:pPr>
        <w:spacing w:line="240" w:lineRule="atLeast"/>
        <w:ind w:rightChars="165" w:right="396"/>
        <w:jc w:val="both"/>
        <w:rPr>
          <w:rFonts w:eastAsia="DFKai-SB"/>
          <w:color w:val="000000" w:themeColor="text1"/>
        </w:rPr>
      </w:pPr>
    </w:p>
    <w:p w14:paraId="6E05F7DF" w14:textId="77777777" w:rsidR="00733B3F" w:rsidRPr="002F2105" w:rsidRDefault="00733B3F" w:rsidP="00733B3F">
      <w:pPr>
        <w:ind w:leftChars="50" w:left="120"/>
        <w:rPr>
          <w:rFonts w:eastAsia="DFKai-SB"/>
          <w:color w:val="000000" w:themeColor="text1"/>
        </w:rPr>
      </w:pPr>
    </w:p>
    <w:p w14:paraId="760327A2" w14:textId="77777777" w:rsidR="00733B3F" w:rsidRPr="002F2105" w:rsidRDefault="00733B3F" w:rsidP="00733B3F">
      <w:pPr>
        <w:ind w:leftChars="50" w:left="120"/>
        <w:rPr>
          <w:rFonts w:eastAsia="DFKai-SB"/>
          <w:color w:val="000000" w:themeColor="text1"/>
        </w:rPr>
      </w:pPr>
    </w:p>
    <w:p w14:paraId="72147B58" w14:textId="77777777" w:rsidR="00733B3F" w:rsidRPr="002F2105" w:rsidRDefault="00733B3F" w:rsidP="00733B3F">
      <w:pPr>
        <w:ind w:leftChars="50" w:left="120"/>
        <w:rPr>
          <w:rFonts w:eastAsia="DFKai-SB"/>
          <w:color w:val="000000" w:themeColor="text1"/>
        </w:rPr>
      </w:pPr>
    </w:p>
    <w:p w14:paraId="16CCC4CD" w14:textId="77777777" w:rsidR="00733B3F" w:rsidRPr="002F2105" w:rsidRDefault="00733B3F" w:rsidP="00733B3F">
      <w:pPr>
        <w:ind w:leftChars="50" w:left="120"/>
        <w:rPr>
          <w:rFonts w:eastAsia="DFKai-SB"/>
          <w:color w:val="000000" w:themeColor="text1"/>
        </w:rPr>
      </w:pPr>
    </w:p>
    <w:p w14:paraId="48A69A41" w14:textId="77777777" w:rsidR="00733B3F" w:rsidRPr="002F2105" w:rsidRDefault="00733B3F" w:rsidP="00733B3F">
      <w:pPr>
        <w:ind w:leftChars="50" w:left="120"/>
        <w:rPr>
          <w:rFonts w:eastAsia="DFKai-SB"/>
          <w:color w:val="000000" w:themeColor="text1"/>
        </w:rPr>
      </w:pPr>
    </w:p>
    <w:p w14:paraId="3A7888C7" w14:textId="77777777" w:rsidR="00733B3F" w:rsidRPr="002F2105" w:rsidRDefault="00733B3F" w:rsidP="00733B3F">
      <w:pPr>
        <w:ind w:leftChars="50" w:left="120"/>
        <w:rPr>
          <w:rFonts w:eastAsia="DFKai-SB"/>
          <w:color w:val="000000" w:themeColor="text1"/>
        </w:rPr>
      </w:pPr>
    </w:p>
    <w:p w14:paraId="3D2419FA" w14:textId="77777777" w:rsidR="00733B3F" w:rsidRPr="002F2105" w:rsidRDefault="00733B3F" w:rsidP="00733B3F">
      <w:pPr>
        <w:ind w:leftChars="50" w:left="120"/>
        <w:rPr>
          <w:rFonts w:eastAsia="DFKai-SB"/>
          <w:color w:val="000000" w:themeColor="text1"/>
        </w:rPr>
      </w:pPr>
    </w:p>
    <w:p w14:paraId="2D0563F0" w14:textId="77777777" w:rsidR="00733B3F" w:rsidRPr="002F2105" w:rsidRDefault="00733B3F" w:rsidP="00733B3F">
      <w:pPr>
        <w:ind w:leftChars="50" w:left="120"/>
        <w:rPr>
          <w:rFonts w:eastAsia="DFKai-SB"/>
          <w:color w:val="000000" w:themeColor="text1"/>
        </w:rPr>
      </w:pPr>
    </w:p>
    <w:p w14:paraId="42D7B90B" w14:textId="77777777" w:rsidR="00733B3F" w:rsidRPr="002F2105" w:rsidRDefault="00733B3F" w:rsidP="00733B3F">
      <w:pPr>
        <w:ind w:leftChars="50" w:left="120"/>
        <w:rPr>
          <w:rFonts w:eastAsia="DFKai-SB"/>
          <w:color w:val="000000" w:themeColor="text1"/>
        </w:rPr>
      </w:pPr>
    </w:p>
    <w:p w14:paraId="68E2A014" w14:textId="77777777" w:rsidR="00733B3F" w:rsidRPr="002F2105" w:rsidRDefault="00733B3F" w:rsidP="00733B3F">
      <w:pPr>
        <w:rPr>
          <w:rFonts w:eastAsia="DFKai-SB"/>
          <w:color w:val="000000" w:themeColor="text1"/>
        </w:rPr>
      </w:pPr>
    </w:p>
    <w:p w14:paraId="59240B3C"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sz w:val="20"/>
          <w:szCs w:val="20"/>
        </w:rPr>
      </w:pPr>
      <w:r w:rsidRPr="002F2105">
        <w:rPr>
          <w:rFonts w:eastAsia="DFKai-SB" w:hint="eastAsia"/>
          <w:color w:val="000000" w:themeColor="text1"/>
          <w:u w:val="single"/>
        </w:rPr>
        <w:lastRenderedPageBreak/>
        <w:t>表</w:t>
      </w:r>
      <w:r w:rsidRPr="002F2105">
        <w:rPr>
          <w:rFonts w:eastAsia="DFKai-SB"/>
          <w:color w:val="000000" w:themeColor="text1"/>
          <w:u w:val="single"/>
        </w:rPr>
        <w:t>CM04</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56CFF32F" w14:textId="77777777" w:rsidR="00733B3F" w:rsidRPr="002F2105" w:rsidRDefault="00733B3F" w:rsidP="00733B3F">
      <w:pPr>
        <w:rPr>
          <w:rFonts w:eastAsia="DFKai-SB"/>
          <w:color w:val="000000" w:themeColor="text1"/>
        </w:rPr>
      </w:pPr>
      <w:r w:rsidRPr="002F2105">
        <w:rPr>
          <w:rFonts w:eastAsia="DFKai-SB" w:hint="eastAsia"/>
          <w:b/>
          <w:bCs/>
          <w:color w:val="000000" w:themeColor="text1"/>
          <w:sz w:val="28"/>
        </w:rPr>
        <w:t>五、申請補助經費：</w:t>
      </w:r>
      <w:r w:rsidR="006F13AE" w:rsidRPr="002F2105">
        <w:rPr>
          <w:rFonts w:eastAsia="DFKai-SB" w:hint="eastAsia"/>
          <w:b/>
          <w:bCs/>
          <w:color w:val="000000" w:themeColor="text1"/>
          <w:sz w:val="28"/>
          <w:szCs w:val="28"/>
          <w:shd w:val="clear" w:color="auto" w:fill="FFFF00"/>
        </w:rPr>
        <w:t>總計畫提供</w:t>
      </w:r>
    </w:p>
    <w:p w14:paraId="02B12B9E" w14:textId="77777777" w:rsidR="00733B3F" w:rsidRPr="002F2105" w:rsidRDefault="00733B3F" w:rsidP="009D7779">
      <w:pPr>
        <w:numPr>
          <w:ilvl w:val="0"/>
          <w:numId w:val="21"/>
        </w:numPr>
        <w:spacing w:line="280" w:lineRule="exact"/>
        <w:jc w:val="both"/>
        <w:rPr>
          <w:rFonts w:eastAsia="DFKai-SB"/>
          <w:color w:val="000000" w:themeColor="text1"/>
        </w:rPr>
      </w:pPr>
      <w:r w:rsidRPr="002F2105">
        <w:rPr>
          <w:rFonts w:eastAsia="DFKai-SB"/>
          <w:color w:val="000000" w:themeColor="text1"/>
        </w:rPr>
        <w:t>請將本計畫申請書之第</w:t>
      </w:r>
      <w:r w:rsidRPr="002F2105">
        <w:rPr>
          <w:rFonts w:eastAsia="DFKai-SB" w:hint="eastAsia"/>
          <w:color w:val="000000" w:themeColor="text1"/>
          <w:u w:val="single"/>
        </w:rPr>
        <w:t>七</w:t>
      </w:r>
      <w:r w:rsidRPr="002F2105">
        <w:rPr>
          <w:rFonts w:eastAsia="DFKai-SB"/>
          <w:color w:val="000000" w:themeColor="text1"/>
        </w:rPr>
        <w:t>項</w:t>
      </w:r>
      <w:r w:rsidRPr="002F2105">
        <w:rPr>
          <w:rFonts w:eastAsia="DFKai-SB"/>
          <w:color w:val="000000" w:themeColor="text1"/>
        </w:rPr>
        <w:t>(</w:t>
      </w:r>
      <w:r w:rsidRPr="002F2105">
        <w:rPr>
          <w:rFonts w:eastAsia="DFKai-SB"/>
          <w:color w:val="000000" w:themeColor="text1"/>
        </w:rPr>
        <w:t>表</w:t>
      </w:r>
      <w:r w:rsidRPr="002F2105">
        <w:rPr>
          <w:rFonts w:eastAsia="DFKai-SB"/>
          <w:color w:val="000000" w:themeColor="text1"/>
          <w:u w:val="single"/>
        </w:rPr>
        <w:t>CM07</w:t>
      </w:r>
      <w:r w:rsidRPr="002F2105">
        <w:rPr>
          <w:rFonts w:eastAsia="DFKai-SB"/>
          <w:color w:val="000000" w:themeColor="text1"/>
        </w:rPr>
        <w:t>)</w:t>
      </w:r>
      <w:r w:rsidRPr="002F2105">
        <w:rPr>
          <w:rFonts w:eastAsia="DFKai-SB"/>
          <w:color w:val="000000" w:themeColor="text1"/>
        </w:rPr>
        <w:t>、第</w:t>
      </w:r>
      <w:r w:rsidRPr="002F2105">
        <w:rPr>
          <w:rFonts w:eastAsia="DFKai-SB" w:hint="eastAsia"/>
          <w:color w:val="000000" w:themeColor="text1"/>
          <w:u w:val="single"/>
        </w:rPr>
        <w:t>八</w:t>
      </w:r>
      <w:r w:rsidRPr="002F2105">
        <w:rPr>
          <w:rFonts w:eastAsia="DFKai-SB"/>
          <w:color w:val="000000" w:themeColor="text1"/>
        </w:rPr>
        <w:t>項</w:t>
      </w:r>
      <w:r w:rsidRPr="002F2105">
        <w:rPr>
          <w:rFonts w:eastAsia="DFKai-SB"/>
          <w:color w:val="000000" w:themeColor="text1"/>
        </w:rPr>
        <w:t>(</w:t>
      </w:r>
      <w:r w:rsidRPr="002F2105">
        <w:rPr>
          <w:rFonts w:eastAsia="DFKai-SB"/>
          <w:color w:val="000000" w:themeColor="text1"/>
        </w:rPr>
        <w:t>表</w:t>
      </w:r>
      <w:r w:rsidRPr="002F2105">
        <w:rPr>
          <w:rFonts w:eastAsia="DFKai-SB"/>
          <w:color w:val="000000" w:themeColor="text1"/>
          <w:u w:val="single"/>
        </w:rPr>
        <w:t>CM08</w:t>
      </w:r>
      <w:r w:rsidRPr="002F2105">
        <w:rPr>
          <w:rFonts w:eastAsia="DFKai-SB"/>
          <w:color w:val="000000" w:themeColor="text1"/>
        </w:rPr>
        <w:t>)</w:t>
      </w:r>
      <w:r w:rsidRPr="002F2105">
        <w:rPr>
          <w:rFonts w:eastAsia="DFKai-SB"/>
          <w:color w:val="000000" w:themeColor="text1"/>
        </w:rPr>
        <w:t>、第</w:t>
      </w:r>
      <w:r w:rsidRPr="002F2105">
        <w:rPr>
          <w:rFonts w:eastAsia="DFKai-SB" w:hint="eastAsia"/>
          <w:color w:val="000000" w:themeColor="text1"/>
          <w:u w:val="single"/>
        </w:rPr>
        <w:t>九</w:t>
      </w:r>
      <w:r w:rsidRPr="002F2105">
        <w:rPr>
          <w:rFonts w:eastAsia="DFKai-SB"/>
          <w:color w:val="000000" w:themeColor="text1"/>
        </w:rPr>
        <w:t>項</w:t>
      </w:r>
      <w:r w:rsidRPr="002F2105">
        <w:rPr>
          <w:rFonts w:eastAsia="DFKai-SB"/>
          <w:color w:val="000000" w:themeColor="text1"/>
        </w:rPr>
        <w:t>(</w:t>
      </w:r>
      <w:r w:rsidRPr="002F2105">
        <w:rPr>
          <w:rFonts w:eastAsia="DFKai-SB"/>
          <w:color w:val="000000" w:themeColor="text1"/>
        </w:rPr>
        <w:t>表</w:t>
      </w:r>
      <w:r w:rsidRPr="002F2105">
        <w:rPr>
          <w:rFonts w:eastAsia="DFKai-SB"/>
          <w:color w:val="000000" w:themeColor="text1"/>
          <w:u w:val="single"/>
        </w:rPr>
        <w:t>CM09</w:t>
      </w:r>
      <w:r w:rsidRPr="002F2105">
        <w:rPr>
          <w:rFonts w:eastAsia="DFKai-SB"/>
          <w:color w:val="000000" w:themeColor="text1"/>
        </w:rPr>
        <w:t>)</w:t>
      </w:r>
      <w:r w:rsidRPr="002F2105">
        <w:rPr>
          <w:rFonts w:eastAsia="DFKai-SB"/>
          <w:color w:val="000000" w:themeColor="text1"/>
        </w:rPr>
        <w:t>、第</w:t>
      </w:r>
      <w:r w:rsidRPr="002F2105">
        <w:rPr>
          <w:rFonts w:eastAsia="DFKai-SB" w:hint="eastAsia"/>
          <w:color w:val="000000" w:themeColor="text1"/>
          <w:u w:val="single"/>
        </w:rPr>
        <w:t>十</w:t>
      </w:r>
      <w:r w:rsidRPr="002F2105">
        <w:rPr>
          <w:rFonts w:eastAsia="DFKai-SB"/>
          <w:color w:val="000000" w:themeColor="text1"/>
        </w:rPr>
        <w:t>項</w:t>
      </w:r>
      <w:r w:rsidRPr="002F2105">
        <w:rPr>
          <w:rFonts w:eastAsia="DFKai-SB"/>
          <w:color w:val="000000" w:themeColor="text1"/>
        </w:rPr>
        <w:t>(</w:t>
      </w:r>
      <w:r w:rsidRPr="002F2105">
        <w:rPr>
          <w:rFonts w:eastAsia="DFKai-SB"/>
          <w:color w:val="000000" w:themeColor="text1"/>
        </w:rPr>
        <w:t>表</w:t>
      </w:r>
      <w:r w:rsidRPr="002F2105">
        <w:rPr>
          <w:rFonts w:eastAsia="DFKai-SB"/>
          <w:color w:val="000000" w:themeColor="text1"/>
          <w:u w:val="single"/>
        </w:rPr>
        <w:t>CM10</w:t>
      </w:r>
      <w:r w:rsidRPr="002F2105">
        <w:rPr>
          <w:rFonts w:eastAsia="DFKai-SB"/>
          <w:color w:val="000000" w:themeColor="text1"/>
        </w:rPr>
        <w:t>)</w:t>
      </w:r>
      <w:r w:rsidRPr="002F2105">
        <w:rPr>
          <w:rFonts w:eastAsia="DFKai-SB"/>
          <w:color w:val="000000" w:themeColor="text1"/>
        </w:rPr>
        <w:t>、第</w:t>
      </w:r>
      <w:r w:rsidRPr="002F2105">
        <w:rPr>
          <w:rFonts w:eastAsia="DFKai-SB" w:hint="eastAsia"/>
          <w:color w:val="000000" w:themeColor="text1"/>
          <w:u w:val="single"/>
        </w:rPr>
        <w:t>十一</w:t>
      </w:r>
      <w:r w:rsidRPr="002F2105">
        <w:rPr>
          <w:rFonts w:eastAsia="DFKai-SB"/>
          <w:color w:val="000000" w:themeColor="text1"/>
        </w:rPr>
        <w:t>項</w:t>
      </w:r>
      <w:r w:rsidRPr="002F2105">
        <w:rPr>
          <w:rFonts w:eastAsia="DFKai-SB"/>
          <w:color w:val="000000" w:themeColor="text1"/>
        </w:rPr>
        <w:t>(</w:t>
      </w:r>
      <w:r w:rsidRPr="002F2105">
        <w:rPr>
          <w:rFonts w:eastAsia="DFKai-SB"/>
          <w:color w:val="000000" w:themeColor="text1"/>
        </w:rPr>
        <w:t>表</w:t>
      </w:r>
      <w:r w:rsidRPr="002F2105">
        <w:rPr>
          <w:rFonts w:eastAsia="DFKai-SB"/>
          <w:color w:val="000000" w:themeColor="text1"/>
          <w:u w:val="single"/>
        </w:rPr>
        <w:t>CM11</w:t>
      </w:r>
      <w:r w:rsidRPr="002F2105">
        <w:rPr>
          <w:rFonts w:eastAsia="DFKai-SB"/>
          <w:color w:val="000000" w:themeColor="text1"/>
        </w:rPr>
        <w:t xml:space="preserve">) </w:t>
      </w:r>
      <w:r w:rsidRPr="002F2105">
        <w:rPr>
          <w:rFonts w:eastAsia="DFKai-SB"/>
          <w:color w:val="000000" w:themeColor="text1"/>
        </w:rPr>
        <w:t>、第</w:t>
      </w:r>
      <w:r w:rsidRPr="002F2105">
        <w:rPr>
          <w:rFonts w:eastAsia="DFKai-SB" w:hint="eastAsia"/>
          <w:color w:val="000000" w:themeColor="text1"/>
          <w:u w:val="single"/>
        </w:rPr>
        <w:t>十二</w:t>
      </w:r>
      <w:r w:rsidRPr="002F2105">
        <w:rPr>
          <w:rFonts w:eastAsia="DFKai-SB"/>
          <w:color w:val="000000" w:themeColor="text1"/>
        </w:rPr>
        <w:t>項</w:t>
      </w:r>
      <w:r w:rsidRPr="002F2105">
        <w:rPr>
          <w:rFonts w:eastAsia="DFKai-SB"/>
          <w:color w:val="000000" w:themeColor="text1"/>
        </w:rPr>
        <w:t>(</w:t>
      </w:r>
      <w:r w:rsidRPr="002F2105">
        <w:rPr>
          <w:rFonts w:eastAsia="DFKai-SB"/>
          <w:color w:val="000000" w:themeColor="text1"/>
        </w:rPr>
        <w:t>表</w:t>
      </w:r>
      <w:r w:rsidRPr="002F2105">
        <w:rPr>
          <w:rFonts w:eastAsia="DFKai-SB"/>
          <w:color w:val="000000" w:themeColor="text1"/>
          <w:u w:val="single"/>
        </w:rPr>
        <w:t>CM12\CM12-1</w:t>
      </w:r>
      <w:r w:rsidRPr="002F2105">
        <w:rPr>
          <w:rFonts w:eastAsia="DFKai-SB"/>
          <w:color w:val="000000" w:themeColor="text1"/>
        </w:rPr>
        <w:t>)</w:t>
      </w:r>
      <w:r w:rsidRPr="002F2105">
        <w:rPr>
          <w:rFonts w:eastAsia="DFKai-SB"/>
          <w:color w:val="000000" w:themeColor="text1"/>
        </w:rPr>
        <w:t>所列費用個別加總後，分別填入「研究人力費」、「</w:t>
      </w:r>
      <w:r w:rsidRPr="002F2105">
        <w:rPr>
          <w:rFonts w:eastAsia="DFKai-SB"/>
          <w:color w:val="000000" w:themeColor="text1"/>
          <w:spacing w:val="-6"/>
        </w:rPr>
        <w:t>耗材、</w:t>
      </w:r>
      <w:r w:rsidRPr="002F2105">
        <w:rPr>
          <w:rFonts w:eastAsia="DFKai-SB"/>
          <w:color w:val="000000" w:themeColor="text1"/>
          <w:sz w:val="22"/>
        </w:rPr>
        <w:t>物品、圖書</w:t>
      </w:r>
      <w:r w:rsidRPr="002F2105">
        <w:rPr>
          <w:rFonts w:eastAsia="DFKai-SB"/>
          <w:color w:val="000000" w:themeColor="text1"/>
          <w:spacing w:val="-6"/>
        </w:rPr>
        <w:t>及雜項費用</w:t>
      </w:r>
      <w:r w:rsidRPr="002F2105">
        <w:rPr>
          <w:rFonts w:eastAsia="DFKai-SB"/>
          <w:color w:val="000000" w:themeColor="text1"/>
        </w:rPr>
        <w:t>」、「國外學者來臺費用」、「研究設備費」、「國外差旅費</w:t>
      </w:r>
      <w:r w:rsidRPr="002F2105">
        <w:rPr>
          <w:rFonts w:eastAsia="DFKai-SB"/>
          <w:color w:val="000000" w:themeColor="text1"/>
        </w:rPr>
        <w:t>-</w:t>
      </w:r>
      <w:r w:rsidRPr="002F2105">
        <w:rPr>
          <w:rFonts w:eastAsia="DFKai-SB" w:hint="eastAsia"/>
          <w:color w:val="000000" w:themeColor="text1"/>
        </w:rPr>
        <w:t>執行國際合作與</w:t>
      </w:r>
      <w:r w:rsidRPr="002F2105">
        <w:rPr>
          <w:rFonts w:eastAsia="DFKai-SB"/>
          <w:color w:val="000000" w:themeColor="text1"/>
        </w:rPr>
        <w:t>移地研究」及「國外差旅費</w:t>
      </w:r>
      <w:r w:rsidRPr="002F2105">
        <w:rPr>
          <w:rFonts w:eastAsia="DFKai-SB"/>
          <w:color w:val="000000" w:themeColor="text1"/>
        </w:rPr>
        <w:t>-</w:t>
      </w:r>
      <w:r w:rsidRPr="002F2105">
        <w:rPr>
          <w:rFonts w:eastAsia="DFKai-SB"/>
          <w:color w:val="000000" w:themeColor="text1"/>
        </w:rPr>
        <w:t>出席國際學術會議」</w:t>
      </w:r>
      <w:r w:rsidRPr="002F2105">
        <w:rPr>
          <w:rFonts w:eastAsia="DFKai-SB" w:hint="eastAsia"/>
          <w:color w:val="000000" w:themeColor="text1"/>
        </w:rPr>
        <w:t>等</w:t>
      </w:r>
      <w:r w:rsidRPr="002F2105">
        <w:rPr>
          <w:rFonts w:eastAsia="DFKai-SB"/>
          <w:color w:val="000000" w:themeColor="text1"/>
        </w:rPr>
        <w:t>欄內。</w:t>
      </w:r>
    </w:p>
    <w:p w14:paraId="61E30232" w14:textId="77777777" w:rsidR="00733B3F" w:rsidRPr="002F2105" w:rsidRDefault="00733B3F" w:rsidP="009D7779">
      <w:pPr>
        <w:numPr>
          <w:ilvl w:val="0"/>
          <w:numId w:val="21"/>
        </w:numPr>
        <w:spacing w:line="280" w:lineRule="exact"/>
        <w:jc w:val="both"/>
        <w:rPr>
          <w:rFonts w:eastAsia="DFKai-SB"/>
          <w:color w:val="000000" w:themeColor="text1"/>
        </w:rPr>
      </w:pPr>
      <w:r w:rsidRPr="002F2105">
        <w:rPr>
          <w:rFonts w:eastAsia="DFKai-SB"/>
          <w:color w:val="000000" w:themeColor="text1"/>
        </w:rPr>
        <w:t>管理費為申請機構配合執行本計畫所需之費用，其計算方式係依本會規定核給補助管理費之項目費用總和及各申請機構管理費補助比例計算後直接產生，</w:t>
      </w:r>
      <w:r w:rsidRPr="002F2105">
        <w:rPr>
          <w:rFonts w:eastAsia="DFKai-SB" w:hint="eastAsia"/>
          <w:color w:val="000000" w:themeColor="text1"/>
        </w:rPr>
        <w:t>計畫主持</w:t>
      </w:r>
      <w:r w:rsidRPr="002F2105">
        <w:rPr>
          <w:rFonts w:eastAsia="DFKai-SB"/>
          <w:color w:val="000000" w:themeColor="text1"/>
        </w:rPr>
        <w:t>人不須填寫「管理費」欄。</w:t>
      </w:r>
    </w:p>
    <w:p w14:paraId="5CD8220A" w14:textId="77777777" w:rsidR="00733B3F" w:rsidRPr="002F2105" w:rsidRDefault="00733B3F" w:rsidP="009D7779">
      <w:pPr>
        <w:numPr>
          <w:ilvl w:val="0"/>
          <w:numId w:val="21"/>
        </w:numPr>
        <w:spacing w:line="280" w:lineRule="exact"/>
        <w:jc w:val="both"/>
        <w:rPr>
          <w:rFonts w:eastAsia="DFKai-SB"/>
          <w:color w:val="000000" w:themeColor="text1"/>
        </w:rPr>
      </w:pPr>
      <w:r w:rsidRPr="002F2105">
        <w:rPr>
          <w:rFonts w:eastAsia="DFKai-SB" w:hint="eastAsia"/>
          <w:color w:val="000000" w:themeColor="text1"/>
        </w:rPr>
        <w:t>依據本會「補助延攬客座科技人才作業要點」規定提出博士級研究人員申請，</w:t>
      </w:r>
      <w:r w:rsidRPr="002F2105">
        <w:rPr>
          <w:rFonts w:eastAsia="DFKai-SB"/>
          <w:color w:val="000000" w:themeColor="text1"/>
        </w:rPr>
        <w:t>請依各年度申請之名額填入下表，</w:t>
      </w:r>
      <w:r w:rsidRPr="002F2105">
        <w:rPr>
          <w:rFonts w:eastAsia="DFKai-SB"/>
          <w:bCs/>
          <w:color w:val="000000" w:themeColor="text1"/>
        </w:rPr>
        <w:t>如於申請時一併提出「補助延攬博士</w:t>
      </w:r>
      <w:r w:rsidRPr="002F2105">
        <w:rPr>
          <w:rFonts w:eastAsia="DFKai-SB" w:hint="eastAsia"/>
          <w:bCs/>
          <w:color w:val="000000" w:themeColor="text1"/>
        </w:rPr>
        <w:t>級</w:t>
      </w:r>
      <w:r w:rsidRPr="002F2105">
        <w:rPr>
          <w:rFonts w:eastAsia="DFKai-SB"/>
          <w:bCs/>
          <w:color w:val="000000" w:themeColor="text1"/>
        </w:rPr>
        <w:t>研究</w:t>
      </w:r>
      <w:r w:rsidRPr="002F2105">
        <w:rPr>
          <w:rFonts w:eastAsia="DFKai-SB" w:hint="eastAsia"/>
          <w:bCs/>
          <w:color w:val="000000" w:themeColor="text1"/>
        </w:rPr>
        <w:t>人員</w:t>
      </w:r>
      <w:r w:rsidRPr="002F2105">
        <w:rPr>
          <w:rFonts w:eastAsia="DFKai-SB"/>
          <w:bCs/>
          <w:color w:val="000000" w:themeColor="text1"/>
        </w:rPr>
        <w:t>員額</w:t>
      </w:r>
      <w:r w:rsidRPr="002F2105">
        <w:rPr>
          <w:rFonts w:eastAsia="DFKai-SB"/>
          <w:bCs/>
          <w:color w:val="000000" w:themeColor="text1"/>
        </w:rPr>
        <w:t>/</w:t>
      </w:r>
      <w:r w:rsidRPr="002F2105">
        <w:rPr>
          <w:rFonts w:eastAsia="DFKai-SB"/>
          <w:bCs/>
          <w:color w:val="000000" w:themeColor="text1"/>
        </w:rPr>
        <w:t>人才進用申請書」（表</w:t>
      </w:r>
      <w:r w:rsidRPr="002F2105">
        <w:rPr>
          <w:rFonts w:eastAsia="DFKai-SB"/>
          <w:bCs/>
          <w:color w:val="000000" w:themeColor="text1"/>
        </w:rPr>
        <w:t>CIF2101</w:t>
      </w:r>
      <w:r w:rsidRPr="002F2105">
        <w:rPr>
          <w:rFonts w:eastAsia="DFKai-SB"/>
          <w:bCs/>
          <w:color w:val="000000" w:themeColor="text1"/>
        </w:rPr>
        <w:t>、</w:t>
      </w:r>
      <w:r w:rsidRPr="002F2105">
        <w:rPr>
          <w:rFonts w:eastAsia="DFKai-SB"/>
          <w:bCs/>
          <w:color w:val="000000" w:themeColor="text1"/>
        </w:rPr>
        <w:t>CIF2102</w:t>
      </w:r>
      <w:r w:rsidRPr="002F2105">
        <w:rPr>
          <w:rFonts w:eastAsia="DFKai-SB"/>
          <w:bCs/>
          <w:color w:val="000000" w:themeColor="text1"/>
        </w:rPr>
        <w:t>），若計畫核定僅核定名額者應於提出合適人選後，另向本會提出進用申請，經審查通過後，始得進用該名</w:t>
      </w:r>
      <w:r w:rsidRPr="002F2105">
        <w:rPr>
          <w:rFonts w:eastAsia="DFKai-SB"/>
          <w:color w:val="000000" w:themeColor="text1"/>
        </w:rPr>
        <w:t>博士</w:t>
      </w:r>
      <w:r w:rsidRPr="002F2105">
        <w:rPr>
          <w:rFonts w:eastAsia="DFKai-SB" w:hint="eastAsia"/>
          <w:color w:val="000000" w:themeColor="text1"/>
        </w:rPr>
        <w:t>級</w:t>
      </w:r>
      <w:r w:rsidRPr="002F2105">
        <w:rPr>
          <w:rFonts w:eastAsia="DFKai-SB"/>
          <w:color w:val="000000" w:themeColor="text1"/>
        </w:rPr>
        <w:t>研究</w:t>
      </w:r>
      <w:r w:rsidRPr="002F2105">
        <w:rPr>
          <w:rFonts w:eastAsia="DFKai-SB" w:hint="eastAsia"/>
          <w:color w:val="000000" w:themeColor="text1"/>
        </w:rPr>
        <w:t>人員</w:t>
      </w:r>
      <w:r w:rsidRPr="002F2105">
        <w:rPr>
          <w:rFonts w:eastAsia="DFKai-SB"/>
          <w:bCs/>
          <w:color w:val="000000" w:themeColor="text1"/>
        </w:rPr>
        <w:t>。</w:t>
      </w:r>
    </w:p>
    <w:p w14:paraId="6A9EBD5C" w14:textId="77777777" w:rsidR="00733B3F" w:rsidRPr="002F2105" w:rsidRDefault="00733B3F" w:rsidP="009D7779">
      <w:pPr>
        <w:numPr>
          <w:ilvl w:val="0"/>
          <w:numId w:val="21"/>
        </w:numPr>
        <w:spacing w:line="280" w:lineRule="exact"/>
        <w:jc w:val="both"/>
        <w:rPr>
          <w:rFonts w:eastAsia="DFKai-SB"/>
          <w:bCs/>
          <w:color w:val="000000" w:themeColor="text1"/>
          <w:u w:val="single"/>
        </w:rPr>
      </w:pPr>
      <w:r w:rsidRPr="002F2105">
        <w:rPr>
          <w:rFonts w:eastAsia="DFKai-SB"/>
          <w:bCs/>
          <w:color w:val="000000" w:themeColor="text1"/>
        </w:rPr>
        <w:t>申請機構或其他單位（含</w:t>
      </w:r>
      <w:r w:rsidRPr="002F2105">
        <w:rPr>
          <w:rFonts w:eastAsia="DFKai-SB" w:hint="eastAsia"/>
          <w:bCs/>
          <w:color w:val="000000" w:themeColor="text1"/>
        </w:rPr>
        <w:t>國內外、大陸地區及港澳</w:t>
      </w:r>
      <w:r w:rsidRPr="002F2105">
        <w:rPr>
          <w:rFonts w:eastAsia="DFKai-SB"/>
          <w:bCs/>
          <w:color w:val="000000" w:themeColor="text1"/>
        </w:rPr>
        <w:t>）</w:t>
      </w:r>
      <w:r w:rsidRPr="002F2105">
        <w:rPr>
          <w:rFonts w:eastAsia="DFKai-SB" w:hint="eastAsia"/>
          <w:bCs/>
          <w:color w:val="000000" w:themeColor="text1"/>
        </w:rPr>
        <w:t>補助</w:t>
      </w:r>
      <w:r w:rsidRPr="002F2105">
        <w:rPr>
          <w:rFonts w:eastAsia="DFKai-SB"/>
          <w:bCs/>
          <w:color w:val="000000" w:themeColor="text1"/>
        </w:rPr>
        <w:t>項目，請檢附相關證明文件。</w:t>
      </w:r>
    </w:p>
    <w:p w14:paraId="66D3698E" w14:textId="77777777" w:rsidR="00733B3F" w:rsidRPr="002F2105" w:rsidRDefault="00733B3F" w:rsidP="00733B3F">
      <w:pPr>
        <w:spacing w:afterLines="20" w:after="72" w:line="300" w:lineRule="exact"/>
        <w:ind w:leftChars="175" w:left="8280" w:right="-67" w:hangingChars="3275" w:hanging="7860"/>
        <w:jc w:val="right"/>
        <w:rPr>
          <w:rFonts w:eastAsia="DFKai-SB"/>
          <w:color w:val="000000" w:themeColor="text1"/>
        </w:rPr>
      </w:pPr>
      <w:r w:rsidRPr="002F2105">
        <w:rPr>
          <w:rFonts w:eastAsia="DFKai-SB"/>
          <w:color w:val="000000" w:themeColor="text1"/>
        </w:rPr>
        <w:t xml:space="preserve">                       </w:t>
      </w:r>
      <w:r w:rsidRPr="002F2105">
        <w:rPr>
          <w:rFonts w:eastAsia="DFKai-SB" w:hint="eastAsia"/>
          <w:color w:val="000000" w:themeColor="text1"/>
        </w:rPr>
        <w:t xml:space="preserve">　　　　　</w:t>
      </w:r>
      <w:r w:rsidRPr="002F2105">
        <w:rPr>
          <w:rFonts w:eastAsia="DFKai-SB"/>
          <w:color w:val="000000" w:themeColor="text1"/>
        </w:rPr>
        <w:t xml:space="preserve">        </w:t>
      </w:r>
      <w:r w:rsidRPr="002F2105">
        <w:rPr>
          <w:rFonts w:eastAsia="DFKai-SB" w:hint="eastAsia"/>
          <w:color w:val="000000" w:themeColor="text1"/>
        </w:rPr>
        <w:t xml:space="preserve">　　　金額單位：新臺幣元</w:t>
      </w:r>
    </w:p>
    <w:tbl>
      <w:tblPr>
        <w:tblW w:w="10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59"/>
        <w:gridCol w:w="1032"/>
        <w:gridCol w:w="329"/>
        <w:gridCol w:w="1620"/>
        <w:gridCol w:w="242"/>
        <w:gridCol w:w="1457"/>
        <w:gridCol w:w="735"/>
        <w:gridCol w:w="885"/>
        <w:gridCol w:w="1306"/>
        <w:gridCol w:w="494"/>
        <w:gridCol w:w="1698"/>
      </w:tblGrid>
      <w:tr w:rsidR="002F2105" w:rsidRPr="002F2105" w14:paraId="2AFAF497" w14:textId="77777777" w:rsidTr="002F2274">
        <w:trPr>
          <w:trHeight w:hRule="exact" w:val="1354"/>
          <w:jc w:val="center"/>
        </w:trPr>
        <w:tc>
          <w:tcPr>
            <w:tcW w:w="2520" w:type="dxa"/>
            <w:gridSpan w:val="3"/>
            <w:tcBorders>
              <w:top w:val="single" w:sz="12" w:space="0" w:color="auto"/>
              <w:left w:val="single" w:sz="12" w:space="0" w:color="auto"/>
              <w:bottom w:val="single" w:sz="4" w:space="0" w:color="auto"/>
              <w:right w:val="single" w:sz="4" w:space="0" w:color="auto"/>
            </w:tcBorders>
            <w:vAlign w:val="center"/>
          </w:tcPr>
          <w:p w14:paraId="57856572" w14:textId="58F87B88" w:rsidR="00733B3F" w:rsidRPr="002F2105" w:rsidRDefault="003600E2" w:rsidP="002F2274">
            <w:pPr>
              <w:wordWrap w:val="0"/>
              <w:spacing w:beforeLines="50" w:before="180" w:line="300" w:lineRule="atLeast"/>
              <w:ind w:firstLineChars="240" w:firstLine="480"/>
              <w:jc w:val="right"/>
              <w:rPr>
                <w:rFonts w:eastAsia="DFKai-SB"/>
                <w:color w:val="000000" w:themeColor="text1"/>
              </w:rPr>
            </w:pPr>
            <w:r w:rsidRPr="002F2105">
              <w:rPr>
                <w:rFonts w:ascii="DFKai-SB" w:eastAsia="DFKai-SB" w:hAnsi="DFKai-SB"/>
                <w:noProof/>
                <w:color w:val="000000" w:themeColor="text1"/>
                <w:sz w:val="20"/>
              </w:rPr>
              <mc:AlternateContent>
                <mc:Choice Requires="wps">
                  <w:drawing>
                    <wp:anchor distT="0" distB="0" distL="114300" distR="114300" simplePos="0" relativeHeight="251653120" behindDoc="0" locked="0" layoutInCell="1" allowOverlap="1" wp14:anchorId="3ADADD73" wp14:editId="72E51235">
                      <wp:simplePos x="0" y="0"/>
                      <wp:positionH relativeFrom="column">
                        <wp:posOffset>-20955</wp:posOffset>
                      </wp:positionH>
                      <wp:positionV relativeFrom="paragraph">
                        <wp:posOffset>-17145</wp:posOffset>
                      </wp:positionV>
                      <wp:extent cx="1584325" cy="861060"/>
                      <wp:effectExtent l="12065" t="12700" r="13335" b="12065"/>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325" cy="861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DCBE2" id="Line 2"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35pt" to="123.1pt,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"/>
                  </w:pict>
                </mc:Fallback>
              </mc:AlternateContent>
            </w:r>
            <w:r w:rsidR="00733B3F" w:rsidRPr="002F2105">
              <w:rPr>
                <w:rFonts w:eastAsia="DFKai-SB" w:hint="eastAsia"/>
                <w:color w:val="000000" w:themeColor="text1"/>
              </w:rPr>
              <w:t>執行年次</w:t>
            </w:r>
            <w:r w:rsidR="00733B3F" w:rsidRPr="002F2105">
              <w:rPr>
                <w:rFonts w:eastAsia="DFKai-SB"/>
                <w:color w:val="000000" w:themeColor="text1"/>
              </w:rPr>
              <w:t xml:space="preserve">   </w:t>
            </w:r>
          </w:p>
          <w:p w14:paraId="33919FBB" w14:textId="77777777" w:rsidR="00733B3F" w:rsidRPr="002F2105" w:rsidRDefault="00733B3F" w:rsidP="002F2274">
            <w:pPr>
              <w:spacing w:beforeLines="30" w:before="108" w:line="240" w:lineRule="exact"/>
              <w:jc w:val="both"/>
              <w:rPr>
                <w:rFonts w:eastAsia="DFKai-SB"/>
                <w:color w:val="000000" w:themeColor="text1"/>
                <w:spacing w:val="-2"/>
              </w:rPr>
            </w:pPr>
          </w:p>
          <w:p w14:paraId="74A99030" w14:textId="77777777" w:rsidR="00733B3F" w:rsidRPr="002F2105" w:rsidRDefault="00733B3F" w:rsidP="002F2274">
            <w:pPr>
              <w:spacing w:line="240" w:lineRule="exact"/>
              <w:ind w:firstLineChars="100" w:firstLine="236"/>
              <w:jc w:val="both"/>
              <w:rPr>
                <w:rFonts w:eastAsia="DFKai-SB"/>
                <w:color w:val="000000" w:themeColor="text1"/>
              </w:rPr>
            </w:pPr>
            <w:r w:rsidRPr="002F2105">
              <w:rPr>
                <w:rFonts w:eastAsia="DFKai-SB" w:hint="eastAsia"/>
                <w:color w:val="000000" w:themeColor="text1"/>
                <w:spacing w:val="-2"/>
              </w:rPr>
              <w:t>補助項目</w:t>
            </w:r>
          </w:p>
        </w:tc>
        <w:tc>
          <w:tcPr>
            <w:tcW w:w="1620" w:type="dxa"/>
            <w:tcBorders>
              <w:top w:val="single" w:sz="12" w:space="0" w:color="auto"/>
              <w:left w:val="single" w:sz="4" w:space="0" w:color="auto"/>
              <w:bottom w:val="single" w:sz="4" w:space="0" w:color="auto"/>
              <w:right w:val="single" w:sz="4" w:space="0" w:color="auto"/>
            </w:tcBorders>
            <w:vAlign w:val="center"/>
          </w:tcPr>
          <w:p w14:paraId="280D77AD" w14:textId="77777777" w:rsidR="00733B3F" w:rsidRPr="002F2105" w:rsidRDefault="00733B3F" w:rsidP="002F2274">
            <w:pPr>
              <w:spacing w:line="200" w:lineRule="atLeast"/>
              <w:jc w:val="center"/>
              <w:rPr>
                <w:rFonts w:eastAsia="DFKai-SB"/>
                <w:color w:val="000000" w:themeColor="text1"/>
                <w:spacing w:val="-20"/>
              </w:rPr>
            </w:pPr>
            <w:r w:rsidRPr="002F2105">
              <w:rPr>
                <w:rFonts w:eastAsia="DFKai-SB" w:hint="eastAsia"/>
                <w:color w:val="000000" w:themeColor="text1"/>
                <w:spacing w:val="-20"/>
              </w:rPr>
              <w:t>第一年</w:t>
            </w:r>
          </w:p>
          <w:p w14:paraId="27B4F39A" w14:textId="77777777" w:rsidR="00733B3F" w:rsidRPr="002F2105" w:rsidRDefault="00733B3F" w:rsidP="002F2274">
            <w:pPr>
              <w:spacing w:line="200" w:lineRule="atLeast"/>
              <w:jc w:val="both"/>
              <w:rPr>
                <w:rFonts w:eastAsia="DFKai-SB"/>
                <w:color w:val="000000" w:themeColor="text1"/>
                <w:spacing w:val="-20"/>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p>
          <w:p w14:paraId="63F226EC" w14:textId="77777777" w:rsidR="00733B3F" w:rsidRPr="002F2105" w:rsidRDefault="00733B3F" w:rsidP="002F2274">
            <w:pPr>
              <w:spacing w:line="200" w:lineRule="atLeast"/>
              <w:ind w:firstLineChars="100" w:firstLine="200"/>
              <w:jc w:val="both"/>
              <w:rPr>
                <w:rFonts w:eastAsia="DFKai-SB"/>
                <w:color w:val="000000" w:themeColor="text1"/>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r w:rsidRPr="002F2105">
              <w:rPr>
                <w:rFonts w:eastAsia="DFKai-SB"/>
                <w:color w:val="000000" w:themeColor="text1"/>
                <w:spacing w:val="-20"/>
              </w:rPr>
              <w:t>)</w:t>
            </w:r>
          </w:p>
        </w:tc>
        <w:tc>
          <w:tcPr>
            <w:tcW w:w="1699" w:type="dxa"/>
            <w:gridSpan w:val="2"/>
            <w:tcBorders>
              <w:top w:val="single" w:sz="12" w:space="0" w:color="auto"/>
              <w:left w:val="single" w:sz="4" w:space="0" w:color="auto"/>
              <w:bottom w:val="single" w:sz="4" w:space="0" w:color="auto"/>
              <w:right w:val="single" w:sz="4" w:space="0" w:color="auto"/>
            </w:tcBorders>
            <w:vAlign w:val="center"/>
          </w:tcPr>
          <w:p w14:paraId="5BCC0C9E" w14:textId="77777777" w:rsidR="00733B3F" w:rsidRPr="002F2105" w:rsidRDefault="00733B3F" w:rsidP="002F2274">
            <w:pPr>
              <w:spacing w:line="200" w:lineRule="atLeast"/>
              <w:jc w:val="center"/>
              <w:rPr>
                <w:rFonts w:eastAsia="DFKai-SB"/>
                <w:color w:val="000000" w:themeColor="text1"/>
                <w:spacing w:val="-20"/>
              </w:rPr>
            </w:pPr>
            <w:r w:rsidRPr="002F2105">
              <w:rPr>
                <w:rFonts w:eastAsia="DFKai-SB" w:hint="eastAsia"/>
                <w:color w:val="000000" w:themeColor="text1"/>
                <w:spacing w:val="-20"/>
              </w:rPr>
              <w:t>第二年</w:t>
            </w:r>
          </w:p>
          <w:p w14:paraId="3E0CDDEB" w14:textId="77777777" w:rsidR="00733B3F" w:rsidRPr="002F2105" w:rsidRDefault="00733B3F" w:rsidP="002F2274">
            <w:pPr>
              <w:spacing w:line="200" w:lineRule="atLeast"/>
              <w:jc w:val="both"/>
              <w:rPr>
                <w:rFonts w:eastAsia="DFKai-SB"/>
                <w:color w:val="000000" w:themeColor="text1"/>
                <w:spacing w:val="-20"/>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p>
          <w:p w14:paraId="0EAA5604" w14:textId="77777777" w:rsidR="00733B3F" w:rsidRPr="002F2105" w:rsidRDefault="00733B3F" w:rsidP="002F2274">
            <w:pPr>
              <w:spacing w:line="300" w:lineRule="atLeast"/>
              <w:ind w:left="1" w:firstLineChars="126" w:firstLine="252"/>
              <w:jc w:val="both"/>
              <w:rPr>
                <w:rFonts w:eastAsia="DFKai-SB"/>
                <w:color w:val="000000" w:themeColor="text1"/>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r w:rsidRPr="002F2105">
              <w:rPr>
                <w:rFonts w:eastAsia="DFKai-SB"/>
                <w:color w:val="000000" w:themeColor="text1"/>
                <w:spacing w:val="-20"/>
              </w:rPr>
              <w:t>)</w:t>
            </w:r>
          </w:p>
        </w:tc>
        <w:tc>
          <w:tcPr>
            <w:tcW w:w="1620" w:type="dxa"/>
            <w:gridSpan w:val="2"/>
            <w:tcBorders>
              <w:top w:val="single" w:sz="12" w:space="0" w:color="auto"/>
              <w:left w:val="single" w:sz="4" w:space="0" w:color="auto"/>
              <w:bottom w:val="single" w:sz="4" w:space="0" w:color="auto"/>
              <w:right w:val="single" w:sz="4" w:space="0" w:color="auto"/>
            </w:tcBorders>
            <w:vAlign w:val="center"/>
          </w:tcPr>
          <w:p w14:paraId="37B2A288" w14:textId="77777777" w:rsidR="00733B3F" w:rsidRPr="002F2105" w:rsidRDefault="00733B3F" w:rsidP="002F2274">
            <w:pPr>
              <w:spacing w:line="200" w:lineRule="atLeast"/>
              <w:jc w:val="center"/>
              <w:rPr>
                <w:rFonts w:eastAsia="DFKai-SB"/>
                <w:color w:val="000000" w:themeColor="text1"/>
                <w:spacing w:val="-20"/>
              </w:rPr>
            </w:pPr>
            <w:r w:rsidRPr="002F2105">
              <w:rPr>
                <w:rFonts w:eastAsia="DFKai-SB" w:hint="eastAsia"/>
                <w:color w:val="000000" w:themeColor="text1"/>
                <w:spacing w:val="-20"/>
              </w:rPr>
              <w:t>第三年</w:t>
            </w:r>
          </w:p>
          <w:p w14:paraId="5B121565" w14:textId="77777777" w:rsidR="00733B3F" w:rsidRPr="002F2105" w:rsidRDefault="00733B3F" w:rsidP="002F2274">
            <w:pPr>
              <w:spacing w:line="200" w:lineRule="atLeast"/>
              <w:jc w:val="both"/>
              <w:rPr>
                <w:rFonts w:eastAsia="DFKai-SB"/>
                <w:color w:val="000000" w:themeColor="text1"/>
                <w:spacing w:val="-20"/>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p>
          <w:p w14:paraId="5FCBA34C" w14:textId="77777777" w:rsidR="00733B3F" w:rsidRPr="002F2105" w:rsidRDefault="00733B3F" w:rsidP="002F2274">
            <w:pPr>
              <w:spacing w:line="300" w:lineRule="atLeast"/>
              <w:ind w:firstLineChars="100" w:firstLine="200"/>
              <w:jc w:val="both"/>
              <w:rPr>
                <w:rFonts w:eastAsia="DFKai-SB"/>
                <w:color w:val="000000" w:themeColor="text1"/>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r w:rsidRPr="002F2105">
              <w:rPr>
                <w:rFonts w:eastAsia="DFKai-SB"/>
                <w:color w:val="000000" w:themeColor="text1"/>
                <w:spacing w:val="-20"/>
              </w:rPr>
              <w:t>)</w:t>
            </w:r>
          </w:p>
        </w:tc>
        <w:tc>
          <w:tcPr>
            <w:tcW w:w="1800" w:type="dxa"/>
            <w:gridSpan w:val="2"/>
            <w:tcBorders>
              <w:top w:val="single" w:sz="12" w:space="0" w:color="auto"/>
              <w:left w:val="single" w:sz="4" w:space="0" w:color="auto"/>
              <w:bottom w:val="single" w:sz="4" w:space="0" w:color="auto"/>
              <w:right w:val="single" w:sz="4" w:space="0" w:color="auto"/>
            </w:tcBorders>
            <w:vAlign w:val="center"/>
          </w:tcPr>
          <w:p w14:paraId="2244921F" w14:textId="77777777" w:rsidR="00733B3F" w:rsidRPr="002F2105" w:rsidRDefault="00733B3F" w:rsidP="002F2274">
            <w:pPr>
              <w:spacing w:line="200" w:lineRule="atLeast"/>
              <w:jc w:val="center"/>
              <w:rPr>
                <w:rFonts w:eastAsia="DFKai-SB"/>
                <w:color w:val="000000" w:themeColor="text1"/>
                <w:spacing w:val="-20"/>
              </w:rPr>
            </w:pPr>
            <w:r w:rsidRPr="002F2105">
              <w:rPr>
                <w:rFonts w:eastAsia="DFKai-SB" w:hint="eastAsia"/>
                <w:color w:val="000000" w:themeColor="text1"/>
                <w:spacing w:val="-20"/>
              </w:rPr>
              <w:t>第四年</w:t>
            </w:r>
          </w:p>
          <w:p w14:paraId="3BA67E3D" w14:textId="77777777" w:rsidR="00733B3F" w:rsidRPr="002F2105" w:rsidRDefault="00733B3F" w:rsidP="002F2274">
            <w:pPr>
              <w:spacing w:line="200" w:lineRule="atLeast"/>
              <w:jc w:val="both"/>
              <w:rPr>
                <w:rFonts w:eastAsia="DFKai-SB"/>
                <w:color w:val="000000" w:themeColor="text1"/>
                <w:spacing w:val="-20"/>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p>
          <w:p w14:paraId="7D45AEDE" w14:textId="77777777" w:rsidR="00733B3F" w:rsidRPr="002F2105" w:rsidRDefault="00733B3F" w:rsidP="002F2274">
            <w:pPr>
              <w:spacing w:line="300" w:lineRule="atLeast"/>
              <w:ind w:leftChars="1" w:left="2" w:firstLineChars="100" w:firstLine="200"/>
              <w:jc w:val="both"/>
              <w:rPr>
                <w:rFonts w:eastAsia="DFKai-SB"/>
                <w:color w:val="000000" w:themeColor="text1"/>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r w:rsidRPr="002F2105">
              <w:rPr>
                <w:rFonts w:eastAsia="DFKai-SB"/>
                <w:color w:val="000000" w:themeColor="text1"/>
                <w:spacing w:val="-20"/>
              </w:rPr>
              <w:t>)</w:t>
            </w:r>
          </w:p>
        </w:tc>
        <w:tc>
          <w:tcPr>
            <w:tcW w:w="1698" w:type="dxa"/>
            <w:tcBorders>
              <w:top w:val="single" w:sz="12" w:space="0" w:color="auto"/>
              <w:left w:val="single" w:sz="4" w:space="0" w:color="auto"/>
              <w:bottom w:val="single" w:sz="4" w:space="0" w:color="auto"/>
              <w:right w:val="single" w:sz="12" w:space="0" w:color="auto"/>
            </w:tcBorders>
            <w:vAlign w:val="center"/>
          </w:tcPr>
          <w:p w14:paraId="75526A24" w14:textId="77777777" w:rsidR="00733B3F" w:rsidRPr="002F2105" w:rsidRDefault="00733B3F" w:rsidP="002F2274">
            <w:pPr>
              <w:spacing w:line="200" w:lineRule="atLeast"/>
              <w:jc w:val="center"/>
              <w:rPr>
                <w:rFonts w:eastAsia="DFKai-SB"/>
                <w:color w:val="000000" w:themeColor="text1"/>
                <w:spacing w:val="-20"/>
              </w:rPr>
            </w:pPr>
            <w:r w:rsidRPr="002F2105">
              <w:rPr>
                <w:rFonts w:eastAsia="DFKai-SB" w:hint="eastAsia"/>
                <w:color w:val="000000" w:themeColor="text1"/>
                <w:spacing w:val="-20"/>
              </w:rPr>
              <w:t>第五年</w:t>
            </w:r>
          </w:p>
          <w:p w14:paraId="75BECBB4" w14:textId="77777777" w:rsidR="00733B3F" w:rsidRPr="002F2105" w:rsidRDefault="00733B3F" w:rsidP="002F2274">
            <w:pPr>
              <w:spacing w:line="200" w:lineRule="atLeast"/>
              <w:jc w:val="both"/>
              <w:rPr>
                <w:rFonts w:eastAsia="DFKai-SB"/>
                <w:color w:val="000000" w:themeColor="text1"/>
                <w:spacing w:val="-20"/>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p>
          <w:p w14:paraId="3399B67F" w14:textId="77777777" w:rsidR="00733B3F" w:rsidRPr="002F2105" w:rsidRDefault="00733B3F" w:rsidP="002F2274">
            <w:pPr>
              <w:spacing w:line="300" w:lineRule="atLeast"/>
              <w:ind w:leftChars="83" w:left="199"/>
              <w:jc w:val="both"/>
              <w:rPr>
                <w:rFonts w:eastAsia="DFKai-SB"/>
                <w:color w:val="000000" w:themeColor="text1"/>
              </w:rPr>
            </w:pPr>
            <w:r w:rsidRPr="002F2105">
              <w:rPr>
                <w:rFonts w:eastAsia="DFKai-SB"/>
                <w:color w:val="000000" w:themeColor="text1"/>
                <w:spacing w:val="-20"/>
              </w:rPr>
              <w:t>___</w:t>
            </w:r>
            <w:r w:rsidRPr="002F2105">
              <w:rPr>
                <w:rFonts w:eastAsia="DFKai-SB" w:hint="eastAsia"/>
                <w:color w:val="000000" w:themeColor="text1"/>
                <w:spacing w:val="-20"/>
              </w:rPr>
              <w:t>年</w:t>
            </w:r>
            <w:r w:rsidRPr="002F2105">
              <w:rPr>
                <w:rFonts w:eastAsia="DFKai-SB"/>
                <w:color w:val="000000" w:themeColor="text1"/>
                <w:spacing w:val="-20"/>
              </w:rPr>
              <w:t>___</w:t>
            </w:r>
            <w:r w:rsidRPr="002F2105">
              <w:rPr>
                <w:rFonts w:eastAsia="DFKai-SB" w:hint="eastAsia"/>
                <w:color w:val="000000" w:themeColor="text1"/>
                <w:spacing w:val="-20"/>
              </w:rPr>
              <w:t>月</w:t>
            </w:r>
            <w:r w:rsidRPr="002F2105">
              <w:rPr>
                <w:rFonts w:eastAsia="DFKai-SB"/>
                <w:color w:val="000000" w:themeColor="text1"/>
                <w:spacing w:val="-20"/>
              </w:rPr>
              <w:t>)</w:t>
            </w:r>
          </w:p>
        </w:tc>
      </w:tr>
      <w:tr w:rsidR="002F2105" w:rsidRPr="002F2105" w14:paraId="5549F644" w14:textId="77777777" w:rsidTr="002F2274">
        <w:trPr>
          <w:cantSplit/>
          <w:trHeight w:val="330"/>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7885FF26" w14:textId="77777777" w:rsidR="00733B3F" w:rsidRPr="002F2105" w:rsidRDefault="00733B3F" w:rsidP="002F2274">
            <w:pPr>
              <w:spacing w:line="320" w:lineRule="exact"/>
              <w:jc w:val="distribute"/>
              <w:rPr>
                <w:rFonts w:eastAsia="DFKai-SB"/>
                <w:b/>
                <w:bCs/>
                <w:color w:val="000000" w:themeColor="text1"/>
                <w:spacing w:val="-6"/>
              </w:rPr>
            </w:pPr>
            <w:r w:rsidRPr="002F2105">
              <w:rPr>
                <w:rFonts w:eastAsia="DFKai-SB" w:hint="eastAsia"/>
                <w:b/>
                <w:bCs/>
                <w:color w:val="000000" w:themeColor="text1"/>
                <w:spacing w:val="-6"/>
              </w:rPr>
              <w:t>業務費</w:t>
            </w:r>
          </w:p>
        </w:tc>
        <w:tc>
          <w:tcPr>
            <w:tcW w:w="1620" w:type="dxa"/>
            <w:tcBorders>
              <w:top w:val="single" w:sz="4" w:space="0" w:color="auto"/>
              <w:left w:val="single" w:sz="4" w:space="0" w:color="auto"/>
              <w:bottom w:val="single" w:sz="4" w:space="0" w:color="auto"/>
              <w:right w:val="single" w:sz="4" w:space="0" w:color="auto"/>
            </w:tcBorders>
          </w:tcPr>
          <w:p w14:paraId="479A3AC8" w14:textId="77777777" w:rsidR="00733B3F" w:rsidRPr="002F2105" w:rsidRDefault="00733B3F" w:rsidP="002F2274">
            <w:pPr>
              <w:spacing w:line="320" w:lineRule="exact"/>
              <w:ind w:leftChars="30" w:left="72" w:rightChars="30" w:right="72"/>
              <w:jc w:val="distribute"/>
              <w:rPr>
                <w:rFonts w:eastAsia="DFKai-SB"/>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02CDECBE" w14:textId="77777777" w:rsidR="00733B3F" w:rsidRPr="002F2105" w:rsidRDefault="00733B3F" w:rsidP="002F2274">
            <w:pPr>
              <w:pStyle w:val="CommentText"/>
              <w:spacing w:line="320" w:lineRule="exact"/>
              <w:ind w:firstLine="544"/>
              <w:rPr>
                <w:rFonts w:ascii="Times New Roman" w:eastAsia="DFKai-SB" w:hAnsi="Times New Roman"/>
                <w:b/>
                <w:bCs/>
                <w:color w:val="000000" w:themeColor="text1"/>
                <w:szCs w:val="24"/>
              </w:rPr>
            </w:pPr>
          </w:p>
        </w:tc>
        <w:tc>
          <w:tcPr>
            <w:tcW w:w="1620" w:type="dxa"/>
            <w:gridSpan w:val="2"/>
            <w:tcBorders>
              <w:top w:val="single" w:sz="4" w:space="0" w:color="auto"/>
              <w:left w:val="single" w:sz="4" w:space="0" w:color="auto"/>
              <w:bottom w:val="single" w:sz="4" w:space="0" w:color="auto"/>
              <w:right w:val="single" w:sz="4" w:space="0" w:color="auto"/>
            </w:tcBorders>
          </w:tcPr>
          <w:p w14:paraId="30FFDF95" w14:textId="77777777" w:rsidR="00733B3F" w:rsidRPr="002F2105" w:rsidRDefault="00733B3F" w:rsidP="002F2274">
            <w:pPr>
              <w:spacing w:line="320" w:lineRule="exact"/>
              <w:rPr>
                <w:rFonts w:eastAsia="DFKai-SB"/>
                <w:b/>
                <w:bCs/>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63313790" w14:textId="77777777" w:rsidR="00733B3F" w:rsidRPr="002F2105" w:rsidRDefault="00733B3F" w:rsidP="002F2274">
            <w:pPr>
              <w:spacing w:line="320" w:lineRule="exact"/>
              <w:rPr>
                <w:rFonts w:eastAsia="DFKai-SB"/>
                <w:b/>
                <w:bCs/>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722D7763" w14:textId="77777777" w:rsidR="00733B3F" w:rsidRPr="002F2105" w:rsidRDefault="00733B3F" w:rsidP="002F2274">
            <w:pPr>
              <w:spacing w:line="320" w:lineRule="exact"/>
              <w:rPr>
                <w:rFonts w:eastAsia="DFKai-SB"/>
                <w:b/>
                <w:bCs/>
                <w:color w:val="000000" w:themeColor="text1"/>
              </w:rPr>
            </w:pPr>
          </w:p>
        </w:tc>
      </w:tr>
      <w:tr w:rsidR="002F2105" w:rsidRPr="002F2105" w14:paraId="6D20ABBD" w14:textId="77777777" w:rsidTr="002F2274">
        <w:trPr>
          <w:cantSplit/>
          <w:trHeight w:val="324"/>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11797EB9" w14:textId="77777777" w:rsidR="00733B3F" w:rsidRPr="002F2105" w:rsidRDefault="00733B3F" w:rsidP="002F2274">
            <w:pPr>
              <w:spacing w:line="320" w:lineRule="exact"/>
              <w:ind w:leftChars="110" w:left="264"/>
              <w:jc w:val="distribute"/>
              <w:rPr>
                <w:rFonts w:eastAsia="DFKai-SB"/>
                <w:color w:val="000000" w:themeColor="text1"/>
                <w:spacing w:val="-6"/>
                <w:sz w:val="22"/>
              </w:rPr>
            </w:pPr>
            <w:r w:rsidRPr="002F2105">
              <w:rPr>
                <w:rFonts w:eastAsia="DFKai-SB" w:hint="eastAsia"/>
                <w:color w:val="000000" w:themeColor="text1"/>
                <w:spacing w:val="-6"/>
                <w:sz w:val="22"/>
              </w:rPr>
              <w:t>研究人力費</w:t>
            </w:r>
          </w:p>
        </w:tc>
        <w:tc>
          <w:tcPr>
            <w:tcW w:w="1620" w:type="dxa"/>
            <w:tcBorders>
              <w:top w:val="single" w:sz="4" w:space="0" w:color="auto"/>
              <w:left w:val="single" w:sz="4" w:space="0" w:color="auto"/>
              <w:bottom w:val="single" w:sz="4" w:space="0" w:color="auto"/>
              <w:right w:val="single" w:sz="4" w:space="0" w:color="auto"/>
            </w:tcBorders>
          </w:tcPr>
          <w:p w14:paraId="7CFF47E2" w14:textId="77777777" w:rsidR="00733B3F" w:rsidRPr="002F2105" w:rsidRDefault="00733B3F" w:rsidP="002F2274">
            <w:pPr>
              <w:spacing w:line="320" w:lineRule="exact"/>
              <w:jc w:val="right"/>
              <w:rPr>
                <w:rFonts w:eastAsia="DFKai-SB"/>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6875B0A5" w14:textId="77777777" w:rsidR="00733B3F" w:rsidRPr="002F2105" w:rsidRDefault="00733B3F" w:rsidP="002F2274">
            <w:pPr>
              <w:pStyle w:val="CommentText"/>
              <w:spacing w:line="320" w:lineRule="exact"/>
              <w:rPr>
                <w:rFonts w:ascii="Times New Roman" w:eastAsia="DFKai-SB" w:hAnsi="Times New Roman"/>
                <w:color w:val="000000" w:themeColor="text1"/>
                <w:szCs w:val="24"/>
              </w:rPr>
            </w:pPr>
          </w:p>
        </w:tc>
        <w:tc>
          <w:tcPr>
            <w:tcW w:w="1620" w:type="dxa"/>
            <w:gridSpan w:val="2"/>
            <w:tcBorders>
              <w:top w:val="single" w:sz="4" w:space="0" w:color="auto"/>
              <w:left w:val="single" w:sz="4" w:space="0" w:color="auto"/>
              <w:bottom w:val="single" w:sz="4" w:space="0" w:color="auto"/>
              <w:right w:val="single" w:sz="4" w:space="0" w:color="auto"/>
            </w:tcBorders>
          </w:tcPr>
          <w:p w14:paraId="06069A6A" w14:textId="77777777" w:rsidR="00733B3F" w:rsidRPr="002F2105" w:rsidRDefault="00733B3F" w:rsidP="002F2274">
            <w:pPr>
              <w:spacing w:line="320" w:lineRule="exact"/>
              <w:rPr>
                <w:rFonts w:eastAsia="DFKai-SB"/>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465E7A46" w14:textId="77777777" w:rsidR="00733B3F" w:rsidRPr="002F2105" w:rsidRDefault="00733B3F" w:rsidP="002F2274">
            <w:pPr>
              <w:spacing w:line="320" w:lineRule="exact"/>
              <w:rPr>
                <w:rFonts w:eastAsia="DFKai-SB"/>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318597E3" w14:textId="77777777" w:rsidR="00733B3F" w:rsidRPr="002F2105" w:rsidRDefault="00733B3F" w:rsidP="002F2274">
            <w:pPr>
              <w:spacing w:line="320" w:lineRule="exact"/>
              <w:rPr>
                <w:rFonts w:eastAsia="DFKai-SB"/>
                <w:color w:val="000000" w:themeColor="text1"/>
              </w:rPr>
            </w:pPr>
          </w:p>
        </w:tc>
      </w:tr>
      <w:tr w:rsidR="002F2105" w:rsidRPr="002F2105" w14:paraId="421F72A1" w14:textId="77777777" w:rsidTr="002F2274">
        <w:trPr>
          <w:cantSplit/>
          <w:trHeight w:val="659"/>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19696E6B" w14:textId="77777777" w:rsidR="00733B3F" w:rsidRPr="002F2105" w:rsidRDefault="00733B3F" w:rsidP="002F2274">
            <w:pPr>
              <w:spacing w:line="320" w:lineRule="exact"/>
              <w:ind w:leftChars="110" w:left="264"/>
              <w:jc w:val="distribute"/>
              <w:rPr>
                <w:rFonts w:eastAsia="DFKai-SB"/>
                <w:color w:val="000000" w:themeColor="text1"/>
                <w:spacing w:val="46"/>
                <w:sz w:val="22"/>
              </w:rPr>
            </w:pPr>
            <w:r w:rsidRPr="002F2105">
              <w:rPr>
                <w:rFonts w:eastAsia="DFKai-SB" w:hint="eastAsia"/>
                <w:color w:val="000000" w:themeColor="text1"/>
                <w:sz w:val="22"/>
              </w:rPr>
              <w:t>耗材、物品、圖書及</w:t>
            </w:r>
            <w:r w:rsidRPr="002F2105">
              <w:rPr>
                <w:rFonts w:eastAsia="DFKai-SB"/>
                <w:color w:val="000000" w:themeColor="text1"/>
                <w:sz w:val="22"/>
              </w:rPr>
              <w:t xml:space="preserve">   </w:t>
            </w:r>
            <w:r w:rsidRPr="002F2105">
              <w:rPr>
                <w:rFonts w:eastAsia="DFKai-SB" w:hint="eastAsia"/>
                <w:color w:val="000000" w:themeColor="text1"/>
                <w:spacing w:val="-6"/>
                <w:sz w:val="22"/>
              </w:rPr>
              <w:t>雜項</w:t>
            </w:r>
            <w:r w:rsidRPr="002F2105">
              <w:rPr>
                <w:rFonts w:eastAsia="DFKai-SB" w:hint="eastAsia"/>
                <w:color w:val="000000" w:themeColor="text1"/>
                <w:sz w:val="22"/>
              </w:rPr>
              <w:t>費用</w:t>
            </w:r>
          </w:p>
        </w:tc>
        <w:tc>
          <w:tcPr>
            <w:tcW w:w="1620" w:type="dxa"/>
            <w:tcBorders>
              <w:top w:val="single" w:sz="4" w:space="0" w:color="auto"/>
              <w:left w:val="single" w:sz="4" w:space="0" w:color="auto"/>
              <w:bottom w:val="single" w:sz="4" w:space="0" w:color="auto"/>
              <w:right w:val="single" w:sz="4" w:space="0" w:color="auto"/>
            </w:tcBorders>
          </w:tcPr>
          <w:p w14:paraId="7CBDC2FA" w14:textId="77777777" w:rsidR="00733B3F" w:rsidRPr="002F2105" w:rsidRDefault="00733B3F" w:rsidP="002F2274">
            <w:pPr>
              <w:spacing w:line="320" w:lineRule="exact"/>
              <w:rPr>
                <w:rFonts w:eastAsia="DFKai-SB"/>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16EDF54C" w14:textId="77777777" w:rsidR="00733B3F" w:rsidRPr="002F2105" w:rsidRDefault="00733B3F" w:rsidP="002F2274">
            <w:pPr>
              <w:spacing w:line="320" w:lineRule="exact"/>
              <w:rPr>
                <w:rFonts w:eastAsia="DFKai-SB"/>
                <w:color w:val="000000" w:themeColor="text1"/>
              </w:rPr>
            </w:pPr>
          </w:p>
        </w:tc>
        <w:tc>
          <w:tcPr>
            <w:tcW w:w="1620" w:type="dxa"/>
            <w:gridSpan w:val="2"/>
            <w:tcBorders>
              <w:top w:val="single" w:sz="4" w:space="0" w:color="auto"/>
              <w:left w:val="single" w:sz="4" w:space="0" w:color="auto"/>
              <w:bottom w:val="single" w:sz="4" w:space="0" w:color="auto"/>
              <w:right w:val="single" w:sz="4" w:space="0" w:color="auto"/>
            </w:tcBorders>
          </w:tcPr>
          <w:p w14:paraId="41E81D7B" w14:textId="77777777" w:rsidR="00733B3F" w:rsidRPr="002F2105" w:rsidRDefault="00733B3F" w:rsidP="002F2274">
            <w:pPr>
              <w:spacing w:line="320" w:lineRule="exact"/>
              <w:rPr>
                <w:rFonts w:eastAsia="DFKai-SB"/>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00BFCC5B" w14:textId="77777777" w:rsidR="00733B3F" w:rsidRPr="002F2105" w:rsidRDefault="00733B3F" w:rsidP="002F2274">
            <w:pPr>
              <w:spacing w:line="320" w:lineRule="exact"/>
              <w:rPr>
                <w:rFonts w:eastAsia="DFKai-SB"/>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590F7C46" w14:textId="77777777" w:rsidR="00733B3F" w:rsidRPr="002F2105" w:rsidRDefault="00733B3F" w:rsidP="002F2274">
            <w:pPr>
              <w:spacing w:line="320" w:lineRule="exact"/>
              <w:rPr>
                <w:rFonts w:eastAsia="DFKai-SB"/>
                <w:color w:val="000000" w:themeColor="text1"/>
              </w:rPr>
            </w:pPr>
          </w:p>
        </w:tc>
      </w:tr>
      <w:tr w:rsidR="002F2105" w:rsidRPr="002F2105" w14:paraId="5099EDEF" w14:textId="77777777" w:rsidTr="002F2274">
        <w:trPr>
          <w:cantSplit/>
          <w:trHeight w:val="502"/>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4B7D70B1" w14:textId="77777777" w:rsidR="00733B3F" w:rsidRPr="002F2105" w:rsidRDefault="00733B3F" w:rsidP="002F2274">
            <w:pPr>
              <w:spacing w:line="320" w:lineRule="exact"/>
              <w:ind w:leftChars="110" w:left="264"/>
              <w:jc w:val="distribute"/>
              <w:rPr>
                <w:rFonts w:eastAsia="DFKai-SB"/>
                <w:color w:val="000000" w:themeColor="text1"/>
                <w:sz w:val="22"/>
              </w:rPr>
            </w:pPr>
            <w:r w:rsidRPr="002F2105">
              <w:rPr>
                <w:rFonts w:eastAsia="DFKai-SB" w:hint="eastAsia"/>
                <w:color w:val="000000" w:themeColor="text1"/>
                <w:sz w:val="22"/>
              </w:rPr>
              <w:t>國外學者來臺費用</w:t>
            </w:r>
          </w:p>
        </w:tc>
        <w:tc>
          <w:tcPr>
            <w:tcW w:w="1620" w:type="dxa"/>
            <w:tcBorders>
              <w:top w:val="single" w:sz="4" w:space="0" w:color="auto"/>
              <w:left w:val="single" w:sz="4" w:space="0" w:color="auto"/>
              <w:bottom w:val="single" w:sz="4" w:space="0" w:color="auto"/>
              <w:right w:val="single" w:sz="4" w:space="0" w:color="auto"/>
            </w:tcBorders>
          </w:tcPr>
          <w:p w14:paraId="265906DA" w14:textId="77777777" w:rsidR="00733B3F" w:rsidRPr="002F2105" w:rsidRDefault="00733B3F" w:rsidP="002F2274">
            <w:pPr>
              <w:spacing w:line="320" w:lineRule="exact"/>
              <w:rPr>
                <w:rFonts w:eastAsia="DFKai-SB"/>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406896C9" w14:textId="77777777" w:rsidR="00733B3F" w:rsidRPr="002F2105" w:rsidRDefault="00733B3F" w:rsidP="002F2274">
            <w:pPr>
              <w:spacing w:line="320" w:lineRule="exact"/>
              <w:rPr>
                <w:rFonts w:eastAsia="DFKai-SB"/>
                <w:color w:val="000000" w:themeColor="text1"/>
              </w:rPr>
            </w:pPr>
          </w:p>
        </w:tc>
        <w:tc>
          <w:tcPr>
            <w:tcW w:w="1620" w:type="dxa"/>
            <w:gridSpan w:val="2"/>
            <w:tcBorders>
              <w:top w:val="single" w:sz="4" w:space="0" w:color="auto"/>
              <w:left w:val="single" w:sz="4" w:space="0" w:color="auto"/>
              <w:bottom w:val="single" w:sz="4" w:space="0" w:color="auto"/>
              <w:right w:val="single" w:sz="4" w:space="0" w:color="auto"/>
            </w:tcBorders>
          </w:tcPr>
          <w:p w14:paraId="076D82B3" w14:textId="77777777" w:rsidR="00733B3F" w:rsidRPr="002F2105" w:rsidRDefault="00733B3F" w:rsidP="002F2274">
            <w:pPr>
              <w:spacing w:line="320" w:lineRule="exact"/>
              <w:rPr>
                <w:rFonts w:eastAsia="DFKai-SB"/>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0F3BD32A" w14:textId="77777777" w:rsidR="00733B3F" w:rsidRPr="002F2105" w:rsidRDefault="00733B3F" w:rsidP="002F2274">
            <w:pPr>
              <w:spacing w:line="320" w:lineRule="exact"/>
              <w:rPr>
                <w:rFonts w:eastAsia="DFKai-SB"/>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0520A656" w14:textId="77777777" w:rsidR="00733B3F" w:rsidRPr="002F2105" w:rsidRDefault="00733B3F" w:rsidP="002F2274">
            <w:pPr>
              <w:spacing w:line="320" w:lineRule="exact"/>
              <w:rPr>
                <w:rFonts w:eastAsia="DFKai-SB"/>
                <w:color w:val="000000" w:themeColor="text1"/>
              </w:rPr>
            </w:pPr>
          </w:p>
        </w:tc>
      </w:tr>
      <w:tr w:rsidR="002F2105" w:rsidRPr="002F2105" w14:paraId="5BF91E51" w14:textId="77777777" w:rsidTr="002F2274">
        <w:trPr>
          <w:trHeight w:val="366"/>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3C49C89C" w14:textId="77777777" w:rsidR="00733B3F" w:rsidRPr="002F2105" w:rsidRDefault="00733B3F" w:rsidP="002F2274">
            <w:pPr>
              <w:spacing w:line="320" w:lineRule="exact"/>
              <w:jc w:val="distribute"/>
              <w:rPr>
                <w:rFonts w:eastAsia="DFKai-SB"/>
                <w:b/>
                <w:bCs/>
                <w:color w:val="000000" w:themeColor="text1"/>
              </w:rPr>
            </w:pPr>
            <w:r w:rsidRPr="002F2105">
              <w:rPr>
                <w:rFonts w:eastAsia="DFKai-SB" w:hint="eastAsia"/>
                <w:b/>
                <w:bCs/>
                <w:color w:val="000000" w:themeColor="text1"/>
              </w:rPr>
              <w:t>研究設備費</w:t>
            </w:r>
          </w:p>
        </w:tc>
        <w:tc>
          <w:tcPr>
            <w:tcW w:w="1620" w:type="dxa"/>
            <w:tcBorders>
              <w:top w:val="single" w:sz="4" w:space="0" w:color="auto"/>
              <w:left w:val="single" w:sz="4" w:space="0" w:color="auto"/>
              <w:bottom w:val="single" w:sz="4" w:space="0" w:color="auto"/>
              <w:right w:val="single" w:sz="4" w:space="0" w:color="auto"/>
            </w:tcBorders>
          </w:tcPr>
          <w:p w14:paraId="75A1D9E4" w14:textId="77777777" w:rsidR="00733B3F" w:rsidRPr="002F2105" w:rsidRDefault="00733B3F" w:rsidP="002F2274">
            <w:pPr>
              <w:spacing w:line="320" w:lineRule="exact"/>
              <w:rPr>
                <w:rFonts w:eastAsia="DFKai-SB"/>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5D30FC22" w14:textId="77777777" w:rsidR="00733B3F" w:rsidRPr="002F2105" w:rsidRDefault="00733B3F" w:rsidP="002F2274">
            <w:pPr>
              <w:spacing w:line="320" w:lineRule="exact"/>
              <w:rPr>
                <w:rFonts w:eastAsia="DFKai-SB"/>
                <w:color w:val="000000" w:themeColor="text1"/>
              </w:rPr>
            </w:pPr>
          </w:p>
        </w:tc>
        <w:tc>
          <w:tcPr>
            <w:tcW w:w="1620" w:type="dxa"/>
            <w:gridSpan w:val="2"/>
            <w:tcBorders>
              <w:top w:val="single" w:sz="4" w:space="0" w:color="auto"/>
              <w:left w:val="single" w:sz="4" w:space="0" w:color="auto"/>
              <w:bottom w:val="single" w:sz="4" w:space="0" w:color="auto"/>
              <w:right w:val="single" w:sz="4" w:space="0" w:color="auto"/>
            </w:tcBorders>
          </w:tcPr>
          <w:p w14:paraId="3B458B61" w14:textId="77777777" w:rsidR="00733B3F" w:rsidRPr="002F2105" w:rsidRDefault="00733B3F" w:rsidP="002F2274">
            <w:pPr>
              <w:spacing w:line="320" w:lineRule="exact"/>
              <w:rPr>
                <w:rFonts w:eastAsia="DFKai-SB"/>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7600D8B5" w14:textId="77777777" w:rsidR="00733B3F" w:rsidRPr="002F2105" w:rsidRDefault="00733B3F" w:rsidP="002F2274">
            <w:pPr>
              <w:spacing w:line="320" w:lineRule="exact"/>
              <w:rPr>
                <w:rFonts w:eastAsia="DFKai-SB"/>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19869B1B" w14:textId="77777777" w:rsidR="00733B3F" w:rsidRPr="002F2105" w:rsidRDefault="00733B3F" w:rsidP="002F2274">
            <w:pPr>
              <w:spacing w:line="320" w:lineRule="exact"/>
              <w:rPr>
                <w:rFonts w:eastAsia="DFKai-SB"/>
                <w:color w:val="000000" w:themeColor="text1"/>
              </w:rPr>
            </w:pPr>
          </w:p>
        </w:tc>
      </w:tr>
      <w:tr w:rsidR="002F2105" w:rsidRPr="002F2105" w14:paraId="5C02454E" w14:textId="77777777" w:rsidTr="002F2274">
        <w:trPr>
          <w:trHeight w:val="226"/>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7F0CFC83" w14:textId="77777777" w:rsidR="00733B3F" w:rsidRPr="002F2105" w:rsidRDefault="00733B3F" w:rsidP="002F2274">
            <w:pPr>
              <w:spacing w:line="320" w:lineRule="exact"/>
              <w:jc w:val="distribute"/>
              <w:rPr>
                <w:rFonts w:eastAsia="DFKai-SB"/>
                <w:b/>
                <w:bCs/>
                <w:color w:val="000000" w:themeColor="text1"/>
              </w:rPr>
            </w:pPr>
            <w:r w:rsidRPr="002F2105">
              <w:rPr>
                <w:rFonts w:eastAsia="DFKai-SB" w:hint="eastAsia"/>
                <w:b/>
                <w:bCs/>
                <w:color w:val="000000" w:themeColor="text1"/>
              </w:rPr>
              <w:t>國外差旅費</w:t>
            </w:r>
          </w:p>
        </w:tc>
        <w:tc>
          <w:tcPr>
            <w:tcW w:w="1620" w:type="dxa"/>
            <w:tcBorders>
              <w:top w:val="single" w:sz="4" w:space="0" w:color="auto"/>
              <w:left w:val="single" w:sz="4" w:space="0" w:color="auto"/>
              <w:bottom w:val="single" w:sz="4" w:space="0" w:color="auto"/>
              <w:right w:val="single" w:sz="4" w:space="0" w:color="auto"/>
            </w:tcBorders>
          </w:tcPr>
          <w:p w14:paraId="30402DCB" w14:textId="77777777" w:rsidR="00733B3F" w:rsidRPr="002F2105" w:rsidRDefault="00733B3F" w:rsidP="002F2274">
            <w:pPr>
              <w:spacing w:line="320" w:lineRule="exact"/>
              <w:rPr>
                <w:rFonts w:eastAsia="DFKai-SB"/>
                <w:b/>
                <w:bCs/>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2929967F" w14:textId="77777777" w:rsidR="00733B3F" w:rsidRPr="002F2105" w:rsidRDefault="00733B3F" w:rsidP="002F2274">
            <w:pPr>
              <w:spacing w:line="320" w:lineRule="exact"/>
              <w:rPr>
                <w:rFonts w:eastAsia="DFKai-SB"/>
                <w:b/>
                <w:bCs/>
                <w:color w:val="000000" w:themeColor="text1"/>
              </w:rPr>
            </w:pPr>
          </w:p>
        </w:tc>
        <w:tc>
          <w:tcPr>
            <w:tcW w:w="1620" w:type="dxa"/>
            <w:gridSpan w:val="2"/>
            <w:tcBorders>
              <w:top w:val="single" w:sz="4" w:space="0" w:color="auto"/>
              <w:left w:val="single" w:sz="4" w:space="0" w:color="auto"/>
              <w:bottom w:val="single" w:sz="4" w:space="0" w:color="auto"/>
              <w:right w:val="single" w:sz="4" w:space="0" w:color="auto"/>
            </w:tcBorders>
          </w:tcPr>
          <w:p w14:paraId="3B7F4022" w14:textId="77777777" w:rsidR="00733B3F" w:rsidRPr="002F2105" w:rsidRDefault="00733B3F" w:rsidP="002F2274">
            <w:pPr>
              <w:spacing w:line="320" w:lineRule="exact"/>
              <w:rPr>
                <w:rFonts w:eastAsia="DFKai-SB"/>
                <w:b/>
                <w:bCs/>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1BCC2275" w14:textId="77777777" w:rsidR="00733B3F" w:rsidRPr="002F2105" w:rsidRDefault="00733B3F" w:rsidP="002F2274">
            <w:pPr>
              <w:spacing w:line="320" w:lineRule="exact"/>
              <w:rPr>
                <w:rFonts w:eastAsia="DFKai-SB"/>
                <w:b/>
                <w:bCs/>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0152AEA3" w14:textId="77777777" w:rsidR="00733B3F" w:rsidRPr="002F2105" w:rsidRDefault="00733B3F" w:rsidP="002F2274">
            <w:pPr>
              <w:spacing w:line="320" w:lineRule="exact"/>
              <w:rPr>
                <w:rFonts w:eastAsia="DFKai-SB"/>
                <w:b/>
                <w:bCs/>
                <w:color w:val="000000" w:themeColor="text1"/>
              </w:rPr>
            </w:pPr>
          </w:p>
        </w:tc>
      </w:tr>
      <w:tr w:rsidR="002F2105" w:rsidRPr="002F2105" w14:paraId="776078CB" w14:textId="77777777" w:rsidTr="002F2274">
        <w:trPr>
          <w:cantSplit/>
          <w:trHeight w:val="270"/>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5E29B3FA" w14:textId="77777777" w:rsidR="00733B3F" w:rsidRPr="002F2105" w:rsidRDefault="00733B3F" w:rsidP="002F2274">
            <w:pPr>
              <w:spacing w:line="320" w:lineRule="exact"/>
              <w:ind w:left="330" w:hangingChars="150" w:hanging="330"/>
              <w:rPr>
                <w:rFonts w:eastAsia="DFKai-SB"/>
                <w:color w:val="000000" w:themeColor="text1"/>
                <w:sz w:val="22"/>
              </w:rPr>
            </w:pPr>
            <w:r w:rsidRPr="002F2105">
              <w:rPr>
                <w:rFonts w:eastAsia="DFKai-SB"/>
                <w:color w:val="000000" w:themeColor="text1"/>
                <w:sz w:val="22"/>
              </w:rPr>
              <w:t xml:space="preserve">   </w:t>
            </w:r>
            <w:r w:rsidRPr="002F2105">
              <w:rPr>
                <w:rFonts w:eastAsia="DFKai-SB" w:hint="eastAsia"/>
                <w:color w:val="000000" w:themeColor="text1"/>
                <w:sz w:val="22"/>
              </w:rPr>
              <w:t>執行國際合作與移地研究</w:t>
            </w:r>
          </w:p>
        </w:tc>
        <w:tc>
          <w:tcPr>
            <w:tcW w:w="1620" w:type="dxa"/>
            <w:tcBorders>
              <w:top w:val="single" w:sz="4" w:space="0" w:color="auto"/>
              <w:left w:val="single" w:sz="4" w:space="0" w:color="auto"/>
              <w:bottom w:val="single" w:sz="4" w:space="0" w:color="auto"/>
              <w:right w:val="single" w:sz="4" w:space="0" w:color="auto"/>
            </w:tcBorders>
          </w:tcPr>
          <w:p w14:paraId="00EA5FAE" w14:textId="77777777" w:rsidR="00733B3F" w:rsidRPr="002F2105" w:rsidRDefault="00733B3F" w:rsidP="002F2274">
            <w:pPr>
              <w:spacing w:line="320" w:lineRule="exact"/>
              <w:rPr>
                <w:rFonts w:eastAsia="DFKai-SB"/>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3A65523B" w14:textId="77777777" w:rsidR="00733B3F" w:rsidRPr="002F2105" w:rsidRDefault="00733B3F" w:rsidP="002F2274">
            <w:pPr>
              <w:spacing w:line="320" w:lineRule="exact"/>
              <w:rPr>
                <w:rFonts w:eastAsia="DFKai-SB"/>
                <w:color w:val="000000" w:themeColor="text1"/>
              </w:rPr>
            </w:pPr>
          </w:p>
        </w:tc>
        <w:tc>
          <w:tcPr>
            <w:tcW w:w="1620" w:type="dxa"/>
            <w:gridSpan w:val="2"/>
            <w:tcBorders>
              <w:top w:val="single" w:sz="4" w:space="0" w:color="auto"/>
              <w:left w:val="single" w:sz="4" w:space="0" w:color="auto"/>
              <w:bottom w:val="single" w:sz="4" w:space="0" w:color="auto"/>
              <w:right w:val="single" w:sz="4" w:space="0" w:color="auto"/>
            </w:tcBorders>
          </w:tcPr>
          <w:p w14:paraId="5C1067DE" w14:textId="77777777" w:rsidR="00733B3F" w:rsidRPr="002F2105" w:rsidRDefault="00733B3F" w:rsidP="002F2274">
            <w:pPr>
              <w:spacing w:line="320" w:lineRule="exact"/>
              <w:rPr>
                <w:rFonts w:eastAsia="DFKai-SB"/>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7C6D8B0F" w14:textId="77777777" w:rsidR="00733B3F" w:rsidRPr="002F2105" w:rsidRDefault="00733B3F" w:rsidP="002F2274">
            <w:pPr>
              <w:spacing w:line="320" w:lineRule="exact"/>
              <w:rPr>
                <w:rFonts w:eastAsia="DFKai-SB"/>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117CAF5F" w14:textId="77777777" w:rsidR="00733B3F" w:rsidRPr="002F2105" w:rsidRDefault="00733B3F" w:rsidP="002F2274">
            <w:pPr>
              <w:spacing w:line="320" w:lineRule="exact"/>
              <w:rPr>
                <w:rFonts w:eastAsia="DFKai-SB"/>
                <w:color w:val="000000" w:themeColor="text1"/>
              </w:rPr>
            </w:pPr>
          </w:p>
        </w:tc>
      </w:tr>
      <w:tr w:rsidR="002F2105" w:rsidRPr="002F2105" w14:paraId="213FA76F" w14:textId="77777777" w:rsidTr="002F2274">
        <w:trPr>
          <w:cantSplit/>
          <w:trHeight w:val="211"/>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4B07072C" w14:textId="77777777" w:rsidR="00733B3F" w:rsidRPr="002F2105" w:rsidRDefault="00733B3F" w:rsidP="002F2274">
            <w:pPr>
              <w:spacing w:line="320" w:lineRule="exact"/>
              <w:ind w:firstLineChars="150" w:firstLine="330"/>
              <w:rPr>
                <w:rFonts w:eastAsia="DFKai-SB"/>
                <w:color w:val="000000" w:themeColor="text1"/>
                <w:sz w:val="22"/>
              </w:rPr>
            </w:pPr>
            <w:r w:rsidRPr="002F2105">
              <w:rPr>
                <w:rFonts w:eastAsia="DFKai-SB" w:hint="eastAsia"/>
                <w:color w:val="000000" w:themeColor="text1"/>
                <w:sz w:val="22"/>
              </w:rPr>
              <w:t>出席國際學術會議</w:t>
            </w:r>
          </w:p>
        </w:tc>
        <w:tc>
          <w:tcPr>
            <w:tcW w:w="1620" w:type="dxa"/>
            <w:tcBorders>
              <w:top w:val="single" w:sz="4" w:space="0" w:color="auto"/>
              <w:left w:val="single" w:sz="4" w:space="0" w:color="auto"/>
              <w:bottom w:val="single" w:sz="4" w:space="0" w:color="auto"/>
              <w:right w:val="single" w:sz="4" w:space="0" w:color="auto"/>
            </w:tcBorders>
          </w:tcPr>
          <w:p w14:paraId="67AAED89" w14:textId="77777777" w:rsidR="00733B3F" w:rsidRPr="002F2105" w:rsidRDefault="00733B3F" w:rsidP="002F2274">
            <w:pPr>
              <w:spacing w:line="320" w:lineRule="exact"/>
              <w:rPr>
                <w:rFonts w:eastAsia="DFKai-SB"/>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236796B5" w14:textId="77777777" w:rsidR="00733B3F" w:rsidRPr="002F2105" w:rsidRDefault="00733B3F" w:rsidP="002F2274">
            <w:pPr>
              <w:pStyle w:val="CommentText"/>
              <w:spacing w:line="320" w:lineRule="exact"/>
              <w:rPr>
                <w:rFonts w:ascii="Times New Roman" w:eastAsia="DFKai-SB" w:hAnsi="Times New Roman"/>
                <w:color w:val="000000" w:themeColor="text1"/>
                <w:szCs w:val="24"/>
              </w:rPr>
            </w:pPr>
          </w:p>
        </w:tc>
        <w:tc>
          <w:tcPr>
            <w:tcW w:w="1620" w:type="dxa"/>
            <w:gridSpan w:val="2"/>
            <w:tcBorders>
              <w:top w:val="single" w:sz="4" w:space="0" w:color="auto"/>
              <w:left w:val="single" w:sz="4" w:space="0" w:color="auto"/>
              <w:bottom w:val="single" w:sz="4" w:space="0" w:color="auto"/>
              <w:right w:val="single" w:sz="4" w:space="0" w:color="auto"/>
            </w:tcBorders>
          </w:tcPr>
          <w:p w14:paraId="580D73D8" w14:textId="77777777" w:rsidR="00733B3F" w:rsidRPr="002F2105" w:rsidRDefault="00733B3F" w:rsidP="002F2274">
            <w:pPr>
              <w:spacing w:line="320" w:lineRule="exact"/>
              <w:rPr>
                <w:rFonts w:eastAsia="DFKai-SB"/>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17221A5C" w14:textId="77777777" w:rsidR="00733B3F" w:rsidRPr="002F2105" w:rsidRDefault="00733B3F" w:rsidP="002F2274">
            <w:pPr>
              <w:spacing w:line="320" w:lineRule="exact"/>
              <w:rPr>
                <w:rFonts w:eastAsia="DFKai-SB"/>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1259FCB0" w14:textId="77777777" w:rsidR="00733B3F" w:rsidRPr="002F2105" w:rsidRDefault="00733B3F" w:rsidP="002F2274">
            <w:pPr>
              <w:spacing w:line="320" w:lineRule="exact"/>
              <w:rPr>
                <w:rFonts w:eastAsia="DFKai-SB"/>
                <w:color w:val="000000" w:themeColor="text1"/>
              </w:rPr>
            </w:pPr>
          </w:p>
        </w:tc>
      </w:tr>
      <w:tr w:rsidR="002F2105" w:rsidRPr="002F2105" w14:paraId="719EA432" w14:textId="77777777" w:rsidTr="002F2274">
        <w:trPr>
          <w:cantSplit/>
          <w:trHeight w:val="211"/>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22070958" w14:textId="77777777" w:rsidR="00733B3F" w:rsidRPr="002F2105" w:rsidRDefault="00733B3F" w:rsidP="002F2274">
            <w:pPr>
              <w:spacing w:line="320" w:lineRule="exact"/>
              <w:ind w:firstLineChars="150" w:firstLine="330"/>
              <w:rPr>
                <w:rFonts w:eastAsia="DFKai-SB"/>
                <w:color w:val="000000" w:themeColor="text1"/>
                <w:sz w:val="22"/>
              </w:rPr>
            </w:pPr>
            <w:r w:rsidRPr="002F2105">
              <w:rPr>
                <w:rFonts w:eastAsia="DFKai-SB" w:hint="eastAsia"/>
                <w:color w:val="000000" w:themeColor="text1"/>
                <w:sz w:val="22"/>
              </w:rPr>
              <w:t>出國參訪及考察</w:t>
            </w:r>
          </w:p>
        </w:tc>
        <w:tc>
          <w:tcPr>
            <w:tcW w:w="1620" w:type="dxa"/>
            <w:tcBorders>
              <w:top w:val="single" w:sz="4" w:space="0" w:color="auto"/>
              <w:left w:val="single" w:sz="4" w:space="0" w:color="auto"/>
              <w:bottom w:val="single" w:sz="4" w:space="0" w:color="auto"/>
              <w:right w:val="single" w:sz="4" w:space="0" w:color="auto"/>
            </w:tcBorders>
          </w:tcPr>
          <w:p w14:paraId="02FE3B68" w14:textId="77777777" w:rsidR="00733B3F" w:rsidRPr="002F2105" w:rsidRDefault="00733B3F" w:rsidP="002F2274">
            <w:pPr>
              <w:spacing w:line="320" w:lineRule="exact"/>
              <w:rPr>
                <w:rFonts w:eastAsia="DFKai-SB"/>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6E39AE5D" w14:textId="77777777" w:rsidR="00733B3F" w:rsidRPr="002F2105" w:rsidRDefault="00733B3F" w:rsidP="002F2274">
            <w:pPr>
              <w:pStyle w:val="CommentText"/>
              <w:spacing w:line="320" w:lineRule="exact"/>
              <w:rPr>
                <w:rFonts w:ascii="Times New Roman" w:eastAsia="DFKai-SB" w:hAnsi="Times New Roman"/>
                <w:color w:val="000000" w:themeColor="text1"/>
                <w:szCs w:val="24"/>
              </w:rPr>
            </w:pPr>
          </w:p>
        </w:tc>
        <w:tc>
          <w:tcPr>
            <w:tcW w:w="1620" w:type="dxa"/>
            <w:gridSpan w:val="2"/>
            <w:tcBorders>
              <w:top w:val="single" w:sz="4" w:space="0" w:color="auto"/>
              <w:left w:val="single" w:sz="4" w:space="0" w:color="auto"/>
              <w:bottom w:val="single" w:sz="4" w:space="0" w:color="auto"/>
              <w:right w:val="single" w:sz="4" w:space="0" w:color="auto"/>
            </w:tcBorders>
          </w:tcPr>
          <w:p w14:paraId="35E31EB9" w14:textId="77777777" w:rsidR="00733B3F" w:rsidRPr="002F2105" w:rsidRDefault="00733B3F" w:rsidP="002F2274">
            <w:pPr>
              <w:spacing w:line="320" w:lineRule="exact"/>
              <w:rPr>
                <w:rFonts w:eastAsia="DFKai-SB"/>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651E7034" w14:textId="77777777" w:rsidR="00733B3F" w:rsidRPr="002F2105" w:rsidRDefault="00733B3F" w:rsidP="002F2274">
            <w:pPr>
              <w:spacing w:line="320" w:lineRule="exact"/>
              <w:rPr>
                <w:rFonts w:eastAsia="DFKai-SB"/>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5BC3624A" w14:textId="77777777" w:rsidR="00733B3F" w:rsidRPr="002F2105" w:rsidRDefault="00733B3F" w:rsidP="002F2274">
            <w:pPr>
              <w:spacing w:line="320" w:lineRule="exact"/>
              <w:rPr>
                <w:rFonts w:eastAsia="DFKai-SB"/>
                <w:color w:val="000000" w:themeColor="text1"/>
              </w:rPr>
            </w:pPr>
          </w:p>
        </w:tc>
      </w:tr>
      <w:tr w:rsidR="002F2105" w:rsidRPr="002F2105" w14:paraId="5E7FAC9E" w14:textId="77777777" w:rsidTr="002F2274">
        <w:trPr>
          <w:trHeight w:val="256"/>
          <w:jc w:val="center"/>
        </w:trPr>
        <w:tc>
          <w:tcPr>
            <w:tcW w:w="2520" w:type="dxa"/>
            <w:gridSpan w:val="3"/>
            <w:tcBorders>
              <w:top w:val="single" w:sz="4" w:space="0" w:color="auto"/>
              <w:left w:val="single" w:sz="12" w:space="0" w:color="auto"/>
              <w:bottom w:val="single" w:sz="4" w:space="0" w:color="auto"/>
              <w:right w:val="single" w:sz="4" w:space="0" w:color="auto"/>
            </w:tcBorders>
            <w:vAlign w:val="center"/>
          </w:tcPr>
          <w:p w14:paraId="6E0E00E8" w14:textId="77777777" w:rsidR="00733B3F" w:rsidRPr="002F2105" w:rsidRDefault="00733B3F" w:rsidP="002F2274">
            <w:pPr>
              <w:spacing w:line="320" w:lineRule="exact"/>
              <w:jc w:val="distribute"/>
              <w:rPr>
                <w:rFonts w:eastAsia="DFKai-SB"/>
                <w:color w:val="000000" w:themeColor="text1"/>
                <w:sz w:val="20"/>
              </w:rPr>
            </w:pPr>
            <w:r w:rsidRPr="002F2105">
              <w:rPr>
                <w:rFonts w:eastAsia="DFKai-SB" w:hint="eastAsia"/>
                <w:color w:val="000000" w:themeColor="text1"/>
              </w:rPr>
              <w:t>管理費</w:t>
            </w:r>
          </w:p>
        </w:tc>
        <w:tc>
          <w:tcPr>
            <w:tcW w:w="1620" w:type="dxa"/>
            <w:tcBorders>
              <w:top w:val="single" w:sz="4" w:space="0" w:color="auto"/>
              <w:left w:val="single" w:sz="4" w:space="0" w:color="auto"/>
              <w:bottom w:val="single" w:sz="4" w:space="0" w:color="auto"/>
              <w:right w:val="single" w:sz="4" w:space="0" w:color="auto"/>
            </w:tcBorders>
          </w:tcPr>
          <w:p w14:paraId="2A45B01B" w14:textId="77777777" w:rsidR="00733B3F" w:rsidRPr="002F2105" w:rsidRDefault="00733B3F" w:rsidP="002F2274">
            <w:pPr>
              <w:spacing w:line="320" w:lineRule="exact"/>
              <w:rPr>
                <w:rFonts w:eastAsia="DFKai-SB"/>
                <w:color w:val="000000" w:themeColor="text1"/>
              </w:rPr>
            </w:pPr>
          </w:p>
        </w:tc>
        <w:tc>
          <w:tcPr>
            <w:tcW w:w="1699" w:type="dxa"/>
            <w:gridSpan w:val="2"/>
            <w:tcBorders>
              <w:top w:val="single" w:sz="4" w:space="0" w:color="auto"/>
              <w:left w:val="single" w:sz="4" w:space="0" w:color="auto"/>
              <w:bottom w:val="single" w:sz="4" w:space="0" w:color="auto"/>
              <w:right w:val="single" w:sz="4" w:space="0" w:color="auto"/>
            </w:tcBorders>
          </w:tcPr>
          <w:p w14:paraId="4E81BDF8" w14:textId="77777777" w:rsidR="00733B3F" w:rsidRPr="002F2105" w:rsidRDefault="00733B3F" w:rsidP="002F2274">
            <w:pPr>
              <w:spacing w:line="320" w:lineRule="exact"/>
              <w:rPr>
                <w:rFonts w:eastAsia="DFKai-SB"/>
                <w:color w:val="000000" w:themeColor="text1"/>
              </w:rPr>
            </w:pPr>
          </w:p>
        </w:tc>
        <w:tc>
          <w:tcPr>
            <w:tcW w:w="1620" w:type="dxa"/>
            <w:gridSpan w:val="2"/>
            <w:tcBorders>
              <w:top w:val="single" w:sz="4" w:space="0" w:color="auto"/>
              <w:left w:val="single" w:sz="4" w:space="0" w:color="auto"/>
              <w:bottom w:val="single" w:sz="4" w:space="0" w:color="auto"/>
              <w:right w:val="single" w:sz="4" w:space="0" w:color="auto"/>
            </w:tcBorders>
          </w:tcPr>
          <w:p w14:paraId="6261BBD7" w14:textId="77777777" w:rsidR="00733B3F" w:rsidRPr="002F2105" w:rsidRDefault="00733B3F" w:rsidP="002F2274">
            <w:pPr>
              <w:spacing w:line="320" w:lineRule="exact"/>
              <w:rPr>
                <w:rFonts w:eastAsia="DFKai-SB"/>
                <w:color w:val="000000" w:themeColor="text1"/>
              </w:rPr>
            </w:pPr>
          </w:p>
        </w:tc>
        <w:tc>
          <w:tcPr>
            <w:tcW w:w="1800" w:type="dxa"/>
            <w:gridSpan w:val="2"/>
            <w:tcBorders>
              <w:top w:val="single" w:sz="4" w:space="0" w:color="auto"/>
              <w:left w:val="single" w:sz="4" w:space="0" w:color="auto"/>
              <w:bottom w:val="single" w:sz="4" w:space="0" w:color="auto"/>
              <w:right w:val="single" w:sz="4" w:space="0" w:color="auto"/>
            </w:tcBorders>
          </w:tcPr>
          <w:p w14:paraId="5A7024C2" w14:textId="77777777" w:rsidR="00733B3F" w:rsidRPr="002F2105" w:rsidRDefault="00733B3F" w:rsidP="002F2274">
            <w:pPr>
              <w:spacing w:line="320" w:lineRule="exact"/>
              <w:rPr>
                <w:rFonts w:eastAsia="DFKai-SB"/>
                <w:color w:val="000000" w:themeColor="text1"/>
              </w:rPr>
            </w:pPr>
          </w:p>
        </w:tc>
        <w:tc>
          <w:tcPr>
            <w:tcW w:w="1698" w:type="dxa"/>
            <w:tcBorders>
              <w:top w:val="single" w:sz="4" w:space="0" w:color="auto"/>
              <w:left w:val="single" w:sz="4" w:space="0" w:color="auto"/>
              <w:bottom w:val="single" w:sz="4" w:space="0" w:color="auto"/>
              <w:right w:val="single" w:sz="12" w:space="0" w:color="auto"/>
            </w:tcBorders>
          </w:tcPr>
          <w:p w14:paraId="1B3F17C5" w14:textId="77777777" w:rsidR="00733B3F" w:rsidRPr="002F2105" w:rsidRDefault="00733B3F" w:rsidP="002F2274">
            <w:pPr>
              <w:spacing w:line="320" w:lineRule="exact"/>
              <w:rPr>
                <w:rFonts w:eastAsia="DFKai-SB"/>
                <w:color w:val="000000" w:themeColor="text1"/>
              </w:rPr>
            </w:pPr>
          </w:p>
        </w:tc>
      </w:tr>
      <w:tr w:rsidR="002F2105" w:rsidRPr="002F2105" w14:paraId="6DAC4615" w14:textId="77777777" w:rsidTr="002F2274">
        <w:trPr>
          <w:trHeight w:val="252"/>
          <w:jc w:val="center"/>
        </w:trPr>
        <w:tc>
          <w:tcPr>
            <w:tcW w:w="2520" w:type="dxa"/>
            <w:gridSpan w:val="3"/>
            <w:tcBorders>
              <w:top w:val="single" w:sz="4" w:space="0" w:color="auto"/>
              <w:left w:val="single" w:sz="12" w:space="0" w:color="auto"/>
              <w:bottom w:val="double" w:sz="4" w:space="0" w:color="auto"/>
              <w:right w:val="single" w:sz="4" w:space="0" w:color="auto"/>
            </w:tcBorders>
            <w:vAlign w:val="center"/>
          </w:tcPr>
          <w:p w14:paraId="630E113F" w14:textId="77777777" w:rsidR="00733B3F" w:rsidRPr="002F2105" w:rsidRDefault="00733B3F" w:rsidP="002F2274">
            <w:pPr>
              <w:spacing w:line="320" w:lineRule="exact"/>
              <w:jc w:val="distribute"/>
              <w:rPr>
                <w:rFonts w:eastAsia="DFKai-SB"/>
                <w:color w:val="000000" w:themeColor="text1"/>
              </w:rPr>
            </w:pPr>
            <w:r w:rsidRPr="002F2105">
              <w:rPr>
                <w:rFonts w:eastAsia="DFKai-SB" w:hint="eastAsia"/>
                <w:color w:val="000000" w:themeColor="text1"/>
              </w:rPr>
              <w:t>合</w:t>
            </w:r>
            <w:r w:rsidRPr="002F2105">
              <w:rPr>
                <w:rFonts w:eastAsia="DFKai-SB"/>
                <w:color w:val="000000" w:themeColor="text1"/>
              </w:rPr>
              <w:t xml:space="preserve"> </w:t>
            </w:r>
            <w:r w:rsidRPr="002F2105">
              <w:rPr>
                <w:rFonts w:eastAsia="DFKai-SB" w:hint="eastAsia"/>
                <w:color w:val="000000" w:themeColor="text1"/>
              </w:rPr>
              <w:t>計</w:t>
            </w:r>
          </w:p>
        </w:tc>
        <w:tc>
          <w:tcPr>
            <w:tcW w:w="1620" w:type="dxa"/>
            <w:tcBorders>
              <w:top w:val="single" w:sz="4" w:space="0" w:color="auto"/>
              <w:left w:val="single" w:sz="4" w:space="0" w:color="auto"/>
              <w:bottom w:val="double" w:sz="4" w:space="0" w:color="auto"/>
              <w:right w:val="single" w:sz="4" w:space="0" w:color="auto"/>
            </w:tcBorders>
          </w:tcPr>
          <w:p w14:paraId="2DB894A6" w14:textId="77777777" w:rsidR="00733B3F" w:rsidRPr="002F2105" w:rsidRDefault="00733B3F" w:rsidP="002F2274">
            <w:pPr>
              <w:spacing w:line="320" w:lineRule="exact"/>
              <w:rPr>
                <w:rFonts w:eastAsia="DFKai-SB"/>
                <w:color w:val="000000" w:themeColor="text1"/>
              </w:rPr>
            </w:pPr>
          </w:p>
        </w:tc>
        <w:tc>
          <w:tcPr>
            <w:tcW w:w="1699" w:type="dxa"/>
            <w:gridSpan w:val="2"/>
            <w:tcBorders>
              <w:top w:val="single" w:sz="4" w:space="0" w:color="auto"/>
              <w:left w:val="single" w:sz="4" w:space="0" w:color="auto"/>
              <w:bottom w:val="double" w:sz="4" w:space="0" w:color="auto"/>
              <w:right w:val="single" w:sz="4" w:space="0" w:color="auto"/>
            </w:tcBorders>
          </w:tcPr>
          <w:p w14:paraId="1D2B7A53" w14:textId="77777777" w:rsidR="00733B3F" w:rsidRPr="002F2105" w:rsidRDefault="00733B3F" w:rsidP="002F2274">
            <w:pPr>
              <w:spacing w:line="320" w:lineRule="exact"/>
              <w:rPr>
                <w:rFonts w:eastAsia="DFKai-SB"/>
                <w:color w:val="000000" w:themeColor="text1"/>
              </w:rPr>
            </w:pPr>
          </w:p>
        </w:tc>
        <w:tc>
          <w:tcPr>
            <w:tcW w:w="1620" w:type="dxa"/>
            <w:gridSpan w:val="2"/>
            <w:tcBorders>
              <w:top w:val="single" w:sz="4" w:space="0" w:color="auto"/>
              <w:left w:val="single" w:sz="4" w:space="0" w:color="auto"/>
              <w:bottom w:val="double" w:sz="4" w:space="0" w:color="auto"/>
              <w:right w:val="single" w:sz="4" w:space="0" w:color="auto"/>
            </w:tcBorders>
          </w:tcPr>
          <w:p w14:paraId="280089B6" w14:textId="77777777" w:rsidR="00733B3F" w:rsidRPr="002F2105" w:rsidRDefault="00733B3F" w:rsidP="002F2274">
            <w:pPr>
              <w:spacing w:line="320" w:lineRule="exact"/>
              <w:rPr>
                <w:rFonts w:eastAsia="DFKai-SB"/>
                <w:color w:val="000000" w:themeColor="text1"/>
              </w:rPr>
            </w:pPr>
          </w:p>
        </w:tc>
        <w:tc>
          <w:tcPr>
            <w:tcW w:w="1800" w:type="dxa"/>
            <w:gridSpan w:val="2"/>
            <w:tcBorders>
              <w:top w:val="single" w:sz="4" w:space="0" w:color="auto"/>
              <w:left w:val="single" w:sz="4" w:space="0" w:color="auto"/>
              <w:bottom w:val="double" w:sz="4" w:space="0" w:color="auto"/>
              <w:right w:val="single" w:sz="4" w:space="0" w:color="auto"/>
            </w:tcBorders>
          </w:tcPr>
          <w:p w14:paraId="37AFD080" w14:textId="77777777" w:rsidR="00733B3F" w:rsidRPr="002F2105" w:rsidRDefault="00733B3F" w:rsidP="002F2274">
            <w:pPr>
              <w:spacing w:line="320" w:lineRule="exact"/>
              <w:rPr>
                <w:rFonts w:eastAsia="DFKai-SB"/>
                <w:color w:val="000000" w:themeColor="text1"/>
              </w:rPr>
            </w:pPr>
          </w:p>
        </w:tc>
        <w:tc>
          <w:tcPr>
            <w:tcW w:w="1698" w:type="dxa"/>
            <w:tcBorders>
              <w:top w:val="single" w:sz="4" w:space="0" w:color="auto"/>
              <w:left w:val="single" w:sz="4" w:space="0" w:color="auto"/>
              <w:bottom w:val="double" w:sz="4" w:space="0" w:color="auto"/>
              <w:right w:val="single" w:sz="12" w:space="0" w:color="auto"/>
            </w:tcBorders>
          </w:tcPr>
          <w:p w14:paraId="6EDE9FFB" w14:textId="77777777" w:rsidR="00733B3F" w:rsidRPr="002F2105" w:rsidRDefault="00733B3F" w:rsidP="002F2274">
            <w:pPr>
              <w:spacing w:line="320" w:lineRule="exact"/>
              <w:rPr>
                <w:rFonts w:eastAsia="DFKai-SB"/>
                <w:color w:val="000000" w:themeColor="text1"/>
              </w:rPr>
            </w:pPr>
          </w:p>
        </w:tc>
      </w:tr>
      <w:tr w:rsidR="002F2105" w:rsidRPr="002F2105" w14:paraId="50958907" w14:textId="77777777" w:rsidTr="002F2274">
        <w:trPr>
          <w:cantSplit/>
          <w:trHeight w:val="530"/>
          <w:jc w:val="center"/>
        </w:trPr>
        <w:tc>
          <w:tcPr>
            <w:tcW w:w="1159" w:type="dxa"/>
            <w:vMerge w:val="restart"/>
            <w:tcBorders>
              <w:top w:val="single" w:sz="4" w:space="0" w:color="auto"/>
              <w:left w:val="single" w:sz="12" w:space="0" w:color="auto"/>
              <w:bottom w:val="single" w:sz="6" w:space="0" w:color="auto"/>
              <w:right w:val="single" w:sz="4" w:space="0" w:color="auto"/>
            </w:tcBorders>
            <w:vAlign w:val="center"/>
          </w:tcPr>
          <w:p w14:paraId="05099509" w14:textId="77777777" w:rsidR="00733B3F" w:rsidRPr="002F2105" w:rsidRDefault="00733B3F" w:rsidP="002F2274">
            <w:pPr>
              <w:pStyle w:val="Header"/>
              <w:tabs>
                <w:tab w:val="clear" w:pos="4153"/>
                <w:tab w:val="clear" w:pos="8306"/>
              </w:tabs>
              <w:snapToGrid/>
              <w:spacing w:line="240" w:lineRule="exact"/>
              <w:jc w:val="both"/>
              <w:rPr>
                <w:rFonts w:eastAsia="DFKai-SB"/>
                <w:color w:val="000000" w:themeColor="text1"/>
                <w:spacing w:val="-10"/>
                <w:sz w:val="24"/>
              </w:rPr>
            </w:pPr>
            <w:r w:rsidRPr="002F2105">
              <w:rPr>
                <w:rFonts w:eastAsia="DFKai-SB" w:hint="eastAsia"/>
                <w:color w:val="000000" w:themeColor="text1"/>
                <w:spacing w:val="-10"/>
                <w:sz w:val="24"/>
              </w:rPr>
              <w:t>博士級研究人員</w:t>
            </w:r>
          </w:p>
          <w:p w14:paraId="5BA7220E" w14:textId="77777777" w:rsidR="00733B3F" w:rsidRPr="002F2105" w:rsidRDefault="00733B3F" w:rsidP="002F2274">
            <w:pPr>
              <w:pStyle w:val="Header"/>
              <w:tabs>
                <w:tab w:val="clear" w:pos="4153"/>
                <w:tab w:val="clear" w:pos="8306"/>
              </w:tabs>
              <w:snapToGrid/>
              <w:spacing w:line="240" w:lineRule="exact"/>
              <w:jc w:val="both"/>
              <w:rPr>
                <w:rFonts w:eastAsia="DFKai-SB"/>
                <w:color w:val="000000" w:themeColor="text1"/>
                <w:spacing w:val="-10"/>
                <w:sz w:val="24"/>
              </w:rPr>
            </w:pPr>
            <w:r w:rsidRPr="002F2105">
              <w:rPr>
                <w:rFonts w:eastAsia="DFKai-SB"/>
                <w:color w:val="000000" w:themeColor="text1"/>
                <w:spacing w:val="-10"/>
              </w:rPr>
              <w:t>(</w:t>
            </w:r>
            <w:r w:rsidRPr="002F2105">
              <w:rPr>
                <w:rFonts w:eastAsia="DFKai-SB" w:hint="eastAsia"/>
                <w:color w:val="000000" w:themeColor="text1"/>
                <w:spacing w:val="-10"/>
              </w:rPr>
              <w:t>依本會補助延攬客座科技人才作業要點提出</w:t>
            </w:r>
            <w:r w:rsidRPr="002F2105">
              <w:rPr>
                <w:rFonts w:eastAsia="DFKai-SB"/>
                <w:color w:val="000000" w:themeColor="text1"/>
                <w:spacing w:val="-10"/>
              </w:rPr>
              <w:t>)</w:t>
            </w:r>
          </w:p>
        </w:tc>
        <w:tc>
          <w:tcPr>
            <w:tcW w:w="1361" w:type="dxa"/>
            <w:gridSpan w:val="2"/>
            <w:tcBorders>
              <w:top w:val="single" w:sz="4" w:space="0" w:color="auto"/>
              <w:left w:val="single" w:sz="4" w:space="0" w:color="auto"/>
              <w:bottom w:val="single" w:sz="4" w:space="0" w:color="auto"/>
              <w:right w:val="single" w:sz="4" w:space="0" w:color="auto"/>
            </w:tcBorders>
            <w:vAlign w:val="center"/>
          </w:tcPr>
          <w:p w14:paraId="35D25E3C" w14:textId="77777777" w:rsidR="00733B3F" w:rsidRPr="002F2105" w:rsidRDefault="00733B3F" w:rsidP="002F2274">
            <w:pPr>
              <w:pStyle w:val="Header"/>
              <w:tabs>
                <w:tab w:val="clear" w:pos="4153"/>
                <w:tab w:val="clear" w:pos="8306"/>
              </w:tabs>
              <w:snapToGrid/>
              <w:spacing w:after="180" w:line="240" w:lineRule="exact"/>
              <w:ind w:left="720" w:hanging="720"/>
              <w:jc w:val="distribute"/>
              <w:rPr>
                <w:rFonts w:eastAsia="DFKai-SB"/>
                <w:color w:val="000000" w:themeColor="text1"/>
                <w:sz w:val="24"/>
              </w:rPr>
            </w:pPr>
            <w:r w:rsidRPr="002F2105">
              <w:rPr>
                <w:rFonts w:eastAsia="DFKai-SB" w:hint="eastAsia"/>
                <w:color w:val="000000" w:themeColor="text1"/>
                <w:sz w:val="24"/>
              </w:rPr>
              <w:t>國內、外</w:t>
            </w:r>
          </w:p>
          <w:p w14:paraId="6275F3E5" w14:textId="77777777" w:rsidR="00733B3F" w:rsidRPr="002F2105" w:rsidRDefault="00733B3F" w:rsidP="002F2274">
            <w:pPr>
              <w:pStyle w:val="Header"/>
              <w:tabs>
                <w:tab w:val="clear" w:pos="4153"/>
                <w:tab w:val="clear" w:pos="8306"/>
              </w:tabs>
              <w:snapToGrid/>
              <w:spacing w:after="180" w:line="240" w:lineRule="exact"/>
              <w:ind w:left="720" w:hanging="720"/>
              <w:jc w:val="distribute"/>
              <w:rPr>
                <w:rFonts w:eastAsia="DFKai-SB"/>
                <w:color w:val="000000" w:themeColor="text1"/>
              </w:rPr>
            </w:pPr>
            <w:r w:rsidRPr="002F2105">
              <w:rPr>
                <w:rFonts w:eastAsia="DFKai-SB" w:hint="eastAsia"/>
                <w:color w:val="000000" w:themeColor="text1"/>
                <w:sz w:val="24"/>
              </w:rPr>
              <w:t>地區</w:t>
            </w:r>
          </w:p>
        </w:tc>
        <w:tc>
          <w:tcPr>
            <w:tcW w:w="1620" w:type="dxa"/>
            <w:tcBorders>
              <w:top w:val="single" w:sz="4" w:space="0" w:color="auto"/>
              <w:left w:val="single" w:sz="4" w:space="0" w:color="auto"/>
              <w:bottom w:val="single" w:sz="4" w:space="0" w:color="auto"/>
              <w:right w:val="single" w:sz="4" w:space="0" w:color="auto"/>
            </w:tcBorders>
            <w:vAlign w:val="center"/>
          </w:tcPr>
          <w:p w14:paraId="621A78B3"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c>
          <w:tcPr>
            <w:tcW w:w="1699" w:type="dxa"/>
            <w:gridSpan w:val="2"/>
            <w:tcBorders>
              <w:top w:val="single" w:sz="4" w:space="0" w:color="auto"/>
              <w:left w:val="single" w:sz="4" w:space="0" w:color="auto"/>
              <w:bottom w:val="single" w:sz="4" w:space="0" w:color="auto"/>
              <w:right w:val="single" w:sz="4" w:space="0" w:color="auto"/>
            </w:tcBorders>
            <w:vAlign w:val="center"/>
          </w:tcPr>
          <w:p w14:paraId="2C954312"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c>
          <w:tcPr>
            <w:tcW w:w="1620" w:type="dxa"/>
            <w:gridSpan w:val="2"/>
            <w:tcBorders>
              <w:top w:val="single" w:sz="4" w:space="0" w:color="auto"/>
              <w:left w:val="single" w:sz="4" w:space="0" w:color="auto"/>
              <w:bottom w:val="single" w:sz="4" w:space="0" w:color="auto"/>
              <w:right w:val="single" w:sz="4" w:space="0" w:color="auto"/>
            </w:tcBorders>
            <w:vAlign w:val="center"/>
          </w:tcPr>
          <w:p w14:paraId="753ACD6C"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BE797CD"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c>
          <w:tcPr>
            <w:tcW w:w="1698" w:type="dxa"/>
            <w:tcBorders>
              <w:top w:val="single" w:sz="4" w:space="0" w:color="auto"/>
              <w:left w:val="single" w:sz="4" w:space="0" w:color="auto"/>
              <w:bottom w:val="single" w:sz="4" w:space="0" w:color="auto"/>
              <w:right w:val="single" w:sz="12" w:space="0" w:color="auto"/>
            </w:tcBorders>
            <w:vAlign w:val="center"/>
          </w:tcPr>
          <w:p w14:paraId="2EB77F25"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r>
      <w:tr w:rsidR="002F2105" w:rsidRPr="002F2105" w14:paraId="53BB33AF" w14:textId="77777777" w:rsidTr="002F2274">
        <w:trPr>
          <w:cantSplit/>
          <w:trHeight w:val="519"/>
          <w:jc w:val="center"/>
        </w:trPr>
        <w:tc>
          <w:tcPr>
            <w:tcW w:w="1159" w:type="dxa"/>
            <w:vMerge/>
            <w:tcBorders>
              <w:top w:val="single" w:sz="6" w:space="0" w:color="auto"/>
              <w:left w:val="single" w:sz="12" w:space="0" w:color="auto"/>
              <w:bottom w:val="single" w:sz="6" w:space="0" w:color="auto"/>
              <w:right w:val="single" w:sz="4" w:space="0" w:color="auto"/>
            </w:tcBorders>
            <w:vAlign w:val="center"/>
          </w:tcPr>
          <w:p w14:paraId="13B6C28A" w14:textId="77777777" w:rsidR="00733B3F" w:rsidRPr="002F2105" w:rsidRDefault="00733B3F" w:rsidP="002F2274">
            <w:pPr>
              <w:pStyle w:val="Header"/>
              <w:tabs>
                <w:tab w:val="clear" w:pos="4153"/>
                <w:tab w:val="clear" w:pos="8306"/>
              </w:tabs>
              <w:snapToGrid/>
              <w:spacing w:after="180" w:line="240" w:lineRule="exact"/>
              <w:ind w:left="720" w:hanging="720"/>
              <w:jc w:val="both"/>
              <w:rPr>
                <w:rFonts w:eastAsia="DFKai-SB"/>
                <w:color w:val="000000" w:themeColor="text1"/>
                <w:sz w:val="24"/>
              </w:rPr>
            </w:pPr>
          </w:p>
        </w:tc>
        <w:tc>
          <w:tcPr>
            <w:tcW w:w="1361" w:type="dxa"/>
            <w:gridSpan w:val="2"/>
            <w:tcBorders>
              <w:top w:val="single" w:sz="4" w:space="0" w:color="auto"/>
              <w:left w:val="single" w:sz="4" w:space="0" w:color="auto"/>
              <w:bottom w:val="single" w:sz="4" w:space="0" w:color="auto"/>
              <w:right w:val="single" w:sz="4" w:space="0" w:color="auto"/>
            </w:tcBorders>
            <w:vAlign w:val="center"/>
          </w:tcPr>
          <w:p w14:paraId="6551D84F" w14:textId="77777777" w:rsidR="00733B3F" w:rsidRPr="002F2105" w:rsidRDefault="00733B3F" w:rsidP="002F2274">
            <w:pPr>
              <w:pStyle w:val="Header"/>
              <w:tabs>
                <w:tab w:val="clear" w:pos="4153"/>
                <w:tab w:val="clear" w:pos="8306"/>
              </w:tabs>
              <w:snapToGrid/>
              <w:spacing w:after="180" w:line="240" w:lineRule="exact"/>
              <w:ind w:left="720" w:hanging="720"/>
              <w:jc w:val="distribute"/>
              <w:rPr>
                <w:rFonts w:eastAsia="DFKai-SB"/>
                <w:color w:val="000000" w:themeColor="text1"/>
                <w:spacing w:val="-16"/>
              </w:rPr>
            </w:pPr>
            <w:r w:rsidRPr="002F2105">
              <w:rPr>
                <w:rFonts w:eastAsia="DFKai-SB" w:hint="eastAsia"/>
                <w:color w:val="000000" w:themeColor="text1"/>
                <w:sz w:val="24"/>
              </w:rPr>
              <w:t>大陸地區</w:t>
            </w:r>
            <w:r w:rsidRPr="002F2105">
              <w:rPr>
                <w:rFonts w:eastAsia="DFKai-SB"/>
                <w:color w:val="000000" w:themeColor="text1"/>
              </w:rP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14:paraId="0FE4470A"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c>
          <w:tcPr>
            <w:tcW w:w="1699" w:type="dxa"/>
            <w:gridSpan w:val="2"/>
            <w:tcBorders>
              <w:top w:val="single" w:sz="4" w:space="0" w:color="auto"/>
              <w:left w:val="single" w:sz="4" w:space="0" w:color="auto"/>
              <w:bottom w:val="single" w:sz="4" w:space="0" w:color="auto"/>
              <w:right w:val="single" w:sz="4" w:space="0" w:color="auto"/>
            </w:tcBorders>
            <w:vAlign w:val="center"/>
          </w:tcPr>
          <w:p w14:paraId="4385F32B"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c>
          <w:tcPr>
            <w:tcW w:w="1620" w:type="dxa"/>
            <w:gridSpan w:val="2"/>
            <w:tcBorders>
              <w:top w:val="single" w:sz="4" w:space="0" w:color="auto"/>
              <w:left w:val="single" w:sz="4" w:space="0" w:color="auto"/>
              <w:bottom w:val="single" w:sz="4" w:space="0" w:color="auto"/>
              <w:right w:val="single" w:sz="4" w:space="0" w:color="auto"/>
            </w:tcBorders>
            <w:vAlign w:val="center"/>
          </w:tcPr>
          <w:p w14:paraId="04CE9CBB"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55F58D3"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c>
          <w:tcPr>
            <w:tcW w:w="1698" w:type="dxa"/>
            <w:tcBorders>
              <w:top w:val="single" w:sz="4" w:space="0" w:color="auto"/>
              <w:left w:val="single" w:sz="4" w:space="0" w:color="auto"/>
              <w:bottom w:val="single" w:sz="4" w:space="0" w:color="auto"/>
              <w:right w:val="single" w:sz="12" w:space="0" w:color="auto"/>
            </w:tcBorders>
            <w:vAlign w:val="center"/>
          </w:tcPr>
          <w:p w14:paraId="35DF548B"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共</w:t>
            </w:r>
            <w:r w:rsidRPr="002F2105">
              <w:rPr>
                <w:rFonts w:eastAsia="DFKai-SB"/>
                <w:color w:val="000000" w:themeColor="text1"/>
                <w:u w:val="single"/>
              </w:rPr>
              <w:t xml:space="preserve">         </w:t>
            </w:r>
            <w:r w:rsidRPr="002F2105">
              <w:rPr>
                <w:rFonts w:eastAsia="DFKai-SB" w:hint="eastAsia"/>
                <w:color w:val="000000" w:themeColor="text1"/>
              </w:rPr>
              <w:t>名</w:t>
            </w:r>
          </w:p>
        </w:tc>
      </w:tr>
      <w:tr w:rsidR="002F2105" w:rsidRPr="002F2105" w14:paraId="4516026E" w14:textId="77777777" w:rsidTr="002F2274">
        <w:trPr>
          <w:trHeight w:val="393"/>
          <w:jc w:val="center"/>
        </w:trPr>
        <w:tc>
          <w:tcPr>
            <w:tcW w:w="10957" w:type="dxa"/>
            <w:gridSpan w:val="11"/>
            <w:tcBorders>
              <w:top w:val="single" w:sz="4" w:space="0" w:color="auto"/>
              <w:bottom w:val="single" w:sz="6" w:space="0" w:color="auto"/>
            </w:tcBorders>
            <w:vAlign w:val="center"/>
          </w:tcPr>
          <w:p w14:paraId="4FBA9C96" w14:textId="77777777" w:rsidR="00733B3F" w:rsidRPr="002F2105" w:rsidRDefault="00733B3F" w:rsidP="002F2274">
            <w:pPr>
              <w:spacing w:before="40" w:line="240" w:lineRule="exact"/>
              <w:jc w:val="both"/>
              <w:rPr>
                <w:rFonts w:eastAsia="DFKai-SB"/>
                <w:color w:val="000000" w:themeColor="text1"/>
                <w:spacing w:val="12"/>
              </w:rPr>
            </w:pPr>
            <w:r w:rsidRPr="002F2105">
              <w:rPr>
                <w:rFonts w:eastAsia="DFKai-SB" w:hint="eastAsia"/>
                <w:color w:val="000000" w:themeColor="text1"/>
                <w:spacing w:val="12"/>
              </w:rPr>
              <w:t>申請機構或其他單位（含國內外、大陸地區及港澳）補助項目（無配合補助項目者免填）</w:t>
            </w:r>
          </w:p>
        </w:tc>
      </w:tr>
      <w:tr w:rsidR="002F2105" w:rsidRPr="002F2105" w14:paraId="2CF87513" w14:textId="77777777" w:rsidTr="002F2274">
        <w:trPr>
          <w:cantSplit/>
          <w:trHeight w:val="523"/>
          <w:jc w:val="center"/>
        </w:trPr>
        <w:tc>
          <w:tcPr>
            <w:tcW w:w="2191" w:type="dxa"/>
            <w:gridSpan w:val="2"/>
            <w:tcBorders>
              <w:top w:val="nil"/>
            </w:tcBorders>
            <w:vAlign w:val="center"/>
          </w:tcPr>
          <w:p w14:paraId="78680AED" w14:textId="77777777" w:rsidR="00733B3F" w:rsidRPr="002F2105" w:rsidRDefault="00733B3F" w:rsidP="002F2274">
            <w:pPr>
              <w:spacing w:before="40"/>
              <w:jc w:val="center"/>
              <w:rPr>
                <w:rFonts w:eastAsia="DFKai-SB"/>
                <w:color w:val="000000" w:themeColor="text1"/>
              </w:rPr>
            </w:pPr>
            <w:r w:rsidRPr="002F2105">
              <w:rPr>
                <w:rFonts w:eastAsia="DFKai-SB" w:hint="eastAsia"/>
                <w:color w:val="000000" w:themeColor="text1"/>
              </w:rPr>
              <w:t>配</w:t>
            </w:r>
            <w:r w:rsidRPr="002F2105">
              <w:rPr>
                <w:rFonts w:eastAsia="DFKai-SB"/>
                <w:color w:val="000000" w:themeColor="text1"/>
              </w:rPr>
              <w:t xml:space="preserve"> </w:t>
            </w:r>
            <w:r w:rsidRPr="002F2105">
              <w:rPr>
                <w:rFonts w:eastAsia="DFKai-SB" w:hint="eastAsia"/>
                <w:color w:val="000000" w:themeColor="text1"/>
              </w:rPr>
              <w:t>合</w:t>
            </w:r>
            <w:r w:rsidRPr="002F2105">
              <w:rPr>
                <w:rFonts w:eastAsia="DFKai-SB"/>
                <w:color w:val="000000" w:themeColor="text1"/>
              </w:rPr>
              <w:t xml:space="preserve"> </w:t>
            </w:r>
            <w:r w:rsidRPr="002F2105">
              <w:rPr>
                <w:rFonts w:eastAsia="DFKai-SB" w:hint="eastAsia"/>
                <w:color w:val="000000" w:themeColor="text1"/>
              </w:rPr>
              <w:t>單</w:t>
            </w:r>
            <w:r w:rsidRPr="002F2105">
              <w:rPr>
                <w:rFonts w:eastAsia="DFKai-SB"/>
                <w:color w:val="000000" w:themeColor="text1"/>
              </w:rPr>
              <w:t xml:space="preserve"> </w:t>
            </w:r>
            <w:r w:rsidRPr="002F2105">
              <w:rPr>
                <w:rFonts w:eastAsia="DFKai-SB" w:hint="eastAsia"/>
                <w:color w:val="000000" w:themeColor="text1"/>
              </w:rPr>
              <w:t>位</w:t>
            </w:r>
            <w:r w:rsidRPr="002F2105">
              <w:rPr>
                <w:rFonts w:eastAsia="DFKai-SB"/>
                <w:color w:val="000000" w:themeColor="text1"/>
              </w:rPr>
              <w:t xml:space="preserve"> </w:t>
            </w:r>
            <w:r w:rsidRPr="002F2105">
              <w:rPr>
                <w:rFonts w:eastAsia="DFKai-SB" w:hint="eastAsia"/>
                <w:color w:val="000000" w:themeColor="text1"/>
              </w:rPr>
              <w:t>名</w:t>
            </w:r>
            <w:r w:rsidRPr="002F2105">
              <w:rPr>
                <w:rFonts w:eastAsia="DFKai-SB"/>
                <w:color w:val="000000" w:themeColor="text1"/>
              </w:rPr>
              <w:t xml:space="preserve"> </w:t>
            </w:r>
            <w:r w:rsidRPr="002F2105">
              <w:rPr>
                <w:rFonts w:eastAsia="DFKai-SB" w:hint="eastAsia"/>
                <w:color w:val="000000" w:themeColor="text1"/>
              </w:rPr>
              <w:t>稱</w:t>
            </w:r>
          </w:p>
        </w:tc>
        <w:tc>
          <w:tcPr>
            <w:tcW w:w="2191" w:type="dxa"/>
            <w:gridSpan w:val="3"/>
            <w:tcBorders>
              <w:top w:val="nil"/>
            </w:tcBorders>
            <w:vAlign w:val="center"/>
          </w:tcPr>
          <w:p w14:paraId="4A78258D" w14:textId="77777777" w:rsidR="00733B3F" w:rsidRPr="002F2105" w:rsidRDefault="00733B3F" w:rsidP="002F2274">
            <w:pPr>
              <w:spacing w:before="40"/>
              <w:jc w:val="center"/>
              <w:rPr>
                <w:rFonts w:eastAsia="DFKai-SB"/>
                <w:color w:val="000000" w:themeColor="text1"/>
              </w:rPr>
            </w:pPr>
            <w:r w:rsidRPr="002F2105">
              <w:rPr>
                <w:rFonts w:eastAsia="DFKai-SB" w:hint="eastAsia"/>
                <w:color w:val="000000" w:themeColor="text1"/>
              </w:rPr>
              <w:t>配合補助項目</w:t>
            </w:r>
          </w:p>
        </w:tc>
        <w:tc>
          <w:tcPr>
            <w:tcW w:w="2192" w:type="dxa"/>
            <w:gridSpan w:val="2"/>
            <w:tcBorders>
              <w:top w:val="nil"/>
            </w:tcBorders>
            <w:vAlign w:val="center"/>
          </w:tcPr>
          <w:p w14:paraId="7E456B02" w14:textId="77777777" w:rsidR="00733B3F" w:rsidRPr="002F2105" w:rsidRDefault="00733B3F" w:rsidP="002F2274">
            <w:pPr>
              <w:spacing w:before="40"/>
              <w:jc w:val="center"/>
              <w:rPr>
                <w:rFonts w:eastAsia="DFKai-SB"/>
                <w:color w:val="000000" w:themeColor="text1"/>
              </w:rPr>
            </w:pPr>
            <w:r w:rsidRPr="002F2105">
              <w:rPr>
                <w:rFonts w:eastAsia="DFKai-SB" w:hint="eastAsia"/>
                <w:color w:val="000000" w:themeColor="text1"/>
              </w:rPr>
              <w:t>配合補助金額</w:t>
            </w:r>
          </w:p>
        </w:tc>
        <w:tc>
          <w:tcPr>
            <w:tcW w:w="2191" w:type="dxa"/>
            <w:gridSpan w:val="2"/>
            <w:tcBorders>
              <w:top w:val="nil"/>
            </w:tcBorders>
            <w:vAlign w:val="center"/>
          </w:tcPr>
          <w:p w14:paraId="4827354B" w14:textId="77777777" w:rsidR="00733B3F" w:rsidRPr="002F2105" w:rsidRDefault="00733B3F" w:rsidP="002F2274">
            <w:pPr>
              <w:spacing w:before="40"/>
              <w:jc w:val="center"/>
              <w:rPr>
                <w:rFonts w:eastAsia="DFKai-SB"/>
                <w:color w:val="000000" w:themeColor="text1"/>
              </w:rPr>
            </w:pPr>
            <w:r w:rsidRPr="002F2105">
              <w:rPr>
                <w:rFonts w:eastAsia="DFKai-SB" w:hint="eastAsia"/>
                <w:color w:val="000000" w:themeColor="text1"/>
              </w:rPr>
              <w:t>配</w:t>
            </w:r>
            <w:r w:rsidRPr="002F2105">
              <w:rPr>
                <w:rFonts w:eastAsia="DFKai-SB"/>
                <w:color w:val="000000" w:themeColor="text1"/>
              </w:rPr>
              <w:t xml:space="preserve"> </w:t>
            </w:r>
            <w:r w:rsidRPr="002F2105">
              <w:rPr>
                <w:rFonts w:eastAsia="DFKai-SB" w:hint="eastAsia"/>
                <w:color w:val="000000" w:themeColor="text1"/>
              </w:rPr>
              <w:t>合</w:t>
            </w:r>
            <w:r w:rsidRPr="002F2105">
              <w:rPr>
                <w:rFonts w:eastAsia="DFKai-SB"/>
                <w:color w:val="000000" w:themeColor="text1"/>
              </w:rPr>
              <w:t xml:space="preserve"> </w:t>
            </w:r>
            <w:r w:rsidRPr="002F2105">
              <w:rPr>
                <w:rFonts w:eastAsia="DFKai-SB" w:hint="eastAsia"/>
                <w:color w:val="000000" w:themeColor="text1"/>
              </w:rPr>
              <w:t>年</w:t>
            </w:r>
            <w:r w:rsidRPr="002F2105">
              <w:rPr>
                <w:rFonts w:eastAsia="DFKai-SB"/>
                <w:color w:val="000000" w:themeColor="text1"/>
              </w:rPr>
              <w:t xml:space="preserve"> </w:t>
            </w:r>
            <w:r w:rsidRPr="002F2105">
              <w:rPr>
                <w:rFonts w:eastAsia="DFKai-SB" w:hint="eastAsia"/>
                <w:color w:val="000000" w:themeColor="text1"/>
              </w:rPr>
              <w:t>次</w:t>
            </w:r>
          </w:p>
        </w:tc>
        <w:tc>
          <w:tcPr>
            <w:tcW w:w="2192" w:type="dxa"/>
            <w:gridSpan w:val="2"/>
            <w:tcBorders>
              <w:top w:val="nil"/>
            </w:tcBorders>
            <w:vAlign w:val="center"/>
          </w:tcPr>
          <w:p w14:paraId="23346AF8" w14:textId="77777777" w:rsidR="00733B3F" w:rsidRPr="002F2105" w:rsidRDefault="00733B3F" w:rsidP="002F2274">
            <w:pPr>
              <w:spacing w:before="40"/>
              <w:jc w:val="center"/>
              <w:rPr>
                <w:rFonts w:eastAsia="DFKai-SB"/>
                <w:color w:val="000000" w:themeColor="text1"/>
              </w:rPr>
            </w:pPr>
            <w:r w:rsidRPr="002F2105">
              <w:rPr>
                <w:rFonts w:eastAsia="DFKai-SB" w:hint="eastAsia"/>
                <w:color w:val="000000" w:themeColor="text1"/>
              </w:rPr>
              <w:t>證明文件</w:t>
            </w:r>
          </w:p>
        </w:tc>
      </w:tr>
      <w:tr w:rsidR="002F2105" w:rsidRPr="002F2105" w14:paraId="58D869D5" w14:textId="77777777" w:rsidTr="002F2274">
        <w:trPr>
          <w:cantSplit/>
          <w:trHeight w:val="299"/>
          <w:jc w:val="center"/>
        </w:trPr>
        <w:tc>
          <w:tcPr>
            <w:tcW w:w="2191" w:type="dxa"/>
            <w:gridSpan w:val="2"/>
          </w:tcPr>
          <w:p w14:paraId="52B03098" w14:textId="77777777" w:rsidR="00733B3F" w:rsidRPr="002F2105" w:rsidRDefault="00733B3F" w:rsidP="002F2274">
            <w:pPr>
              <w:spacing w:before="40"/>
              <w:rPr>
                <w:rFonts w:eastAsia="DFKai-SB"/>
                <w:color w:val="000000" w:themeColor="text1"/>
              </w:rPr>
            </w:pPr>
          </w:p>
        </w:tc>
        <w:tc>
          <w:tcPr>
            <w:tcW w:w="2191" w:type="dxa"/>
            <w:gridSpan w:val="3"/>
          </w:tcPr>
          <w:p w14:paraId="4C451720" w14:textId="77777777" w:rsidR="00733B3F" w:rsidRPr="002F2105" w:rsidRDefault="00733B3F" w:rsidP="002F2274">
            <w:pPr>
              <w:pStyle w:val="CommentText"/>
              <w:spacing w:before="40"/>
              <w:rPr>
                <w:rFonts w:ascii="Times New Roman" w:eastAsia="DFKai-SB" w:hAnsi="Times New Roman"/>
                <w:color w:val="000000" w:themeColor="text1"/>
                <w:szCs w:val="24"/>
              </w:rPr>
            </w:pPr>
          </w:p>
        </w:tc>
        <w:tc>
          <w:tcPr>
            <w:tcW w:w="2192" w:type="dxa"/>
            <w:gridSpan w:val="2"/>
          </w:tcPr>
          <w:p w14:paraId="119513A6" w14:textId="77777777" w:rsidR="00733B3F" w:rsidRPr="002F2105" w:rsidRDefault="00733B3F" w:rsidP="002F2274">
            <w:pPr>
              <w:pStyle w:val="CommentText"/>
              <w:spacing w:before="40"/>
              <w:rPr>
                <w:rFonts w:ascii="Times New Roman" w:eastAsia="DFKai-SB" w:hAnsi="Times New Roman"/>
                <w:color w:val="000000" w:themeColor="text1"/>
                <w:szCs w:val="24"/>
              </w:rPr>
            </w:pPr>
          </w:p>
        </w:tc>
        <w:tc>
          <w:tcPr>
            <w:tcW w:w="2191" w:type="dxa"/>
            <w:gridSpan w:val="2"/>
          </w:tcPr>
          <w:p w14:paraId="1F1F85CC" w14:textId="77777777" w:rsidR="00733B3F" w:rsidRPr="002F2105" w:rsidRDefault="00733B3F" w:rsidP="002F2274">
            <w:pPr>
              <w:spacing w:before="40"/>
              <w:rPr>
                <w:rFonts w:eastAsia="DFKai-SB"/>
                <w:color w:val="000000" w:themeColor="text1"/>
              </w:rPr>
            </w:pPr>
          </w:p>
        </w:tc>
        <w:tc>
          <w:tcPr>
            <w:tcW w:w="2192" w:type="dxa"/>
            <w:gridSpan w:val="2"/>
          </w:tcPr>
          <w:p w14:paraId="175CA952" w14:textId="77777777" w:rsidR="00733B3F" w:rsidRPr="002F2105" w:rsidRDefault="00733B3F" w:rsidP="002F2274">
            <w:pPr>
              <w:spacing w:before="40"/>
              <w:rPr>
                <w:rFonts w:eastAsia="DFKai-SB"/>
                <w:color w:val="000000" w:themeColor="text1"/>
              </w:rPr>
            </w:pPr>
          </w:p>
        </w:tc>
      </w:tr>
      <w:tr w:rsidR="002F2105" w:rsidRPr="002F2105" w14:paraId="39F1CD8A" w14:textId="77777777" w:rsidTr="002F2274">
        <w:trPr>
          <w:cantSplit/>
          <w:trHeight w:val="297"/>
          <w:jc w:val="center"/>
        </w:trPr>
        <w:tc>
          <w:tcPr>
            <w:tcW w:w="2191" w:type="dxa"/>
            <w:gridSpan w:val="2"/>
            <w:tcBorders>
              <w:bottom w:val="single" w:sz="12" w:space="0" w:color="auto"/>
            </w:tcBorders>
          </w:tcPr>
          <w:p w14:paraId="0160EF51" w14:textId="77777777" w:rsidR="00733B3F" w:rsidRPr="002F2105" w:rsidRDefault="00733B3F" w:rsidP="002F2274">
            <w:pPr>
              <w:spacing w:before="40"/>
              <w:rPr>
                <w:rFonts w:eastAsia="DFKai-SB"/>
                <w:color w:val="000000" w:themeColor="text1"/>
              </w:rPr>
            </w:pPr>
          </w:p>
        </w:tc>
        <w:tc>
          <w:tcPr>
            <w:tcW w:w="2191" w:type="dxa"/>
            <w:gridSpan w:val="3"/>
            <w:tcBorders>
              <w:bottom w:val="single" w:sz="12" w:space="0" w:color="auto"/>
            </w:tcBorders>
          </w:tcPr>
          <w:p w14:paraId="7EC9AF38" w14:textId="77777777" w:rsidR="00733B3F" w:rsidRPr="002F2105" w:rsidRDefault="00733B3F" w:rsidP="002F2274">
            <w:pPr>
              <w:spacing w:before="40"/>
              <w:rPr>
                <w:rFonts w:eastAsia="DFKai-SB"/>
                <w:color w:val="000000" w:themeColor="text1"/>
              </w:rPr>
            </w:pPr>
          </w:p>
        </w:tc>
        <w:tc>
          <w:tcPr>
            <w:tcW w:w="2192" w:type="dxa"/>
            <w:gridSpan w:val="2"/>
            <w:tcBorders>
              <w:bottom w:val="single" w:sz="12" w:space="0" w:color="auto"/>
            </w:tcBorders>
          </w:tcPr>
          <w:p w14:paraId="1A53EB69" w14:textId="77777777" w:rsidR="00733B3F" w:rsidRPr="002F2105" w:rsidRDefault="00733B3F" w:rsidP="002F2274">
            <w:pPr>
              <w:pStyle w:val="CommentText"/>
              <w:spacing w:before="40"/>
              <w:rPr>
                <w:rFonts w:ascii="Times New Roman" w:eastAsia="DFKai-SB" w:hAnsi="Times New Roman"/>
                <w:color w:val="000000" w:themeColor="text1"/>
                <w:szCs w:val="24"/>
              </w:rPr>
            </w:pPr>
          </w:p>
        </w:tc>
        <w:tc>
          <w:tcPr>
            <w:tcW w:w="2191" w:type="dxa"/>
            <w:gridSpan w:val="2"/>
            <w:tcBorders>
              <w:bottom w:val="single" w:sz="12" w:space="0" w:color="auto"/>
            </w:tcBorders>
          </w:tcPr>
          <w:p w14:paraId="207AE819" w14:textId="77777777" w:rsidR="00733B3F" w:rsidRPr="002F2105" w:rsidRDefault="00733B3F" w:rsidP="002F2274">
            <w:pPr>
              <w:spacing w:before="40"/>
              <w:rPr>
                <w:rFonts w:eastAsia="DFKai-SB"/>
                <w:color w:val="000000" w:themeColor="text1"/>
              </w:rPr>
            </w:pPr>
          </w:p>
        </w:tc>
        <w:tc>
          <w:tcPr>
            <w:tcW w:w="2192" w:type="dxa"/>
            <w:gridSpan w:val="2"/>
            <w:tcBorders>
              <w:bottom w:val="single" w:sz="12" w:space="0" w:color="auto"/>
            </w:tcBorders>
          </w:tcPr>
          <w:p w14:paraId="2626CF77" w14:textId="77777777" w:rsidR="00733B3F" w:rsidRPr="002F2105" w:rsidRDefault="00733B3F" w:rsidP="002F2274">
            <w:pPr>
              <w:spacing w:before="40"/>
              <w:rPr>
                <w:rFonts w:eastAsia="DFKai-SB"/>
                <w:color w:val="000000" w:themeColor="text1"/>
              </w:rPr>
            </w:pPr>
          </w:p>
        </w:tc>
      </w:tr>
    </w:tbl>
    <w:p w14:paraId="0C6701A6" w14:textId="77777777" w:rsidR="004E1297" w:rsidRPr="002F2105" w:rsidRDefault="00733B3F" w:rsidP="004E1297">
      <w:pPr>
        <w:adjustRightInd w:val="0"/>
        <w:spacing w:line="400" w:lineRule="exact"/>
        <w:ind w:leftChars="-75" w:left="-178" w:rightChars="-67" w:right="-161" w:hanging="2"/>
        <w:rPr>
          <w:rFonts w:eastAsia="DFKai-SB"/>
          <w:b/>
          <w:color w:val="000000" w:themeColor="text1"/>
          <w:sz w:val="28"/>
        </w:rPr>
      </w:pPr>
      <w:r w:rsidRPr="002F2105">
        <w:rPr>
          <w:rFonts w:eastAsia="DFKai-SB" w:hint="eastAsia"/>
          <w:color w:val="000000" w:themeColor="text1"/>
          <w:u w:val="single"/>
        </w:rPr>
        <w:t>表</w:t>
      </w:r>
      <w:r w:rsidRPr="002F2105">
        <w:rPr>
          <w:rFonts w:eastAsia="DFKai-SB"/>
          <w:color w:val="000000" w:themeColor="text1"/>
          <w:u w:val="single"/>
        </w:rPr>
        <w:t>CM05</w:t>
      </w:r>
      <w:r w:rsidRPr="002F2105">
        <w:rPr>
          <w:rFonts w:eastAsia="DFKai-SB"/>
          <w:color w:val="000000" w:themeColor="text1"/>
        </w:rPr>
        <w:t xml:space="preserve">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66B700F7" w14:textId="77777777" w:rsidR="00733B3F" w:rsidRPr="002F2105" w:rsidRDefault="004E1297" w:rsidP="007C0BBF">
      <w:pPr>
        <w:adjustRightInd w:val="0"/>
        <w:spacing w:line="400" w:lineRule="exact"/>
        <w:ind w:leftChars="-75" w:left="-178" w:rightChars="-67" w:right="-161" w:hanging="2"/>
        <w:rPr>
          <w:rFonts w:eastAsia="DFKai-SB"/>
          <w:b/>
          <w:color w:val="000000" w:themeColor="text1"/>
          <w:sz w:val="28"/>
        </w:rPr>
      </w:pPr>
      <w:r w:rsidRPr="002F2105">
        <w:rPr>
          <w:rFonts w:eastAsia="DFKai-SB"/>
          <w:b/>
          <w:color w:val="000000" w:themeColor="text1"/>
          <w:sz w:val="28"/>
        </w:rPr>
        <w:br w:type="page"/>
      </w:r>
      <w:r w:rsidR="00733B3F" w:rsidRPr="002F2105">
        <w:rPr>
          <w:rFonts w:eastAsia="DFKai-SB" w:hint="eastAsia"/>
          <w:b/>
          <w:color w:val="000000" w:themeColor="text1"/>
          <w:sz w:val="28"/>
        </w:rPr>
        <w:lastRenderedPageBreak/>
        <w:t>六、</w:t>
      </w:r>
      <w:r w:rsidR="00733B3F" w:rsidRPr="002F2105">
        <w:rPr>
          <w:rFonts w:eastAsia="DFKai-SB" w:hint="eastAsia"/>
          <w:b/>
          <w:color w:val="000000" w:themeColor="text1"/>
          <w:sz w:val="28"/>
          <w:highlight w:val="green"/>
        </w:rPr>
        <w:t>主要研究人力</w:t>
      </w:r>
      <w:r w:rsidR="00733B3F" w:rsidRPr="002F2105">
        <w:rPr>
          <w:rFonts w:eastAsia="DFKai-SB" w:hint="eastAsia"/>
          <w:bCs/>
          <w:color w:val="000000" w:themeColor="text1"/>
          <w:sz w:val="28"/>
          <w:highlight w:val="green"/>
        </w:rPr>
        <w:t>：</w:t>
      </w:r>
      <w:r w:rsidR="006F13AE" w:rsidRPr="002F2105">
        <w:rPr>
          <w:rFonts w:eastAsia="DFKai-SB" w:hint="eastAsia"/>
          <w:b/>
          <w:bCs/>
          <w:color w:val="000000" w:themeColor="text1"/>
          <w:sz w:val="28"/>
          <w:szCs w:val="28"/>
          <w:shd w:val="clear" w:color="auto" w:fill="FFFF00"/>
        </w:rPr>
        <w:t>總計畫與各子計畫提供</w:t>
      </w:r>
    </w:p>
    <w:p w14:paraId="15ACDE66" w14:textId="77777777" w:rsidR="00733B3F" w:rsidRPr="002F2105" w:rsidRDefault="00733B3F" w:rsidP="009D7779">
      <w:pPr>
        <w:pStyle w:val="BodyTextIndent"/>
        <w:numPr>
          <w:ilvl w:val="0"/>
          <w:numId w:val="13"/>
        </w:numPr>
        <w:adjustRightInd w:val="0"/>
        <w:spacing w:line="320" w:lineRule="exact"/>
        <w:ind w:leftChars="0" w:rightChars="66" w:right="158" w:firstLineChars="0"/>
        <w:textAlignment w:val="baseline"/>
        <w:rPr>
          <w:color w:val="000000" w:themeColor="text1"/>
          <w:sz w:val="24"/>
        </w:rPr>
      </w:pPr>
      <w:r w:rsidRPr="002F2105">
        <w:rPr>
          <w:rFonts w:hint="eastAsia"/>
          <w:color w:val="000000" w:themeColor="text1"/>
          <w:sz w:val="24"/>
        </w:rPr>
        <w:t>請依照「主持人」、「共同主持人」、「協同研究人員」及「</w:t>
      </w:r>
      <w:r w:rsidRPr="002F2105">
        <w:rPr>
          <w:color w:val="000000" w:themeColor="text1"/>
          <w:sz w:val="24"/>
        </w:rPr>
        <w:t>博士</w:t>
      </w:r>
      <w:r w:rsidRPr="002F2105">
        <w:rPr>
          <w:rFonts w:hint="eastAsia"/>
          <w:color w:val="000000" w:themeColor="text1"/>
          <w:sz w:val="24"/>
        </w:rPr>
        <w:t>級</w:t>
      </w:r>
      <w:r w:rsidRPr="002F2105">
        <w:rPr>
          <w:color w:val="000000" w:themeColor="text1"/>
          <w:sz w:val="24"/>
        </w:rPr>
        <w:t>研究</w:t>
      </w:r>
      <w:r w:rsidRPr="002F2105">
        <w:rPr>
          <w:rFonts w:hint="eastAsia"/>
          <w:color w:val="000000" w:themeColor="text1"/>
          <w:sz w:val="24"/>
        </w:rPr>
        <w:t>人員」等類別之順序分別填寫。</w:t>
      </w:r>
    </w:p>
    <w:tbl>
      <w:tblPr>
        <w:tblW w:w="1034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78"/>
        <w:gridCol w:w="1260"/>
        <w:gridCol w:w="1678"/>
        <w:gridCol w:w="840"/>
        <w:gridCol w:w="3345"/>
        <w:gridCol w:w="2240"/>
      </w:tblGrid>
      <w:tr w:rsidR="002F2105" w:rsidRPr="002F2105" w14:paraId="330DCD81" w14:textId="77777777" w:rsidTr="002F2274">
        <w:trPr>
          <w:trHeight w:hRule="exact" w:val="1397"/>
          <w:jc w:val="center"/>
        </w:trPr>
        <w:tc>
          <w:tcPr>
            <w:tcW w:w="978" w:type="dxa"/>
            <w:vAlign w:val="center"/>
          </w:tcPr>
          <w:p w14:paraId="23DC9A4A" w14:textId="77777777" w:rsidR="00733B3F" w:rsidRPr="002F2105" w:rsidRDefault="00733B3F" w:rsidP="002F2274">
            <w:pPr>
              <w:spacing w:line="500" w:lineRule="exact"/>
              <w:jc w:val="center"/>
              <w:rPr>
                <w:rFonts w:eastAsia="DFKai-SB"/>
                <w:color w:val="000000" w:themeColor="text1"/>
              </w:rPr>
            </w:pPr>
            <w:r w:rsidRPr="002F2105">
              <w:rPr>
                <w:rFonts w:eastAsia="DFKai-SB" w:hint="eastAsia"/>
                <w:color w:val="000000" w:themeColor="text1"/>
              </w:rPr>
              <w:t>類</w:t>
            </w:r>
            <w:r w:rsidRPr="002F2105">
              <w:rPr>
                <w:rFonts w:eastAsia="DFKai-SB"/>
                <w:color w:val="000000" w:themeColor="text1"/>
              </w:rPr>
              <w:t xml:space="preserve"> </w:t>
            </w:r>
            <w:r w:rsidRPr="002F2105">
              <w:rPr>
                <w:rFonts w:eastAsia="DFKai-SB" w:hint="eastAsia"/>
                <w:color w:val="000000" w:themeColor="text1"/>
              </w:rPr>
              <w:t>別</w:t>
            </w:r>
          </w:p>
        </w:tc>
        <w:tc>
          <w:tcPr>
            <w:tcW w:w="1260" w:type="dxa"/>
            <w:vAlign w:val="center"/>
          </w:tcPr>
          <w:p w14:paraId="6117DB4D" w14:textId="77777777" w:rsidR="00733B3F" w:rsidRPr="002F2105" w:rsidRDefault="00733B3F" w:rsidP="002F2274">
            <w:pPr>
              <w:spacing w:line="500" w:lineRule="exact"/>
              <w:jc w:val="center"/>
              <w:rPr>
                <w:rFonts w:eastAsia="DFKai-SB"/>
                <w:color w:val="000000" w:themeColor="text1"/>
              </w:rPr>
            </w:pPr>
            <w:r w:rsidRPr="002F2105">
              <w:rPr>
                <w:rFonts w:eastAsia="DFKai-SB" w:hint="eastAsia"/>
                <w:color w:val="000000" w:themeColor="text1"/>
              </w:rPr>
              <w:t>姓名</w:t>
            </w:r>
          </w:p>
        </w:tc>
        <w:tc>
          <w:tcPr>
            <w:tcW w:w="1678" w:type="dxa"/>
            <w:tcBorders>
              <w:left w:val="single" w:sz="4" w:space="0" w:color="auto"/>
              <w:right w:val="single" w:sz="4" w:space="0" w:color="auto"/>
            </w:tcBorders>
            <w:vAlign w:val="center"/>
          </w:tcPr>
          <w:p w14:paraId="6B4511AE" w14:textId="77777777" w:rsidR="00733B3F" w:rsidRPr="002F2105" w:rsidRDefault="00733B3F" w:rsidP="002F2274">
            <w:pPr>
              <w:spacing w:line="500" w:lineRule="exact"/>
              <w:jc w:val="center"/>
              <w:rPr>
                <w:rFonts w:eastAsia="DFKai-SB"/>
                <w:color w:val="000000" w:themeColor="text1"/>
              </w:rPr>
            </w:pPr>
            <w:r w:rsidRPr="002F2105">
              <w:rPr>
                <w:rFonts w:eastAsia="DFKai-SB" w:hint="eastAsia"/>
                <w:color w:val="000000" w:themeColor="text1"/>
              </w:rPr>
              <w:t>服務機構</w:t>
            </w:r>
            <w:r w:rsidRPr="002F2105">
              <w:rPr>
                <w:rFonts w:eastAsia="DFKai-SB"/>
                <w:color w:val="000000" w:themeColor="text1"/>
              </w:rPr>
              <w:t>/</w:t>
            </w:r>
            <w:r w:rsidRPr="002F2105">
              <w:rPr>
                <w:rFonts w:eastAsia="DFKai-SB" w:hint="eastAsia"/>
                <w:color w:val="000000" w:themeColor="text1"/>
              </w:rPr>
              <w:t>系所</w:t>
            </w:r>
          </w:p>
        </w:tc>
        <w:tc>
          <w:tcPr>
            <w:tcW w:w="840" w:type="dxa"/>
            <w:tcBorders>
              <w:left w:val="single" w:sz="4" w:space="0" w:color="auto"/>
              <w:right w:val="single" w:sz="4" w:space="0" w:color="auto"/>
            </w:tcBorders>
            <w:vAlign w:val="center"/>
          </w:tcPr>
          <w:p w14:paraId="53C431F4" w14:textId="77777777" w:rsidR="00733B3F" w:rsidRPr="002F2105" w:rsidRDefault="00733B3F" w:rsidP="002F2274">
            <w:pPr>
              <w:spacing w:line="500" w:lineRule="exact"/>
              <w:jc w:val="center"/>
              <w:rPr>
                <w:rFonts w:eastAsia="DFKai-SB"/>
                <w:color w:val="000000" w:themeColor="text1"/>
              </w:rPr>
            </w:pPr>
            <w:r w:rsidRPr="002F2105">
              <w:rPr>
                <w:rFonts w:eastAsia="DFKai-SB" w:hint="eastAsia"/>
                <w:color w:val="000000" w:themeColor="text1"/>
              </w:rPr>
              <w:t>職稱</w:t>
            </w:r>
          </w:p>
        </w:tc>
        <w:tc>
          <w:tcPr>
            <w:tcW w:w="3345" w:type="dxa"/>
            <w:tcBorders>
              <w:left w:val="single" w:sz="4" w:space="0" w:color="auto"/>
              <w:right w:val="single" w:sz="4" w:space="0" w:color="auto"/>
            </w:tcBorders>
            <w:vAlign w:val="center"/>
          </w:tcPr>
          <w:p w14:paraId="28BD2D4B" w14:textId="77777777" w:rsidR="00733B3F" w:rsidRPr="002F2105" w:rsidRDefault="00733B3F" w:rsidP="002F2274">
            <w:pPr>
              <w:spacing w:line="500" w:lineRule="exact"/>
              <w:jc w:val="center"/>
              <w:rPr>
                <w:rFonts w:eastAsia="DFKai-SB"/>
                <w:color w:val="000000" w:themeColor="text1"/>
                <w:spacing w:val="24"/>
              </w:rPr>
            </w:pPr>
            <w:r w:rsidRPr="002F2105">
              <w:rPr>
                <w:rFonts w:eastAsia="DFKai-SB" w:hint="eastAsia"/>
                <w:color w:val="000000" w:themeColor="text1"/>
                <w:spacing w:val="24"/>
              </w:rPr>
              <w:t>在本研究計畫內擔任之具體工作性質、項目及範圍</w:t>
            </w:r>
          </w:p>
        </w:tc>
        <w:tc>
          <w:tcPr>
            <w:tcW w:w="2240" w:type="dxa"/>
            <w:tcBorders>
              <w:left w:val="single" w:sz="4" w:space="0" w:color="auto"/>
              <w:right w:val="single" w:sz="4" w:space="0" w:color="auto"/>
            </w:tcBorders>
            <w:vAlign w:val="center"/>
          </w:tcPr>
          <w:p w14:paraId="7C7F4CF1" w14:textId="77777777" w:rsidR="00733B3F" w:rsidRPr="002F2105" w:rsidRDefault="00733B3F" w:rsidP="002F2274">
            <w:pPr>
              <w:spacing w:line="500" w:lineRule="exact"/>
              <w:jc w:val="center"/>
              <w:rPr>
                <w:rFonts w:eastAsia="DFKai-SB"/>
                <w:color w:val="000000" w:themeColor="text1"/>
                <w:spacing w:val="24"/>
              </w:rPr>
            </w:pPr>
            <w:r w:rsidRPr="002F2105">
              <w:rPr>
                <w:rFonts w:eastAsia="DFKai-SB" w:hint="eastAsia"/>
                <w:color w:val="000000" w:themeColor="text1"/>
                <w:spacing w:val="24"/>
                <w:vertAlign w:val="superscript"/>
              </w:rPr>
              <w:t>＊</w:t>
            </w:r>
            <w:r w:rsidRPr="002F2105">
              <w:rPr>
                <w:rFonts w:eastAsia="DFKai-SB" w:hint="eastAsia"/>
                <w:color w:val="000000" w:themeColor="text1"/>
                <w:spacing w:val="24"/>
              </w:rPr>
              <w:t>每週平均投入</w:t>
            </w:r>
          </w:p>
          <w:p w14:paraId="3AB7AA52" w14:textId="77777777" w:rsidR="00733B3F" w:rsidRPr="002F2105" w:rsidRDefault="00733B3F" w:rsidP="002F2274">
            <w:pPr>
              <w:spacing w:line="500" w:lineRule="exact"/>
              <w:jc w:val="center"/>
              <w:rPr>
                <w:rFonts w:eastAsia="DFKai-SB"/>
                <w:color w:val="000000" w:themeColor="text1"/>
                <w:spacing w:val="24"/>
                <w:sz w:val="20"/>
              </w:rPr>
            </w:pPr>
            <w:r w:rsidRPr="002F2105">
              <w:rPr>
                <w:rFonts w:eastAsia="DFKai-SB" w:hint="eastAsia"/>
                <w:color w:val="000000" w:themeColor="text1"/>
                <w:spacing w:val="24"/>
              </w:rPr>
              <w:t>工作時數比率</w:t>
            </w:r>
            <w:r w:rsidRPr="002F2105">
              <w:rPr>
                <w:rFonts w:eastAsia="DFKai-SB"/>
                <w:color w:val="000000" w:themeColor="text1"/>
                <w:spacing w:val="24"/>
              </w:rPr>
              <w:t>(%)</w:t>
            </w:r>
          </w:p>
        </w:tc>
      </w:tr>
      <w:tr w:rsidR="002F2105" w:rsidRPr="002F2105" w14:paraId="0A51D1C8" w14:textId="77777777" w:rsidTr="002F2274">
        <w:trPr>
          <w:trHeight w:hRule="exact" w:val="851"/>
          <w:jc w:val="center"/>
        </w:trPr>
        <w:tc>
          <w:tcPr>
            <w:tcW w:w="978" w:type="dxa"/>
          </w:tcPr>
          <w:p w14:paraId="33918CCE" w14:textId="77777777" w:rsidR="00733B3F" w:rsidRPr="002F2105" w:rsidRDefault="00733B3F" w:rsidP="002F2274">
            <w:pPr>
              <w:spacing w:line="500" w:lineRule="exact"/>
              <w:rPr>
                <w:rFonts w:eastAsia="DFKai-SB"/>
                <w:color w:val="000000" w:themeColor="text1"/>
              </w:rPr>
            </w:pPr>
          </w:p>
        </w:tc>
        <w:tc>
          <w:tcPr>
            <w:tcW w:w="1260" w:type="dxa"/>
          </w:tcPr>
          <w:p w14:paraId="71D3847D" w14:textId="77777777" w:rsidR="00733B3F" w:rsidRPr="002F2105" w:rsidRDefault="00733B3F" w:rsidP="002F2274">
            <w:pPr>
              <w:spacing w:line="500" w:lineRule="exact"/>
              <w:rPr>
                <w:rFonts w:eastAsia="DFKai-SB"/>
                <w:color w:val="000000" w:themeColor="text1"/>
              </w:rPr>
            </w:pPr>
          </w:p>
        </w:tc>
        <w:tc>
          <w:tcPr>
            <w:tcW w:w="1678" w:type="dxa"/>
            <w:tcBorders>
              <w:left w:val="single" w:sz="4" w:space="0" w:color="auto"/>
              <w:right w:val="single" w:sz="4" w:space="0" w:color="auto"/>
            </w:tcBorders>
          </w:tcPr>
          <w:p w14:paraId="5A8E9E74" w14:textId="77777777" w:rsidR="00733B3F" w:rsidRPr="002F2105" w:rsidRDefault="00733B3F" w:rsidP="002F2274">
            <w:pPr>
              <w:spacing w:line="500" w:lineRule="exact"/>
              <w:rPr>
                <w:rFonts w:eastAsia="DFKai-SB"/>
                <w:color w:val="000000" w:themeColor="text1"/>
              </w:rPr>
            </w:pPr>
          </w:p>
        </w:tc>
        <w:tc>
          <w:tcPr>
            <w:tcW w:w="840" w:type="dxa"/>
            <w:tcBorders>
              <w:left w:val="single" w:sz="4" w:space="0" w:color="auto"/>
              <w:right w:val="single" w:sz="4" w:space="0" w:color="auto"/>
            </w:tcBorders>
          </w:tcPr>
          <w:p w14:paraId="2C61A979" w14:textId="77777777" w:rsidR="00733B3F" w:rsidRPr="002F2105" w:rsidRDefault="00733B3F" w:rsidP="002F2274">
            <w:pPr>
              <w:spacing w:line="500" w:lineRule="exact"/>
              <w:rPr>
                <w:rFonts w:eastAsia="DFKai-SB"/>
                <w:color w:val="000000" w:themeColor="text1"/>
              </w:rPr>
            </w:pPr>
          </w:p>
        </w:tc>
        <w:tc>
          <w:tcPr>
            <w:tcW w:w="3345" w:type="dxa"/>
            <w:tcBorders>
              <w:left w:val="single" w:sz="4" w:space="0" w:color="auto"/>
              <w:right w:val="single" w:sz="4" w:space="0" w:color="auto"/>
            </w:tcBorders>
          </w:tcPr>
          <w:p w14:paraId="39AF5EEC" w14:textId="77777777" w:rsidR="00733B3F" w:rsidRPr="002F2105" w:rsidRDefault="00733B3F" w:rsidP="002F2274">
            <w:pPr>
              <w:spacing w:line="500" w:lineRule="exact"/>
              <w:rPr>
                <w:rFonts w:eastAsia="DFKai-SB"/>
                <w:color w:val="000000" w:themeColor="text1"/>
              </w:rPr>
            </w:pPr>
          </w:p>
        </w:tc>
        <w:tc>
          <w:tcPr>
            <w:tcW w:w="2240" w:type="dxa"/>
            <w:tcBorders>
              <w:left w:val="single" w:sz="4" w:space="0" w:color="auto"/>
              <w:right w:val="single" w:sz="4" w:space="0" w:color="auto"/>
            </w:tcBorders>
          </w:tcPr>
          <w:p w14:paraId="17D96704" w14:textId="77777777" w:rsidR="00733B3F" w:rsidRPr="002F2105" w:rsidRDefault="00733B3F" w:rsidP="002F2274">
            <w:pPr>
              <w:spacing w:line="500" w:lineRule="exact"/>
              <w:rPr>
                <w:rFonts w:eastAsia="DFKai-SB"/>
                <w:color w:val="000000" w:themeColor="text1"/>
              </w:rPr>
            </w:pPr>
          </w:p>
        </w:tc>
      </w:tr>
      <w:tr w:rsidR="002F2105" w:rsidRPr="002F2105" w14:paraId="34C86F24" w14:textId="77777777" w:rsidTr="002F2274">
        <w:trPr>
          <w:trHeight w:hRule="exact" w:val="851"/>
          <w:jc w:val="center"/>
        </w:trPr>
        <w:tc>
          <w:tcPr>
            <w:tcW w:w="978" w:type="dxa"/>
          </w:tcPr>
          <w:p w14:paraId="7FE9AA83" w14:textId="77777777" w:rsidR="00733B3F" w:rsidRPr="002F2105" w:rsidRDefault="00733B3F" w:rsidP="002F2274">
            <w:pPr>
              <w:spacing w:line="500" w:lineRule="exact"/>
              <w:rPr>
                <w:rFonts w:eastAsia="DFKai-SB"/>
                <w:color w:val="000000" w:themeColor="text1"/>
              </w:rPr>
            </w:pPr>
          </w:p>
        </w:tc>
        <w:tc>
          <w:tcPr>
            <w:tcW w:w="1260" w:type="dxa"/>
          </w:tcPr>
          <w:p w14:paraId="423F6105" w14:textId="77777777" w:rsidR="00733B3F" w:rsidRPr="002F2105" w:rsidRDefault="00733B3F" w:rsidP="002F2274">
            <w:pPr>
              <w:spacing w:line="500" w:lineRule="exact"/>
              <w:rPr>
                <w:rFonts w:eastAsia="DFKai-SB"/>
                <w:color w:val="000000" w:themeColor="text1"/>
              </w:rPr>
            </w:pPr>
          </w:p>
        </w:tc>
        <w:tc>
          <w:tcPr>
            <w:tcW w:w="1678" w:type="dxa"/>
            <w:tcBorders>
              <w:left w:val="single" w:sz="4" w:space="0" w:color="auto"/>
              <w:right w:val="single" w:sz="4" w:space="0" w:color="auto"/>
            </w:tcBorders>
          </w:tcPr>
          <w:p w14:paraId="1479D95B" w14:textId="77777777" w:rsidR="00733B3F" w:rsidRPr="002F2105" w:rsidRDefault="00733B3F" w:rsidP="002F2274">
            <w:pPr>
              <w:spacing w:line="500" w:lineRule="exact"/>
              <w:rPr>
                <w:rFonts w:eastAsia="DFKai-SB"/>
                <w:color w:val="000000" w:themeColor="text1"/>
              </w:rPr>
            </w:pPr>
          </w:p>
        </w:tc>
        <w:tc>
          <w:tcPr>
            <w:tcW w:w="840" w:type="dxa"/>
            <w:tcBorders>
              <w:left w:val="single" w:sz="4" w:space="0" w:color="auto"/>
              <w:right w:val="single" w:sz="4" w:space="0" w:color="auto"/>
            </w:tcBorders>
          </w:tcPr>
          <w:p w14:paraId="2194380D" w14:textId="77777777" w:rsidR="00733B3F" w:rsidRPr="002F2105" w:rsidRDefault="00733B3F" w:rsidP="002F2274">
            <w:pPr>
              <w:spacing w:line="500" w:lineRule="exact"/>
              <w:rPr>
                <w:rFonts w:eastAsia="DFKai-SB"/>
                <w:color w:val="000000" w:themeColor="text1"/>
              </w:rPr>
            </w:pPr>
          </w:p>
        </w:tc>
        <w:tc>
          <w:tcPr>
            <w:tcW w:w="3345" w:type="dxa"/>
            <w:tcBorders>
              <w:left w:val="single" w:sz="4" w:space="0" w:color="auto"/>
              <w:right w:val="single" w:sz="4" w:space="0" w:color="auto"/>
            </w:tcBorders>
          </w:tcPr>
          <w:p w14:paraId="4E3702D8" w14:textId="77777777" w:rsidR="00733B3F" w:rsidRPr="002F2105" w:rsidRDefault="00733B3F" w:rsidP="002F2274">
            <w:pPr>
              <w:spacing w:line="500" w:lineRule="exact"/>
              <w:rPr>
                <w:rFonts w:eastAsia="DFKai-SB"/>
                <w:color w:val="000000" w:themeColor="text1"/>
              </w:rPr>
            </w:pPr>
          </w:p>
        </w:tc>
        <w:tc>
          <w:tcPr>
            <w:tcW w:w="2240" w:type="dxa"/>
            <w:tcBorders>
              <w:left w:val="single" w:sz="4" w:space="0" w:color="auto"/>
              <w:right w:val="single" w:sz="4" w:space="0" w:color="auto"/>
            </w:tcBorders>
          </w:tcPr>
          <w:p w14:paraId="2F74F42F" w14:textId="77777777" w:rsidR="00733B3F" w:rsidRPr="002F2105" w:rsidRDefault="00733B3F" w:rsidP="002F2274">
            <w:pPr>
              <w:spacing w:line="500" w:lineRule="exact"/>
              <w:rPr>
                <w:rFonts w:eastAsia="DFKai-SB"/>
                <w:color w:val="000000" w:themeColor="text1"/>
              </w:rPr>
            </w:pPr>
          </w:p>
        </w:tc>
      </w:tr>
      <w:tr w:rsidR="002F2105" w:rsidRPr="002F2105" w14:paraId="10D9B673" w14:textId="77777777" w:rsidTr="002F2274">
        <w:trPr>
          <w:trHeight w:hRule="exact" w:val="851"/>
          <w:jc w:val="center"/>
        </w:trPr>
        <w:tc>
          <w:tcPr>
            <w:tcW w:w="978" w:type="dxa"/>
          </w:tcPr>
          <w:p w14:paraId="085C772C" w14:textId="77777777" w:rsidR="00733B3F" w:rsidRPr="002F2105" w:rsidRDefault="00733B3F" w:rsidP="002F2274">
            <w:pPr>
              <w:spacing w:line="500" w:lineRule="exact"/>
              <w:rPr>
                <w:rFonts w:eastAsia="DFKai-SB"/>
                <w:color w:val="000000" w:themeColor="text1"/>
              </w:rPr>
            </w:pPr>
          </w:p>
        </w:tc>
        <w:tc>
          <w:tcPr>
            <w:tcW w:w="1260" w:type="dxa"/>
          </w:tcPr>
          <w:p w14:paraId="5E548436" w14:textId="77777777" w:rsidR="00733B3F" w:rsidRPr="002F2105" w:rsidRDefault="00733B3F" w:rsidP="002F2274">
            <w:pPr>
              <w:spacing w:line="500" w:lineRule="exact"/>
              <w:rPr>
                <w:rFonts w:eastAsia="DFKai-SB"/>
                <w:color w:val="000000" w:themeColor="text1"/>
              </w:rPr>
            </w:pPr>
          </w:p>
        </w:tc>
        <w:tc>
          <w:tcPr>
            <w:tcW w:w="1678" w:type="dxa"/>
            <w:tcBorders>
              <w:left w:val="single" w:sz="4" w:space="0" w:color="auto"/>
              <w:right w:val="single" w:sz="4" w:space="0" w:color="auto"/>
            </w:tcBorders>
          </w:tcPr>
          <w:p w14:paraId="6B60F26B" w14:textId="77777777" w:rsidR="00733B3F" w:rsidRPr="002F2105" w:rsidRDefault="00733B3F" w:rsidP="002F2274">
            <w:pPr>
              <w:spacing w:line="500" w:lineRule="exact"/>
              <w:rPr>
                <w:rFonts w:eastAsia="DFKai-SB"/>
                <w:color w:val="000000" w:themeColor="text1"/>
              </w:rPr>
            </w:pPr>
          </w:p>
        </w:tc>
        <w:tc>
          <w:tcPr>
            <w:tcW w:w="840" w:type="dxa"/>
            <w:tcBorders>
              <w:left w:val="single" w:sz="4" w:space="0" w:color="auto"/>
              <w:right w:val="single" w:sz="4" w:space="0" w:color="auto"/>
            </w:tcBorders>
          </w:tcPr>
          <w:p w14:paraId="0140D4CE" w14:textId="77777777" w:rsidR="00733B3F" w:rsidRPr="002F2105" w:rsidRDefault="00733B3F" w:rsidP="002F2274">
            <w:pPr>
              <w:spacing w:line="500" w:lineRule="exact"/>
              <w:rPr>
                <w:rFonts w:eastAsia="DFKai-SB"/>
                <w:color w:val="000000" w:themeColor="text1"/>
              </w:rPr>
            </w:pPr>
          </w:p>
        </w:tc>
        <w:tc>
          <w:tcPr>
            <w:tcW w:w="3345" w:type="dxa"/>
            <w:tcBorders>
              <w:left w:val="single" w:sz="4" w:space="0" w:color="auto"/>
              <w:right w:val="single" w:sz="4" w:space="0" w:color="auto"/>
            </w:tcBorders>
          </w:tcPr>
          <w:p w14:paraId="2F30A5E6" w14:textId="77777777" w:rsidR="00733B3F" w:rsidRPr="002F2105" w:rsidRDefault="00733B3F" w:rsidP="002F2274">
            <w:pPr>
              <w:spacing w:line="500" w:lineRule="exact"/>
              <w:rPr>
                <w:rFonts w:eastAsia="DFKai-SB"/>
                <w:color w:val="000000" w:themeColor="text1"/>
              </w:rPr>
            </w:pPr>
          </w:p>
        </w:tc>
        <w:tc>
          <w:tcPr>
            <w:tcW w:w="2240" w:type="dxa"/>
            <w:tcBorders>
              <w:left w:val="single" w:sz="4" w:space="0" w:color="auto"/>
              <w:right w:val="single" w:sz="4" w:space="0" w:color="auto"/>
            </w:tcBorders>
          </w:tcPr>
          <w:p w14:paraId="785931D5" w14:textId="77777777" w:rsidR="00733B3F" w:rsidRPr="002F2105" w:rsidRDefault="00733B3F" w:rsidP="002F2274">
            <w:pPr>
              <w:spacing w:line="500" w:lineRule="exact"/>
              <w:rPr>
                <w:rFonts w:eastAsia="DFKai-SB"/>
                <w:color w:val="000000" w:themeColor="text1"/>
              </w:rPr>
            </w:pPr>
          </w:p>
        </w:tc>
      </w:tr>
      <w:tr w:rsidR="002F2105" w:rsidRPr="002F2105" w14:paraId="30A2AC8E" w14:textId="77777777" w:rsidTr="002F2274">
        <w:trPr>
          <w:trHeight w:hRule="exact" w:val="851"/>
          <w:jc w:val="center"/>
        </w:trPr>
        <w:tc>
          <w:tcPr>
            <w:tcW w:w="978" w:type="dxa"/>
          </w:tcPr>
          <w:p w14:paraId="0B39119A" w14:textId="77777777" w:rsidR="00733B3F" w:rsidRPr="002F2105" w:rsidRDefault="00733B3F" w:rsidP="002F2274">
            <w:pPr>
              <w:spacing w:line="500" w:lineRule="exact"/>
              <w:rPr>
                <w:rFonts w:eastAsia="DFKai-SB"/>
                <w:color w:val="000000" w:themeColor="text1"/>
              </w:rPr>
            </w:pPr>
          </w:p>
        </w:tc>
        <w:tc>
          <w:tcPr>
            <w:tcW w:w="1260" w:type="dxa"/>
          </w:tcPr>
          <w:p w14:paraId="276500C9" w14:textId="77777777" w:rsidR="00733B3F" w:rsidRPr="002F2105" w:rsidRDefault="00733B3F" w:rsidP="002F2274">
            <w:pPr>
              <w:spacing w:line="500" w:lineRule="exact"/>
              <w:rPr>
                <w:rFonts w:eastAsia="DFKai-SB"/>
                <w:color w:val="000000" w:themeColor="text1"/>
              </w:rPr>
            </w:pPr>
          </w:p>
        </w:tc>
        <w:tc>
          <w:tcPr>
            <w:tcW w:w="1678" w:type="dxa"/>
            <w:tcBorders>
              <w:left w:val="single" w:sz="4" w:space="0" w:color="auto"/>
              <w:right w:val="single" w:sz="4" w:space="0" w:color="auto"/>
            </w:tcBorders>
          </w:tcPr>
          <w:p w14:paraId="68DBEF91" w14:textId="77777777" w:rsidR="00733B3F" w:rsidRPr="002F2105" w:rsidRDefault="00733B3F" w:rsidP="002F2274">
            <w:pPr>
              <w:spacing w:line="500" w:lineRule="exact"/>
              <w:rPr>
                <w:rFonts w:eastAsia="DFKai-SB"/>
                <w:color w:val="000000" w:themeColor="text1"/>
              </w:rPr>
            </w:pPr>
          </w:p>
        </w:tc>
        <w:tc>
          <w:tcPr>
            <w:tcW w:w="840" w:type="dxa"/>
            <w:tcBorders>
              <w:left w:val="single" w:sz="4" w:space="0" w:color="auto"/>
              <w:right w:val="single" w:sz="4" w:space="0" w:color="auto"/>
            </w:tcBorders>
          </w:tcPr>
          <w:p w14:paraId="588271A1" w14:textId="77777777" w:rsidR="00733B3F" w:rsidRPr="002F2105" w:rsidRDefault="00733B3F" w:rsidP="002F2274">
            <w:pPr>
              <w:spacing w:line="500" w:lineRule="exact"/>
              <w:rPr>
                <w:rFonts w:eastAsia="DFKai-SB"/>
                <w:color w:val="000000" w:themeColor="text1"/>
              </w:rPr>
            </w:pPr>
          </w:p>
        </w:tc>
        <w:tc>
          <w:tcPr>
            <w:tcW w:w="3345" w:type="dxa"/>
            <w:tcBorders>
              <w:left w:val="single" w:sz="4" w:space="0" w:color="auto"/>
              <w:right w:val="single" w:sz="4" w:space="0" w:color="auto"/>
            </w:tcBorders>
          </w:tcPr>
          <w:p w14:paraId="1F4E132B" w14:textId="77777777" w:rsidR="00733B3F" w:rsidRPr="002F2105" w:rsidRDefault="00733B3F" w:rsidP="002F2274">
            <w:pPr>
              <w:pStyle w:val="CommentText"/>
              <w:spacing w:line="500" w:lineRule="exact"/>
              <w:rPr>
                <w:rFonts w:ascii="Times New Roman" w:eastAsia="DFKai-SB" w:hAnsi="Times New Roman"/>
                <w:color w:val="000000" w:themeColor="text1"/>
                <w:szCs w:val="24"/>
              </w:rPr>
            </w:pPr>
          </w:p>
        </w:tc>
        <w:tc>
          <w:tcPr>
            <w:tcW w:w="2240" w:type="dxa"/>
            <w:tcBorders>
              <w:left w:val="single" w:sz="4" w:space="0" w:color="auto"/>
              <w:right w:val="single" w:sz="4" w:space="0" w:color="auto"/>
            </w:tcBorders>
          </w:tcPr>
          <w:p w14:paraId="11421EC2" w14:textId="77777777" w:rsidR="00733B3F" w:rsidRPr="002F2105" w:rsidRDefault="00733B3F" w:rsidP="002F2274">
            <w:pPr>
              <w:spacing w:line="500" w:lineRule="exact"/>
              <w:rPr>
                <w:rFonts w:eastAsia="DFKai-SB"/>
                <w:color w:val="000000" w:themeColor="text1"/>
              </w:rPr>
            </w:pPr>
          </w:p>
        </w:tc>
      </w:tr>
      <w:tr w:rsidR="002F2105" w:rsidRPr="002F2105" w14:paraId="7776D32C" w14:textId="77777777" w:rsidTr="002F2274">
        <w:trPr>
          <w:trHeight w:hRule="exact" w:val="851"/>
          <w:jc w:val="center"/>
        </w:trPr>
        <w:tc>
          <w:tcPr>
            <w:tcW w:w="978" w:type="dxa"/>
          </w:tcPr>
          <w:p w14:paraId="6BC28047" w14:textId="77777777" w:rsidR="00733B3F" w:rsidRPr="002F2105" w:rsidRDefault="00733B3F" w:rsidP="002F2274">
            <w:pPr>
              <w:spacing w:line="500" w:lineRule="exact"/>
              <w:rPr>
                <w:rFonts w:eastAsia="DFKai-SB"/>
                <w:color w:val="000000" w:themeColor="text1"/>
              </w:rPr>
            </w:pPr>
          </w:p>
        </w:tc>
        <w:tc>
          <w:tcPr>
            <w:tcW w:w="1260" w:type="dxa"/>
          </w:tcPr>
          <w:p w14:paraId="1FC00294" w14:textId="77777777" w:rsidR="00733B3F" w:rsidRPr="002F2105" w:rsidRDefault="00733B3F" w:rsidP="002F2274">
            <w:pPr>
              <w:spacing w:line="500" w:lineRule="exact"/>
              <w:rPr>
                <w:rFonts w:eastAsia="DFKai-SB"/>
                <w:color w:val="000000" w:themeColor="text1"/>
              </w:rPr>
            </w:pPr>
          </w:p>
        </w:tc>
        <w:tc>
          <w:tcPr>
            <w:tcW w:w="1678" w:type="dxa"/>
            <w:tcBorders>
              <w:left w:val="single" w:sz="4" w:space="0" w:color="auto"/>
              <w:right w:val="single" w:sz="4" w:space="0" w:color="auto"/>
            </w:tcBorders>
          </w:tcPr>
          <w:p w14:paraId="242FB911" w14:textId="77777777" w:rsidR="00733B3F" w:rsidRPr="002F2105" w:rsidRDefault="00733B3F" w:rsidP="002F2274">
            <w:pPr>
              <w:spacing w:line="500" w:lineRule="exact"/>
              <w:rPr>
                <w:rFonts w:eastAsia="DFKai-SB"/>
                <w:color w:val="000000" w:themeColor="text1"/>
              </w:rPr>
            </w:pPr>
          </w:p>
        </w:tc>
        <w:tc>
          <w:tcPr>
            <w:tcW w:w="840" w:type="dxa"/>
            <w:tcBorders>
              <w:left w:val="single" w:sz="4" w:space="0" w:color="auto"/>
              <w:right w:val="single" w:sz="4" w:space="0" w:color="auto"/>
            </w:tcBorders>
          </w:tcPr>
          <w:p w14:paraId="55DB77B9" w14:textId="77777777" w:rsidR="00733B3F" w:rsidRPr="002F2105" w:rsidRDefault="00733B3F" w:rsidP="002F2274">
            <w:pPr>
              <w:spacing w:line="500" w:lineRule="exact"/>
              <w:rPr>
                <w:rFonts w:eastAsia="DFKai-SB"/>
                <w:color w:val="000000" w:themeColor="text1"/>
              </w:rPr>
            </w:pPr>
          </w:p>
        </w:tc>
        <w:tc>
          <w:tcPr>
            <w:tcW w:w="3345" w:type="dxa"/>
            <w:tcBorders>
              <w:left w:val="single" w:sz="4" w:space="0" w:color="auto"/>
              <w:right w:val="single" w:sz="4" w:space="0" w:color="auto"/>
            </w:tcBorders>
          </w:tcPr>
          <w:p w14:paraId="5F8CD709" w14:textId="77777777" w:rsidR="00733B3F" w:rsidRPr="002F2105" w:rsidRDefault="00733B3F" w:rsidP="002F2274">
            <w:pPr>
              <w:spacing w:line="500" w:lineRule="exact"/>
              <w:rPr>
                <w:rFonts w:eastAsia="DFKai-SB"/>
                <w:color w:val="000000" w:themeColor="text1"/>
              </w:rPr>
            </w:pPr>
          </w:p>
        </w:tc>
        <w:tc>
          <w:tcPr>
            <w:tcW w:w="2240" w:type="dxa"/>
            <w:tcBorders>
              <w:left w:val="single" w:sz="4" w:space="0" w:color="auto"/>
              <w:right w:val="single" w:sz="4" w:space="0" w:color="auto"/>
            </w:tcBorders>
          </w:tcPr>
          <w:p w14:paraId="39226483" w14:textId="77777777" w:rsidR="00733B3F" w:rsidRPr="002F2105" w:rsidRDefault="00733B3F" w:rsidP="002F2274">
            <w:pPr>
              <w:spacing w:line="500" w:lineRule="exact"/>
              <w:rPr>
                <w:rFonts w:eastAsia="DFKai-SB"/>
                <w:color w:val="000000" w:themeColor="text1"/>
              </w:rPr>
            </w:pPr>
          </w:p>
        </w:tc>
      </w:tr>
    </w:tbl>
    <w:p w14:paraId="24903A2B" w14:textId="77777777" w:rsidR="00733B3F" w:rsidRPr="002F2105" w:rsidRDefault="00733B3F" w:rsidP="009D7779">
      <w:pPr>
        <w:pStyle w:val="BodyTextIndent"/>
        <w:numPr>
          <w:ilvl w:val="0"/>
          <w:numId w:val="14"/>
        </w:numPr>
        <w:tabs>
          <w:tab w:val="left" w:pos="5400"/>
        </w:tabs>
        <w:adjustRightInd w:val="0"/>
        <w:spacing w:line="320" w:lineRule="exact"/>
        <w:ind w:leftChars="0" w:rightChars="72" w:right="173" w:firstLineChars="0"/>
        <w:textAlignment w:val="baseline"/>
        <w:rPr>
          <w:color w:val="000000" w:themeColor="text1"/>
          <w:sz w:val="24"/>
        </w:rPr>
      </w:pPr>
      <w:r w:rsidRPr="002F2105">
        <w:rPr>
          <w:color w:val="000000" w:themeColor="text1"/>
          <w:sz w:val="24"/>
        </w:rPr>
        <w:t>註：每週平均投入工作時數比率係填寫每人每週平均投入本計畫工作時數佔其每週全部工作時間之比率，以百分比表示（例如：</w:t>
      </w:r>
      <w:r w:rsidRPr="002F2105">
        <w:rPr>
          <w:color w:val="000000" w:themeColor="text1"/>
          <w:sz w:val="24"/>
        </w:rPr>
        <w:t>50%</w:t>
      </w:r>
      <w:r w:rsidRPr="002F2105">
        <w:rPr>
          <w:color w:val="000000" w:themeColor="text1"/>
          <w:sz w:val="24"/>
        </w:rPr>
        <w:t>即表示該研究人員每週投入本計畫研究工作之時數佔其每週全部工時之百分五十）。</w:t>
      </w:r>
    </w:p>
    <w:p w14:paraId="4C144EC6" w14:textId="77777777" w:rsidR="00733B3F" w:rsidRPr="002F2105" w:rsidRDefault="00733B3F" w:rsidP="00733B3F">
      <w:pPr>
        <w:pStyle w:val="BodyTextIndent"/>
        <w:tabs>
          <w:tab w:val="left" w:pos="5400"/>
        </w:tabs>
        <w:spacing w:line="320" w:lineRule="exact"/>
        <w:ind w:rightChars="72" w:right="173" w:firstLineChars="0"/>
        <w:rPr>
          <w:color w:val="000000" w:themeColor="text1"/>
          <w:sz w:val="24"/>
        </w:rPr>
      </w:pPr>
    </w:p>
    <w:p w14:paraId="421EE2E3" w14:textId="77777777" w:rsidR="00733B3F" w:rsidRPr="002F2105" w:rsidRDefault="00733B3F" w:rsidP="009D7779">
      <w:pPr>
        <w:pStyle w:val="BodyTextIndent"/>
        <w:numPr>
          <w:ilvl w:val="0"/>
          <w:numId w:val="13"/>
        </w:numPr>
        <w:adjustRightInd w:val="0"/>
        <w:spacing w:line="320" w:lineRule="exact"/>
        <w:ind w:leftChars="0" w:rightChars="66" w:right="158" w:firstLineChars="0"/>
        <w:textAlignment w:val="baseline"/>
        <w:rPr>
          <w:color w:val="000000" w:themeColor="text1"/>
          <w:sz w:val="24"/>
        </w:rPr>
      </w:pPr>
      <w:r w:rsidRPr="002F2105">
        <w:rPr>
          <w:rFonts w:hint="eastAsia"/>
          <w:color w:val="000000" w:themeColor="text1"/>
          <w:sz w:val="24"/>
        </w:rPr>
        <w:t>如於計畫內依「補助專題研究計畫研究人力約用注意事項」提列之研究人力</w:t>
      </w:r>
      <w:r w:rsidRPr="002F2105">
        <w:rPr>
          <w:color w:val="000000" w:themeColor="text1"/>
          <w:sz w:val="24"/>
        </w:rPr>
        <w:t>(</w:t>
      </w:r>
      <w:r w:rsidRPr="002F2105">
        <w:rPr>
          <w:rFonts w:hint="eastAsia"/>
          <w:color w:val="000000" w:themeColor="text1"/>
          <w:sz w:val="24"/>
        </w:rPr>
        <w:t>含博士級專任人員</w:t>
      </w:r>
      <w:r w:rsidRPr="002F2105">
        <w:rPr>
          <w:color w:val="000000" w:themeColor="text1"/>
          <w:sz w:val="24"/>
        </w:rPr>
        <w:t>)</w:t>
      </w:r>
      <w:r w:rsidRPr="002F2105">
        <w:rPr>
          <w:rFonts w:hint="eastAsia"/>
          <w:color w:val="000000" w:themeColor="text1"/>
          <w:sz w:val="24"/>
        </w:rPr>
        <w:t>費用，請填列於第七項</w:t>
      </w:r>
      <w:r w:rsidRPr="002F2105">
        <w:rPr>
          <w:color w:val="000000" w:themeColor="text1"/>
          <w:sz w:val="24"/>
        </w:rPr>
        <w:t>(</w:t>
      </w:r>
      <w:r w:rsidRPr="002F2105">
        <w:rPr>
          <w:rFonts w:hint="eastAsia"/>
          <w:color w:val="000000" w:themeColor="text1"/>
          <w:sz w:val="24"/>
        </w:rPr>
        <w:t>表</w:t>
      </w:r>
      <w:r w:rsidRPr="002F2105">
        <w:rPr>
          <w:color w:val="000000" w:themeColor="text1"/>
          <w:sz w:val="24"/>
        </w:rPr>
        <w:t>CM07)</w:t>
      </w:r>
    </w:p>
    <w:p w14:paraId="35F2F9F4" w14:textId="77777777" w:rsidR="00733B3F" w:rsidRPr="002F2105" w:rsidRDefault="00733B3F" w:rsidP="007C0BBF">
      <w:pPr>
        <w:spacing w:line="240" w:lineRule="atLeast"/>
        <w:jc w:val="both"/>
        <w:rPr>
          <w:rFonts w:eastAsia="DFKai-SB"/>
          <w:color w:val="000000" w:themeColor="text1"/>
        </w:rPr>
      </w:pPr>
    </w:p>
    <w:p w14:paraId="456BD72A" w14:textId="77777777" w:rsidR="00EB0E21" w:rsidRPr="002F2105" w:rsidRDefault="00EB0E21" w:rsidP="00733B3F">
      <w:pPr>
        <w:spacing w:line="240" w:lineRule="atLeast"/>
        <w:ind w:leftChars="225" w:left="540"/>
        <w:jc w:val="both"/>
        <w:rPr>
          <w:rFonts w:eastAsia="DFKai-SB"/>
          <w:color w:val="000000" w:themeColor="text1"/>
        </w:rPr>
      </w:pPr>
    </w:p>
    <w:p w14:paraId="552A31B6" w14:textId="77777777" w:rsidR="00EB0E21" w:rsidRPr="002F2105" w:rsidRDefault="00EB0E21" w:rsidP="00733B3F">
      <w:pPr>
        <w:spacing w:line="240" w:lineRule="atLeast"/>
        <w:ind w:leftChars="225" w:left="540"/>
        <w:jc w:val="both"/>
        <w:rPr>
          <w:rFonts w:eastAsia="DFKai-SB"/>
          <w:color w:val="000000" w:themeColor="text1"/>
        </w:rPr>
      </w:pPr>
    </w:p>
    <w:p w14:paraId="4EC1E995" w14:textId="77777777" w:rsidR="00733B3F" w:rsidRPr="002F2105" w:rsidRDefault="00733B3F" w:rsidP="00733B3F">
      <w:pPr>
        <w:spacing w:line="240" w:lineRule="atLeast"/>
        <w:jc w:val="both"/>
        <w:rPr>
          <w:rFonts w:eastAsia="DFKai-SB"/>
          <w:color w:val="000000" w:themeColor="text1"/>
        </w:rPr>
      </w:pPr>
    </w:p>
    <w:p w14:paraId="002AEA80" w14:textId="77777777" w:rsidR="00733B3F" w:rsidRPr="002F2105" w:rsidRDefault="00733B3F" w:rsidP="00733B3F">
      <w:pPr>
        <w:spacing w:line="240" w:lineRule="atLeast"/>
        <w:jc w:val="both"/>
        <w:rPr>
          <w:rFonts w:eastAsia="DFKai-SB"/>
          <w:color w:val="000000" w:themeColor="text1"/>
        </w:rPr>
      </w:pPr>
    </w:p>
    <w:p w14:paraId="0972DD29" w14:textId="77777777" w:rsidR="00733B3F" w:rsidRPr="002F2105" w:rsidRDefault="00733B3F" w:rsidP="00733B3F">
      <w:pPr>
        <w:spacing w:line="240" w:lineRule="atLeast"/>
        <w:jc w:val="both"/>
        <w:rPr>
          <w:rFonts w:eastAsia="DFKai-SB"/>
          <w:color w:val="000000" w:themeColor="text1"/>
        </w:rPr>
      </w:pPr>
    </w:p>
    <w:p w14:paraId="169B2B44" w14:textId="77777777" w:rsidR="007C0BBF" w:rsidRPr="002F2105" w:rsidRDefault="007C0BBF" w:rsidP="00733B3F">
      <w:pPr>
        <w:spacing w:line="240" w:lineRule="atLeast"/>
        <w:jc w:val="both"/>
        <w:rPr>
          <w:rFonts w:eastAsia="DFKai-SB"/>
          <w:color w:val="000000" w:themeColor="text1"/>
        </w:rPr>
      </w:pPr>
    </w:p>
    <w:p w14:paraId="59D7887D" w14:textId="77777777" w:rsidR="007C0BBF" w:rsidRPr="002F2105" w:rsidRDefault="007C0BBF" w:rsidP="00733B3F">
      <w:pPr>
        <w:spacing w:line="240" w:lineRule="atLeast"/>
        <w:jc w:val="both"/>
        <w:rPr>
          <w:rFonts w:eastAsia="DFKai-SB"/>
          <w:color w:val="000000" w:themeColor="text1"/>
        </w:rPr>
      </w:pPr>
    </w:p>
    <w:p w14:paraId="3C9C083A" w14:textId="77777777" w:rsidR="007C0BBF" w:rsidRPr="002F2105" w:rsidRDefault="007C0BBF" w:rsidP="00733B3F">
      <w:pPr>
        <w:spacing w:line="240" w:lineRule="atLeast"/>
        <w:jc w:val="both"/>
        <w:rPr>
          <w:rFonts w:eastAsia="DFKai-SB"/>
          <w:color w:val="000000" w:themeColor="text1"/>
        </w:rPr>
      </w:pPr>
    </w:p>
    <w:p w14:paraId="48F46EF0" w14:textId="77777777" w:rsidR="007C0BBF" w:rsidRPr="002F2105" w:rsidRDefault="007C0BBF" w:rsidP="00733B3F">
      <w:pPr>
        <w:spacing w:line="240" w:lineRule="atLeast"/>
        <w:jc w:val="both"/>
        <w:rPr>
          <w:rFonts w:eastAsia="DFKai-SB"/>
          <w:color w:val="000000" w:themeColor="text1"/>
        </w:rPr>
      </w:pPr>
    </w:p>
    <w:p w14:paraId="6450CD2B" w14:textId="77777777" w:rsidR="007C0BBF" w:rsidRPr="002F2105" w:rsidRDefault="007C0BBF" w:rsidP="00733B3F">
      <w:pPr>
        <w:spacing w:line="240" w:lineRule="atLeast"/>
        <w:jc w:val="both"/>
        <w:rPr>
          <w:rFonts w:eastAsia="DFKai-SB"/>
          <w:color w:val="000000" w:themeColor="text1"/>
        </w:rPr>
      </w:pPr>
    </w:p>
    <w:p w14:paraId="0ADBDE9D" w14:textId="77777777" w:rsidR="007C0BBF" w:rsidRPr="002F2105" w:rsidRDefault="007C0BBF" w:rsidP="00733B3F">
      <w:pPr>
        <w:spacing w:line="240" w:lineRule="atLeast"/>
        <w:jc w:val="both"/>
        <w:rPr>
          <w:rFonts w:eastAsia="DFKai-SB"/>
          <w:color w:val="000000" w:themeColor="text1"/>
        </w:rPr>
      </w:pPr>
    </w:p>
    <w:p w14:paraId="2FF7E768" w14:textId="77777777" w:rsidR="00733B3F" w:rsidRPr="002F2105" w:rsidRDefault="00733B3F" w:rsidP="00733B3F">
      <w:pPr>
        <w:spacing w:line="240" w:lineRule="atLeast"/>
        <w:jc w:val="both"/>
        <w:rPr>
          <w:rFonts w:eastAsia="DFKai-SB"/>
          <w:color w:val="000000" w:themeColor="text1"/>
        </w:rPr>
      </w:pPr>
    </w:p>
    <w:p w14:paraId="5475475D"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sz w:val="20"/>
          <w:szCs w:val="20"/>
        </w:rPr>
      </w:pPr>
      <w:r w:rsidRPr="002F2105">
        <w:rPr>
          <w:rFonts w:eastAsia="DFKai-SB" w:hint="eastAsia"/>
          <w:color w:val="000000" w:themeColor="text1"/>
          <w:u w:val="single"/>
        </w:rPr>
        <w:t>表</w:t>
      </w:r>
      <w:r w:rsidRPr="002F2105">
        <w:rPr>
          <w:rFonts w:eastAsia="DFKai-SB"/>
          <w:color w:val="000000" w:themeColor="text1"/>
          <w:u w:val="single"/>
        </w:rPr>
        <w:t>CM06</w:t>
      </w:r>
      <w:r w:rsidRPr="002F2105">
        <w:rPr>
          <w:rFonts w:eastAsia="DFKai-SB"/>
          <w:color w:val="000000" w:themeColor="text1"/>
        </w:rPr>
        <w:t xml:space="preserve">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323F98AC" w14:textId="77777777" w:rsidR="006B63DB" w:rsidRPr="002F2105" w:rsidRDefault="006B63DB" w:rsidP="00733B3F">
      <w:pPr>
        <w:rPr>
          <w:rFonts w:eastAsia="DFKai-SB"/>
          <w:b/>
          <w:color w:val="000000" w:themeColor="text1"/>
          <w:sz w:val="28"/>
        </w:rPr>
        <w:sectPr w:rsidR="006B63DB" w:rsidRPr="002F2105">
          <w:pgSz w:w="11906" w:h="16838"/>
          <w:pgMar w:top="680" w:right="680" w:bottom="680" w:left="680" w:header="851" w:footer="992" w:gutter="0"/>
          <w:cols w:space="425"/>
          <w:docGrid w:type="lines" w:linePitch="360"/>
        </w:sectPr>
      </w:pPr>
    </w:p>
    <w:p w14:paraId="4CD0C8D0" w14:textId="77777777" w:rsidR="00733B3F" w:rsidRPr="002F2105" w:rsidRDefault="00733B3F" w:rsidP="00733B3F">
      <w:pPr>
        <w:rPr>
          <w:rFonts w:eastAsia="DFKai-SB"/>
          <w:b/>
          <w:color w:val="000000" w:themeColor="text1"/>
          <w:sz w:val="28"/>
        </w:rPr>
      </w:pPr>
      <w:r w:rsidRPr="002F2105">
        <w:rPr>
          <w:rFonts w:eastAsia="DFKai-SB" w:hint="eastAsia"/>
          <w:b/>
          <w:color w:val="000000" w:themeColor="text1"/>
          <w:sz w:val="28"/>
        </w:rPr>
        <w:lastRenderedPageBreak/>
        <w:t>七、</w:t>
      </w:r>
      <w:r w:rsidRPr="002F2105">
        <w:rPr>
          <w:rFonts w:eastAsia="DFKai-SB" w:hint="eastAsia"/>
          <w:b/>
          <w:color w:val="000000" w:themeColor="text1"/>
          <w:sz w:val="28"/>
          <w:highlight w:val="green"/>
        </w:rPr>
        <w:t>研究人力費</w:t>
      </w:r>
      <w:r w:rsidRPr="002F2105">
        <w:rPr>
          <w:rFonts w:eastAsia="DFKai-SB" w:hint="eastAsia"/>
          <w:bCs/>
          <w:color w:val="000000" w:themeColor="text1"/>
          <w:sz w:val="28"/>
          <w:highlight w:val="green"/>
        </w:rPr>
        <w:t>：</w:t>
      </w:r>
      <w:r w:rsidR="00541EDA" w:rsidRPr="002F2105">
        <w:rPr>
          <w:rFonts w:eastAsia="DFKai-SB" w:hint="eastAsia"/>
          <w:b/>
          <w:bCs/>
          <w:color w:val="000000" w:themeColor="text1"/>
          <w:sz w:val="28"/>
          <w:szCs w:val="28"/>
          <w:shd w:val="clear" w:color="auto" w:fill="FFFF00"/>
        </w:rPr>
        <w:t>總計畫與各子計畫提供</w:t>
      </w:r>
    </w:p>
    <w:p w14:paraId="00B4B499" w14:textId="77777777" w:rsidR="00733B3F" w:rsidRPr="002F2105" w:rsidRDefault="00733B3F" w:rsidP="009D7779">
      <w:pPr>
        <w:numPr>
          <w:ilvl w:val="0"/>
          <w:numId w:val="19"/>
        </w:numPr>
        <w:tabs>
          <w:tab w:val="num" w:pos="952"/>
        </w:tabs>
        <w:spacing w:line="320" w:lineRule="exact"/>
        <w:jc w:val="both"/>
        <w:rPr>
          <w:rFonts w:eastAsia="DFKai-SB"/>
          <w:color w:val="000000" w:themeColor="text1"/>
        </w:rPr>
      </w:pPr>
      <w:r w:rsidRPr="002F2105">
        <w:rPr>
          <w:rFonts w:eastAsia="DFKai-SB" w:hint="eastAsia"/>
          <w:color w:val="000000" w:themeColor="text1"/>
        </w:rPr>
        <w:t>凡執行計畫所需研究人力費用，均得依本會「補助專題研究計畫研究人力約用注意事項」規定，按所屬機構自訂敘薪標準及職銜，就預估</w:t>
      </w:r>
      <w:r w:rsidRPr="002F2105">
        <w:rPr>
          <w:rFonts w:eastAsia="DFKai-SB"/>
          <w:color w:val="000000" w:themeColor="text1"/>
        </w:rPr>
        <w:t>專任、兼任</w:t>
      </w:r>
      <w:r w:rsidRPr="002F2105">
        <w:rPr>
          <w:rFonts w:eastAsia="DFKai-SB" w:hint="eastAsia"/>
          <w:color w:val="000000" w:themeColor="text1"/>
        </w:rPr>
        <w:t>人員或</w:t>
      </w:r>
      <w:r w:rsidRPr="002F2105">
        <w:rPr>
          <w:rFonts w:eastAsia="DFKai-SB"/>
          <w:color w:val="000000" w:themeColor="text1"/>
        </w:rPr>
        <w:t>臨時工</w:t>
      </w:r>
      <w:r w:rsidRPr="002F2105">
        <w:rPr>
          <w:rFonts w:eastAsia="DFKai-SB" w:hint="eastAsia"/>
          <w:color w:val="000000" w:themeColor="text1"/>
        </w:rPr>
        <w:t>需求填寫，並請述明該研究人力在本計畫內擔任之具體內容、性質、項目及範圍，以利審查。專任人員不限學歷，包含博士級人員。</w:t>
      </w:r>
    </w:p>
    <w:p w14:paraId="2F810DAD" w14:textId="77777777" w:rsidR="00733B3F" w:rsidRPr="002F2105" w:rsidRDefault="00733B3F" w:rsidP="009D7779">
      <w:pPr>
        <w:numPr>
          <w:ilvl w:val="0"/>
          <w:numId w:val="19"/>
        </w:numPr>
        <w:tabs>
          <w:tab w:val="num" w:pos="952"/>
        </w:tabs>
        <w:spacing w:line="320" w:lineRule="exact"/>
        <w:jc w:val="both"/>
        <w:rPr>
          <w:rFonts w:eastAsia="DFKai-SB"/>
          <w:color w:val="000000" w:themeColor="text1"/>
        </w:rPr>
      </w:pPr>
      <w:r w:rsidRPr="002F2105">
        <w:rPr>
          <w:rFonts w:eastAsia="DFKai-SB"/>
          <w:color w:val="000000" w:themeColor="text1"/>
        </w:rPr>
        <w:t>請分年列述。</w:t>
      </w:r>
    </w:p>
    <w:p w14:paraId="04F67341" w14:textId="77777777" w:rsidR="00733B3F" w:rsidRPr="002F2105" w:rsidRDefault="00733B3F" w:rsidP="00733B3F">
      <w:pPr>
        <w:ind w:leftChars="50" w:left="312" w:rightChars="17" w:right="41" w:hangingChars="80" w:hanging="192"/>
        <w:jc w:val="right"/>
        <w:rPr>
          <w:rFonts w:eastAsia="DFKai-SB"/>
          <w:color w:val="000000" w:themeColor="text1"/>
          <w:sz w:val="22"/>
        </w:rPr>
      </w:pPr>
      <w:r w:rsidRPr="002F2105">
        <w:rPr>
          <w:rFonts w:eastAsia="DFKai-SB" w:hint="eastAsia"/>
          <w:color w:val="000000" w:themeColor="text1"/>
        </w:rPr>
        <w:t>金額單位：新臺幣元</w:t>
      </w:r>
    </w:p>
    <w:tbl>
      <w:tblPr>
        <w:tblW w:w="100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955"/>
        <w:gridCol w:w="1134"/>
        <w:gridCol w:w="6984"/>
      </w:tblGrid>
      <w:tr w:rsidR="002F2105" w:rsidRPr="002F2105" w14:paraId="16ED1D24" w14:textId="77777777" w:rsidTr="002F2274">
        <w:trPr>
          <w:cantSplit/>
          <w:trHeight w:hRule="exact" w:val="930"/>
          <w:jc w:val="center"/>
        </w:trPr>
        <w:tc>
          <w:tcPr>
            <w:tcW w:w="1955" w:type="dxa"/>
            <w:tcBorders>
              <w:right w:val="single" w:sz="4" w:space="0" w:color="auto"/>
            </w:tcBorders>
            <w:vAlign w:val="center"/>
          </w:tcPr>
          <w:p w14:paraId="7DB03593" w14:textId="77777777" w:rsidR="00733B3F" w:rsidRPr="002F2105" w:rsidRDefault="00733B3F" w:rsidP="002F2274">
            <w:pPr>
              <w:jc w:val="center"/>
              <w:rPr>
                <w:rFonts w:eastAsia="DFKai-SB"/>
                <w:color w:val="000000" w:themeColor="text1"/>
              </w:rPr>
            </w:pPr>
            <w:r w:rsidRPr="002F2105">
              <w:rPr>
                <w:rFonts w:eastAsia="DFKai-SB"/>
                <w:color w:val="000000" w:themeColor="text1"/>
              </w:rPr>
              <w:t>類別</w:t>
            </w:r>
          </w:p>
        </w:tc>
        <w:tc>
          <w:tcPr>
            <w:tcW w:w="1134" w:type="dxa"/>
            <w:vAlign w:val="center"/>
          </w:tcPr>
          <w:p w14:paraId="6C04505B" w14:textId="77777777" w:rsidR="00733B3F" w:rsidRPr="002F2105" w:rsidRDefault="00733B3F" w:rsidP="002F2274">
            <w:pPr>
              <w:jc w:val="center"/>
              <w:rPr>
                <w:rFonts w:eastAsia="DFKai-SB"/>
                <w:color w:val="000000" w:themeColor="text1"/>
                <w:spacing w:val="-22"/>
              </w:rPr>
            </w:pPr>
            <w:r w:rsidRPr="002F2105">
              <w:rPr>
                <w:rFonts w:eastAsia="DFKai-SB" w:hint="eastAsia"/>
                <w:color w:val="000000" w:themeColor="text1"/>
                <w:spacing w:val="-22"/>
              </w:rPr>
              <w:t>金額</w:t>
            </w:r>
          </w:p>
        </w:tc>
        <w:tc>
          <w:tcPr>
            <w:tcW w:w="6984" w:type="dxa"/>
            <w:vAlign w:val="center"/>
          </w:tcPr>
          <w:p w14:paraId="7C8BB6B4"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請述明在本計畫內擔任之具體內容、性質、項目及範圍</w:t>
            </w:r>
          </w:p>
        </w:tc>
      </w:tr>
      <w:tr w:rsidR="002F2105" w:rsidRPr="002F2105" w14:paraId="292D4B4D" w14:textId="77777777" w:rsidTr="002F2274">
        <w:trPr>
          <w:cantSplit/>
          <w:trHeight w:hRule="exact" w:val="9362"/>
          <w:jc w:val="center"/>
        </w:trPr>
        <w:tc>
          <w:tcPr>
            <w:tcW w:w="1955" w:type="dxa"/>
            <w:tcBorders>
              <w:right w:val="single" w:sz="4" w:space="0" w:color="auto"/>
            </w:tcBorders>
          </w:tcPr>
          <w:p w14:paraId="2183AA66" w14:textId="77777777" w:rsidR="00733B3F" w:rsidRPr="002F2105" w:rsidRDefault="00733B3F" w:rsidP="002F2274">
            <w:pPr>
              <w:rPr>
                <w:rFonts w:eastAsia="DFKai-SB"/>
                <w:color w:val="000000" w:themeColor="text1"/>
              </w:rPr>
            </w:pPr>
          </w:p>
        </w:tc>
        <w:tc>
          <w:tcPr>
            <w:tcW w:w="1134" w:type="dxa"/>
          </w:tcPr>
          <w:p w14:paraId="532CC6FF" w14:textId="77777777" w:rsidR="00733B3F" w:rsidRPr="002F2105" w:rsidRDefault="00733B3F" w:rsidP="002F2274">
            <w:pPr>
              <w:jc w:val="center"/>
              <w:rPr>
                <w:rFonts w:eastAsia="DFKai-SB"/>
                <w:color w:val="000000" w:themeColor="text1"/>
                <w:spacing w:val="-22"/>
              </w:rPr>
            </w:pPr>
          </w:p>
        </w:tc>
        <w:tc>
          <w:tcPr>
            <w:tcW w:w="6984" w:type="dxa"/>
          </w:tcPr>
          <w:p w14:paraId="77DB0A76" w14:textId="77777777" w:rsidR="00733B3F" w:rsidRPr="002F2105" w:rsidRDefault="00733B3F" w:rsidP="002F2274">
            <w:pPr>
              <w:rPr>
                <w:rFonts w:eastAsia="DFKai-SB"/>
                <w:color w:val="000000" w:themeColor="text1"/>
              </w:rPr>
            </w:pPr>
          </w:p>
        </w:tc>
      </w:tr>
      <w:tr w:rsidR="002F2105" w:rsidRPr="002F2105" w14:paraId="5D699562" w14:textId="77777777" w:rsidTr="002F2274">
        <w:trPr>
          <w:cantSplit/>
          <w:trHeight w:hRule="exact" w:val="840"/>
          <w:jc w:val="center"/>
        </w:trPr>
        <w:tc>
          <w:tcPr>
            <w:tcW w:w="1955" w:type="dxa"/>
            <w:tcBorders>
              <w:right w:val="single" w:sz="4" w:space="0" w:color="auto"/>
            </w:tcBorders>
            <w:vAlign w:val="center"/>
          </w:tcPr>
          <w:p w14:paraId="49AE9B52" w14:textId="77777777" w:rsidR="00733B3F" w:rsidRPr="002F2105" w:rsidRDefault="00733B3F" w:rsidP="002F2274">
            <w:pPr>
              <w:jc w:val="center"/>
              <w:rPr>
                <w:rFonts w:eastAsia="DFKai-SB"/>
                <w:b/>
                <w:color w:val="000000" w:themeColor="text1"/>
              </w:rPr>
            </w:pPr>
            <w:r w:rsidRPr="002F2105">
              <w:rPr>
                <w:rFonts w:eastAsia="DFKai-SB" w:hint="eastAsia"/>
                <w:b/>
                <w:color w:val="000000" w:themeColor="text1"/>
              </w:rPr>
              <w:t>合計</w:t>
            </w:r>
          </w:p>
        </w:tc>
        <w:tc>
          <w:tcPr>
            <w:tcW w:w="1134" w:type="dxa"/>
            <w:vAlign w:val="center"/>
          </w:tcPr>
          <w:p w14:paraId="4A89642B" w14:textId="77777777" w:rsidR="00733B3F" w:rsidRPr="002F2105" w:rsidRDefault="00733B3F" w:rsidP="002F2274">
            <w:pPr>
              <w:jc w:val="center"/>
              <w:rPr>
                <w:rFonts w:eastAsia="DFKai-SB"/>
                <w:color w:val="000000" w:themeColor="text1"/>
                <w:spacing w:val="-22"/>
              </w:rPr>
            </w:pPr>
          </w:p>
        </w:tc>
        <w:tc>
          <w:tcPr>
            <w:tcW w:w="6984" w:type="dxa"/>
          </w:tcPr>
          <w:p w14:paraId="13D4951F" w14:textId="77777777" w:rsidR="00733B3F" w:rsidRPr="002F2105" w:rsidRDefault="00733B3F" w:rsidP="002F2274">
            <w:pPr>
              <w:rPr>
                <w:rFonts w:eastAsia="DFKai-SB"/>
                <w:color w:val="000000" w:themeColor="text1"/>
              </w:rPr>
            </w:pPr>
          </w:p>
        </w:tc>
      </w:tr>
    </w:tbl>
    <w:p w14:paraId="3694C99D" w14:textId="77777777" w:rsidR="00733B3F" w:rsidRPr="002F2105" w:rsidRDefault="00733B3F" w:rsidP="00733B3F">
      <w:pPr>
        <w:rPr>
          <w:rFonts w:eastAsia="DFKai-SB"/>
          <w:b/>
          <w:bCs/>
          <w:noProof/>
          <w:color w:val="000000" w:themeColor="text1"/>
          <w:sz w:val="28"/>
        </w:rPr>
        <w:sectPr w:rsidR="00733B3F" w:rsidRPr="002F2105">
          <w:pgSz w:w="11906" w:h="16838"/>
          <w:pgMar w:top="680" w:right="680" w:bottom="680" w:left="680" w:header="851" w:footer="992" w:gutter="0"/>
          <w:cols w:space="425"/>
          <w:docGrid w:type="lines" w:linePitch="360"/>
        </w:sectPr>
      </w:pPr>
      <w:r w:rsidRPr="002F2105">
        <w:rPr>
          <w:rFonts w:eastAsia="DFKai-SB" w:hint="eastAsia"/>
          <w:color w:val="000000" w:themeColor="text1"/>
          <w:u w:val="single"/>
        </w:rPr>
        <w:t>表</w:t>
      </w:r>
      <w:r w:rsidRPr="002F2105">
        <w:rPr>
          <w:rFonts w:eastAsia="DFKai-SB"/>
          <w:color w:val="000000" w:themeColor="text1"/>
          <w:u w:val="single"/>
        </w:rPr>
        <w:t>CM07</w:t>
      </w:r>
      <w:r w:rsidRPr="002F2105">
        <w:rPr>
          <w:rFonts w:eastAsia="DFKai-SB"/>
          <w:color w:val="000000" w:themeColor="text1"/>
        </w:rPr>
        <w:t xml:space="preserve">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05074CED" w14:textId="77777777" w:rsidR="00733B3F" w:rsidRPr="002F2105" w:rsidRDefault="00733B3F" w:rsidP="00733B3F">
      <w:pPr>
        <w:rPr>
          <w:rFonts w:eastAsia="DFKai-SB"/>
          <w:b/>
          <w:bCs/>
          <w:color w:val="000000" w:themeColor="text1"/>
          <w:sz w:val="28"/>
        </w:rPr>
      </w:pPr>
      <w:r w:rsidRPr="002F2105">
        <w:rPr>
          <w:rFonts w:eastAsia="DFKai-SB" w:hint="eastAsia"/>
          <w:b/>
          <w:bCs/>
          <w:noProof/>
          <w:color w:val="000000" w:themeColor="text1"/>
          <w:sz w:val="28"/>
        </w:rPr>
        <w:lastRenderedPageBreak/>
        <w:t>八、</w:t>
      </w:r>
      <w:r w:rsidRPr="002F2105">
        <w:rPr>
          <w:rFonts w:eastAsia="DFKai-SB" w:hint="eastAsia"/>
          <w:b/>
          <w:bCs/>
          <w:noProof/>
          <w:color w:val="000000" w:themeColor="text1"/>
          <w:sz w:val="28"/>
          <w:highlight w:val="green"/>
        </w:rPr>
        <w:t>耗材、</w:t>
      </w:r>
      <w:r w:rsidRPr="002F2105">
        <w:rPr>
          <w:rFonts w:eastAsia="DFKai-SB" w:hint="eastAsia"/>
          <w:b/>
          <w:bCs/>
          <w:color w:val="000000" w:themeColor="text1"/>
          <w:sz w:val="28"/>
          <w:highlight w:val="green"/>
        </w:rPr>
        <w:t>物品、圖書</w:t>
      </w:r>
      <w:r w:rsidRPr="002F2105">
        <w:rPr>
          <w:rFonts w:eastAsia="DFKai-SB" w:hint="eastAsia"/>
          <w:b/>
          <w:bCs/>
          <w:noProof/>
          <w:color w:val="000000" w:themeColor="text1"/>
          <w:sz w:val="28"/>
          <w:highlight w:val="green"/>
        </w:rPr>
        <w:t>及雜項費用：</w:t>
      </w:r>
      <w:r w:rsidR="006F13AE" w:rsidRPr="002F2105">
        <w:rPr>
          <w:rFonts w:eastAsia="DFKai-SB" w:hint="eastAsia"/>
          <w:b/>
          <w:bCs/>
          <w:color w:val="000000" w:themeColor="text1"/>
          <w:sz w:val="28"/>
          <w:szCs w:val="28"/>
          <w:shd w:val="clear" w:color="auto" w:fill="FFFF00"/>
        </w:rPr>
        <w:t>總計畫與各子計畫提供</w:t>
      </w:r>
    </w:p>
    <w:p w14:paraId="041EDF1E" w14:textId="77777777" w:rsidR="00733B3F" w:rsidRPr="002F2105" w:rsidRDefault="00733B3F" w:rsidP="009D7779">
      <w:pPr>
        <w:numPr>
          <w:ilvl w:val="0"/>
          <w:numId w:val="9"/>
        </w:numPr>
        <w:spacing w:line="320" w:lineRule="exact"/>
        <w:ind w:left="0" w:firstLine="0"/>
        <w:jc w:val="both"/>
        <w:rPr>
          <w:rFonts w:eastAsia="DFKai-SB"/>
          <w:color w:val="000000" w:themeColor="text1"/>
        </w:rPr>
      </w:pPr>
      <w:r w:rsidRPr="002F2105">
        <w:rPr>
          <w:rFonts w:eastAsia="DFKai-SB"/>
          <w:color w:val="000000" w:themeColor="text1"/>
        </w:rPr>
        <w:t>凡執行研究計畫所需之耗材、物品</w:t>
      </w:r>
      <w:r w:rsidRPr="002F2105">
        <w:rPr>
          <w:rFonts w:eastAsia="DFKai-SB"/>
          <w:color w:val="000000" w:themeColor="text1"/>
        </w:rPr>
        <w:t>(</w:t>
      </w:r>
      <w:r w:rsidRPr="002F2105">
        <w:rPr>
          <w:rFonts w:eastAsia="DFKai-SB"/>
          <w:color w:val="000000" w:themeColor="text1"/>
        </w:rPr>
        <w:t>非屬研究設備者</w:t>
      </w:r>
      <w:r w:rsidRPr="002F2105">
        <w:rPr>
          <w:rFonts w:eastAsia="DFKai-SB"/>
          <w:color w:val="000000" w:themeColor="text1"/>
        </w:rPr>
        <w:t>)</w:t>
      </w:r>
      <w:r w:rsidRPr="002F2105">
        <w:rPr>
          <w:rFonts w:eastAsia="DFKai-SB"/>
          <w:color w:val="000000" w:themeColor="text1"/>
        </w:rPr>
        <w:t>、圖書及雜項費用，均可填入本表內。</w:t>
      </w:r>
    </w:p>
    <w:p w14:paraId="2F622C29" w14:textId="77777777" w:rsidR="00733B3F" w:rsidRPr="002F2105" w:rsidRDefault="00733B3F" w:rsidP="009D7779">
      <w:pPr>
        <w:numPr>
          <w:ilvl w:val="0"/>
          <w:numId w:val="9"/>
        </w:numPr>
        <w:spacing w:line="320" w:lineRule="exact"/>
        <w:ind w:left="0" w:firstLine="0"/>
        <w:jc w:val="both"/>
        <w:rPr>
          <w:rFonts w:eastAsia="DFKai-SB"/>
          <w:color w:val="000000" w:themeColor="text1"/>
        </w:rPr>
      </w:pPr>
      <w:r w:rsidRPr="002F2105">
        <w:rPr>
          <w:rFonts w:eastAsia="DFKai-SB"/>
          <w:color w:val="000000" w:themeColor="text1"/>
        </w:rPr>
        <w:t>說明欄請就該項目之規格、用途等相關資料詳細填寫，以利審查。</w:t>
      </w:r>
    </w:p>
    <w:p w14:paraId="6444E574" w14:textId="77777777" w:rsidR="00733B3F" w:rsidRPr="002F2105" w:rsidRDefault="00733B3F" w:rsidP="009D7779">
      <w:pPr>
        <w:numPr>
          <w:ilvl w:val="0"/>
          <w:numId w:val="9"/>
        </w:numPr>
        <w:spacing w:line="320" w:lineRule="exact"/>
        <w:ind w:left="0" w:firstLine="0"/>
        <w:jc w:val="both"/>
        <w:rPr>
          <w:rFonts w:eastAsia="DFKai-SB"/>
          <w:color w:val="000000" w:themeColor="text1"/>
        </w:rPr>
      </w:pPr>
      <w:r w:rsidRPr="002F2105">
        <w:rPr>
          <w:rFonts w:eastAsia="DFKai-SB"/>
          <w:color w:val="000000" w:themeColor="text1"/>
        </w:rPr>
        <w:t>若申請單位有配合款，請於備註欄註明。</w:t>
      </w:r>
    </w:p>
    <w:p w14:paraId="422374B3" w14:textId="77777777" w:rsidR="00733B3F" w:rsidRPr="002F2105" w:rsidRDefault="00733B3F" w:rsidP="009D7779">
      <w:pPr>
        <w:numPr>
          <w:ilvl w:val="0"/>
          <w:numId w:val="9"/>
        </w:numPr>
        <w:spacing w:line="320" w:lineRule="exact"/>
        <w:ind w:left="0" w:firstLine="0"/>
        <w:jc w:val="both"/>
        <w:rPr>
          <w:rFonts w:eastAsia="DFKai-SB"/>
          <w:color w:val="000000" w:themeColor="text1"/>
        </w:rPr>
      </w:pPr>
      <w:r w:rsidRPr="002F2105">
        <w:rPr>
          <w:rFonts w:eastAsia="DFKai-SB"/>
          <w:color w:val="000000" w:themeColor="text1"/>
        </w:rPr>
        <w:t>請分年列述。</w:t>
      </w:r>
    </w:p>
    <w:p w14:paraId="6540BD88" w14:textId="77777777" w:rsidR="00733B3F" w:rsidRPr="002F2105" w:rsidRDefault="00733B3F" w:rsidP="00733B3F">
      <w:pPr>
        <w:ind w:rightChars="124" w:right="298" w:firstLineChars="2000" w:firstLine="4800"/>
        <w:jc w:val="right"/>
        <w:rPr>
          <w:rFonts w:eastAsia="DFKai-SB"/>
          <w:color w:val="000000" w:themeColor="text1"/>
        </w:rPr>
      </w:pPr>
      <w:r w:rsidRPr="002F2105">
        <w:rPr>
          <w:rFonts w:eastAsia="DFKai-SB" w:hint="eastAsia"/>
          <w:color w:val="000000" w:themeColor="text1"/>
        </w:rPr>
        <w:t>金額單位：新臺幣元</w:t>
      </w:r>
    </w:p>
    <w:tbl>
      <w:tblPr>
        <w:tblW w:w="993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60"/>
        <w:gridCol w:w="2291"/>
        <w:gridCol w:w="927"/>
        <w:gridCol w:w="928"/>
        <w:gridCol w:w="918"/>
        <w:gridCol w:w="10"/>
        <w:gridCol w:w="928"/>
        <w:gridCol w:w="1770"/>
      </w:tblGrid>
      <w:tr w:rsidR="002F2105" w:rsidRPr="002F2105" w14:paraId="05FE1B1D" w14:textId="77777777" w:rsidTr="002F2274">
        <w:trPr>
          <w:trHeight w:hRule="exact" w:val="680"/>
          <w:jc w:val="center"/>
        </w:trPr>
        <w:tc>
          <w:tcPr>
            <w:tcW w:w="2160" w:type="dxa"/>
            <w:vAlign w:val="center"/>
          </w:tcPr>
          <w:p w14:paraId="7FB407AF"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項</w:t>
            </w:r>
            <w:r w:rsidRPr="002F2105">
              <w:rPr>
                <w:rFonts w:eastAsia="DFKai-SB"/>
                <w:color w:val="000000" w:themeColor="text1"/>
              </w:rPr>
              <w:t xml:space="preserve"> </w:t>
            </w:r>
            <w:r w:rsidRPr="002F2105">
              <w:rPr>
                <w:rFonts w:eastAsia="DFKai-SB" w:hint="eastAsia"/>
                <w:color w:val="000000" w:themeColor="text1"/>
              </w:rPr>
              <w:t>目</w:t>
            </w:r>
            <w:r w:rsidRPr="002F2105">
              <w:rPr>
                <w:rFonts w:eastAsia="DFKai-SB"/>
                <w:color w:val="000000" w:themeColor="text1"/>
              </w:rPr>
              <w:t xml:space="preserve"> </w:t>
            </w:r>
            <w:r w:rsidRPr="002F2105">
              <w:rPr>
                <w:rFonts w:eastAsia="DFKai-SB" w:hint="eastAsia"/>
                <w:color w:val="000000" w:themeColor="text1"/>
              </w:rPr>
              <w:t>名</w:t>
            </w:r>
            <w:r w:rsidRPr="002F2105">
              <w:rPr>
                <w:rFonts w:eastAsia="DFKai-SB"/>
                <w:color w:val="000000" w:themeColor="text1"/>
              </w:rPr>
              <w:t xml:space="preserve"> </w:t>
            </w:r>
            <w:r w:rsidRPr="002F2105">
              <w:rPr>
                <w:rFonts w:eastAsia="DFKai-SB" w:hint="eastAsia"/>
                <w:color w:val="000000" w:themeColor="text1"/>
              </w:rPr>
              <w:t>稱</w:t>
            </w:r>
          </w:p>
        </w:tc>
        <w:tc>
          <w:tcPr>
            <w:tcW w:w="2291" w:type="dxa"/>
            <w:vAlign w:val="center"/>
          </w:tcPr>
          <w:p w14:paraId="3897B963"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說明</w:t>
            </w:r>
          </w:p>
        </w:tc>
        <w:tc>
          <w:tcPr>
            <w:tcW w:w="927" w:type="dxa"/>
            <w:vAlign w:val="center"/>
          </w:tcPr>
          <w:p w14:paraId="2FAFEBB3"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單位</w:t>
            </w:r>
          </w:p>
        </w:tc>
        <w:tc>
          <w:tcPr>
            <w:tcW w:w="928" w:type="dxa"/>
            <w:vAlign w:val="center"/>
          </w:tcPr>
          <w:p w14:paraId="0AF1F89D"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數量</w:t>
            </w:r>
          </w:p>
        </w:tc>
        <w:tc>
          <w:tcPr>
            <w:tcW w:w="928" w:type="dxa"/>
            <w:gridSpan w:val="2"/>
            <w:vAlign w:val="center"/>
          </w:tcPr>
          <w:p w14:paraId="7FDB568E"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單價</w:t>
            </w:r>
          </w:p>
        </w:tc>
        <w:tc>
          <w:tcPr>
            <w:tcW w:w="928" w:type="dxa"/>
            <w:vAlign w:val="center"/>
          </w:tcPr>
          <w:p w14:paraId="1C947648"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金額</w:t>
            </w:r>
          </w:p>
        </w:tc>
        <w:tc>
          <w:tcPr>
            <w:tcW w:w="1770" w:type="dxa"/>
            <w:vAlign w:val="center"/>
          </w:tcPr>
          <w:p w14:paraId="068A62D4"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備註</w:t>
            </w:r>
          </w:p>
        </w:tc>
      </w:tr>
      <w:tr w:rsidR="002F2105" w:rsidRPr="002F2105" w14:paraId="3E6BA260" w14:textId="77777777" w:rsidTr="007C0BBF">
        <w:trPr>
          <w:trHeight w:val="10306"/>
          <w:jc w:val="center"/>
        </w:trPr>
        <w:tc>
          <w:tcPr>
            <w:tcW w:w="2160" w:type="dxa"/>
          </w:tcPr>
          <w:p w14:paraId="0062CE94" w14:textId="77777777" w:rsidR="00733B3F" w:rsidRPr="002F2105" w:rsidRDefault="00733B3F" w:rsidP="002F2274">
            <w:pPr>
              <w:rPr>
                <w:rFonts w:eastAsia="DFKai-SB"/>
                <w:color w:val="000000" w:themeColor="text1"/>
              </w:rPr>
            </w:pPr>
          </w:p>
        </w:tc>
        <w:tc>
          <w:tcPr>
            <w:tcW w:w="2291" w:type="dxa"/>
          </w:tcPr>
          <w:p w14:paraId="699BA93A" w14:textId="77777777" w:rsidR="00733B3F" w:rsidRPr="002F2105" w:rsidRDefault="00733B3F" w:rsidP="002F2274">
            <w:pPr>
              <w:pStyle w:val="CommentText"/>
              <w:rPr>
                <w:rFonts w:ascii="Times New Roman" w:eastAsia="DFKai-SB" w:hAnsi="Times New Roman"/>
                <w:color w:val="000000" w:themeColor="text1"/>
                <w:szCs w:val="24"/>
              </w:rPr>
            </w:pPr>
          </w:p>
        </w:tc>
        <w:tc>
          <w:tcPr>
            <w:tcW w:w="927" w:type="dxa"/>
          </w:tcPr>
          <w:p w14:paraId="13B80F62" w14:textId="77777777" w:rsidR="00733B3F" w:rsidRPr="002F2105" w:rsidRDefault="00733B3F" w:rsidP="002F2274">
            <w:pPr>
              <w:pStyle w:val="CommentText"/>
              <w:rPr>
                <w:rFonts w:ascii="Times New Roman" w:eastAsia="DFKai-SB" w:hAnsi="Times New Roman"/>
                <w:color w:val="000000" w:themeColor="text1"/>
                <w:szCs w:val="24"/>
              </w:rPr>
            </w:pPr>
          </w:p>
        </w:tc>
        <w:tc>
          <w:tcPr>
            <w:tcW w:w="928" w:type="dxa"/>
          </w:tcPr>
          <w:p w14:paraId="1732E763" w14:textId="77777777" w:rsidR="00733B3F" w:rsidRPr="002F2105" w:rsidRDefault="00733B3F" w:rsidP="002F2274">
            <w:pPr>
              <w:rPr>
                <w:rFonts w:eastAsia="DFKai-SB"/>
                <w:color w:val="000000" w:themeColor="text1"/>
              </w:rPr>
            </w:pPr>
          </w:p>
        </w:tc>
        <w:tc>
          <w:tcPr>
            <w:tcW w:w="928" w:type="dxa"/>
            <w:gridSpan w:val="2"/>
          </w:tcPr>
          <w:p w14:paraId="16E39111" w14:textId="77777777" w:rsidR="00733B3F" w:rsidRPr="002F2105" w:rsidRDefault="00733B3F" w:rsidP="002F2274">
            <w:pPr>
              <w:rPr>
                <w:rFonts w:eastAsia="DFKai-SB"/>
                <w:color w:val="000000" w:themeColor="text1"/>
              </w:rPr>
            </w:pPr>
          </w:p>
        </w:tc>
        <w:tc>
          <w:tcPr>
            <w:tcW w:w="928" w:type="dxa"/>
          </w:tcPr>
          <w:p w14:paraId="3340F352" w14:textId="77777777" w:rsidR="00733B3F" w:rsidRPr="002F2105" w:rsidRDefault="00733B3F" w:rsidP="002F2274">
            <w:pPr>
              <w:pStyle w:val="CommentText"/>
              <w:rPr>
                <w:rFonts w:ascii="Times New Roman" w:eastAsia="DFKai-SB" w:hAnsi="Times New Roman"/>
                <w:color w:val="000000" w:themeColor="text1"/>
                <w:szCs w:val="24"/>
              </w:rPr>
            </w:pPr>
          </w:p>
        </w:tc>
        <w:tc>
          <w:tcPr>
            <w:tcW w:w="1770" w:type="dxa"/>
          </w:tcPr>
          <w:p w14:paraId="5DC368D4" w14:textId="77777777" w:rsidR="00733B3F" w:rsidRPr="002F2105" w:rsidRDefault="00733B3F" w:rsidP="002F2274">
            <w:pPr>
              <w:rPr>
                <w:rFonts w:eastAsia="DFKai-SB"/>
                <w:color w:val="000000" w:themeColor="text1"/>
              </w:rPr>
            </w:pPr>
          </w:p>
          <w:p w14:paraId="2C997744" w14:textId="77777777" w:rsidR="00733B3F" w:rsidRPr="002F2105" w:rsidRDefault="00733B3F" w:rsidP="002F2274">
            <w:pPr>
              <w:rPr>
                <w:rFonts w:eastAsia="DFKai-SB"/>
                <w:color w:val="000000" w:themeColor="text1"/>
              </w:rPr>
            </w:pPr>
          </w:p>
          <w:p w14:paraId="168134E9" w14:textId="77777777" w:rsidR="00733B3F" w:rsidRPr="002F2105" w:rsidRDefault="00733B3F" w:rsidP="002F2274">
            <w:pPr>
              <w:rPr>
                <w:rFonts w:eastAsia="DFKai-SB"/>
                <w:color w:val="000000" w:themeColor="text1"/>
              </w:rPr>
            </w:pPr>
          </w:p>
          <w:p w14:paraId="75D793E0" w14:textId="77777777" w:rsidR="00733B3F" w:rsidRPr="002F2105" w:rsidRDefault="00733B3F" w:rsidP="002F2274">
            <w:pPr>
              <w:rPr>
                <w:rFonts w:eastAsia="DFKai-SB"/>
                <w:color w:val="000000" w:themeColor="text1"/>
              </w:rPr>
            </w:pPr>
          </w:p>
          <w:p w14:paraId="6A50F248" w14:textId="77777777" w:rsidR="00733B3F" w:rsidRPr="002F2105" w:rsidRDefault="00733B3F" w:rsidP="002F2274">
            <w:pPr>
              <w:rPr>
                <w:rFonts w:eastAsia="DFKai-SB"/>
                <w:color w:val="000000" w:themeColor="text1"/>
              </w:rPr>
            </w:pPr>
          </w:p>
        </w:tc>
      </w:tr>
      <w:tr w:rsidR="002F2105" w:rsidRPr="002F2105" w14:paraId="0E89A940" w14:textId="77777777" w:rsidTr="007C0BBF">
        <w:trPr>
          <w:cantSplit/>
          <w:trHeight w:hRule="exact" w:val="708"/>
          <w:jc w:val="center"/>
        </w:trPr>
        <w:tc>
          <w:tcPr>
            <w:tcW w:w="7224" w:type="dxa"/>
            <w:gridSpan w:val="5"/>
            <w:vAlign w:val="center"/>
          </w:tcPr>
          <w:p w14:paraId="42411E22"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合　　　　　　　　計</w:t>
            </w:r>
          </w:p>
        </w:tc>
        <w:tc>
          <w:tcPr>
            <w:tcW w:w="938" w:type="dxa"/>
            <w:gridSpan w:val="2"/>
            <w:vAlign w:val="center"/>
          </w:tcPr>
          <w:p w14:paraId="572DCF59" w14:textId="77777777" w:rsidR="00733B3F" w:rsidRPr="002F2105" w:rsidRDefault="00733B3F" w:rsidP="002F2274">
            <w:pPr>
              <w:jc w:val="center"/>
              <w:rPr>
                <w:rFonts w:eastAsia="DFKai-SB"/>
                <w:color w:val="000000" w:themeColor="text1"/>
              </w:rPr>
            </w:pPr>
          </w:p>
        </w:tc>
        <w:tc>
          <w:tcPr>
            <w:tcW w:w="1770" w:type="dxa"/>
            <w:vAlign w:val="center"/>
          </w:tcPr>
          <w:p w14:paraId="137870BC" w14:textId="77777777" w:rsidR="00733B3F" w:rsidRPr="002F2105" w:rsidRDefault="00733B3F" w:rsidP="002F2274">
            <w:pPr>
              <w:jc w:val="center"/>
              <w:rPr>
                <w:rFonts w:eastAsia="DFKai-SB"/>
                <w:color w:val="000000" w:themeColor="text1"/>
              </w:rPr>
            </w:pPr>
          </w:p>
        </w:tc>
      </w:tr>
    </w:tbl>
    <w:p w14:paraId="522EC4A1"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sz w:val="20"/>
          <w:szCs w:val="20"/>
        </w:rPr>
      </w:pPr>
      <w:r w:rsidRPr="002F2105">
        <w:rPr>
          <w:rFonts w:eastAsia="DFKai-SB" w:hint="eastAsia"/>
          <w:color w:val="000000" w:themeColor="text1"/>
          <w:u w:val="single"/>
        </w:rPr>
        <w:t>表</w:t>
      </w:r>
      <w:r w:rsidRPr="002F2105">
        <w:rPr>
          <w:rFonts w:eastAsia="DFKai-SB"/>
          <w:color w:val="000000" w:themeColor="text1"/>
          <w:u w:val="single"/>
        </w:rPr>
        <w:t>CM08</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673A4028" w14:textId="77777777" w:rsidR="00733B3F" w:rsidRPr="002F2105" w:rsidRDefault="00733B3F" w:rsidP="00733B3F">
      <w:pPr>
        <w:rPr>
          <w:rFonts w:eastAsia="DFKai-SB"/>
          <w:b/>
          <w:bCs/>
          <w:noProof/>
          <w:color w:val="000000" w:themeColor="text1"/>
          <w:sz w:val="28"/>
        </w:rPr>
        <w:sectPr w:rsidR="00733B3F" w:rsidRPr="002F2105">
          <w:pgSz w:w="11906" w:h="16838"/>
          <w:pgMar w:top="680" w:right="680" w:bottom="680" w:left="680" w:header="851" w:footer="992" w:gutter="0"/>
          <w:cols w:space="425"/>
          <w:docGrid w:type="lines" w:linePitch="360"/>
        </w:sectPr>
      </w:pPr>
    </w:p>
    <w:p w14:paraId="40BC3F68" w14:textId="77777777" w:rsidR="00733B3F" w:rsidRPr="002F2105" w:rsidRDefault="00733B3F" w:rsidP="00733B3F">
      <w:pPr>
        <w:rPr>
          <w:rFonts w:eastAsia="DFKai-SB"/>
          <w:b/>
          <w:bCs/>
          <w:color w:val="000000" w:themeColor="text1"/>
          <w:sz w:val="28"/>
        </w:rPr>
      </w:pPr>
      <w:r w:rsidRPr="002F2105">
        <w:rPr>
          <w:rFonts w:eastAsia="DFKai-SB" w:hint="eastAsia"/>
          <w:b/>
          <w:bCs/>
          <w:noProof/>
          <w:color w:val="000000" w:themeColor="text1"/>
          <w:sz w:val="28"/>
        </w:rPr>
        <w:lastRenderedPageBreak/>
        <w:t>九、</w:t>
      </w:r>
      <w:r w:rsidRPr="002F2105">
        <w:rPr>
          <w:rFonts w:eastAsia="DFKai-SB" w:hint="eastAsia"/>
          <w:b/>
          <w:bCs/>
          <w:noProof/>
          <w:color w:val="000000" w:themeColor="text1"/>
          <w:sz w:val="28"/>
          <w:highlight w:val="green"/>
        </w:rPr>
        <w:t>國外學者來臺費用：</w:t>
      </w:r>
      <w:r w:rsidR="006F13AE" w:rsidRPr="002F2105">
        <w:rPr>
          <w:rFonts w:eastAsia="DFKai-SB" w:hint="eastAsia"/>
          <w:b/>
          <w:bCs/>
          <w:color w:val="000000" w:themeColor="text1"/>
          <w:sz w:val="28"/>
          <w:szCs w:val="28"/>
          <w:shd w:val="clear" w:color="auto" w:fill="FFFF00"/>
        </w:rPr>
        <w:t>總計畫與各子計畫提供</w:t>
      </w:r>
    </w:p>
    <w:p w14:paraId="10D962CF" w14:textId="77777777" w:rsidR="00733B3F" w:rsidRPr="002F2105" w:rsidRDefault="00733B3F" w:rsidP="009D7779">
      <w:pPr>
        <w:numPr>
          <w:ilvl w:val="0"/>
          <w:numId w:val="10"/>
        </w:numPr>
        <w:spacing w:line="320" w:lineRule="exact"/>
        <w:ind w:left="960" w:hanging="480"/>
        <w:jc w:val="both"/>
        <w:rPr>
          <w:rFonts w:eastAsia="DFKai-SB"/>
          <w:color w:val="000000" w:themeColor="text1"/>
        </w:rPr>
      </w:pPr>
      <w:r w:rsidRPr="002F2105">
        <w:rPr>
          <w:rFonts w:eastAsia="DFKai-SB" w:hint="eastAsia"/>
          <w:color w:val="000000" w:themeColor="text1"/>
          <w:szCs w:val="28"/>
        </w:rPr>
        <w:t>因執行研究計畫（亦包括「雙邊協議專案型國際合作研究計畫」）邀請國外或大陸地區學者來臺得申請本項經費。（邀請對象為諾貝爾獎級者</w:t>
      </w:r>
      <w:r w:rsidRPr="002F2105">
        <w:rPr>
          <w:rFonts w:eastAsia="DFKai-SB" w:hint="eastAsia"/>
          <w:color w:val="000000" w:themeColor="text1"/>
        </w:rPr>
        <w:t>，請另依本會補助邀請國際科技人士短期訪問作業要點申請，不隨計畫核給）</w:t>
      </w:r>
    </w:p>
    <w:p w14:paraId="7EB0537F" w14:textId="77777777" w:rsidR="00733B3F" w:rsidRPr="002F2105" w:rsidRDefault="00733B3F" w:rsidP="009D7779">
      <w:pPr>
        <w:numPr>
          <w:ilvl w:val="0"/>
          <w:numId w:val="10"/>
        </w:numPr>
        <w:spacing w:line="320" w:lineRule="exact"/>
        <w:ind w:left="960" w:hanging="480"/>
        <w:jc w:val="both"/>
        <w:rPr>
          <w:rFonts w:eastAsia="DFKai-SB"/>
          <w:color w:val="000000" w:themeColor="text1"/>
        </w:rPr>
      </w:pPr>
      <w:r w:rsidRPr="002F2105">
        <w:rPr>
          <w:rFonts w:eastAsia="DFKai-SB" w:hint="eastAsia"/>
          <w:color w:val="000000" w:themeColor="text1"/>
        </w:rPr>
        <w:t>請詳列邀請國外學者來臺之目的、必要性說明及行程等。</w:t>
      </w:r>
    </w:p>
    <w:p w14:paraId="4D802719" w14:textId="77777777" w:rsidR="00733B3F" w:rsidRPr="002F2105" w:rsidRDefault="00733B3F" w:rsidP="009D7779">
      <w:pPr>
        <w:numPr>
          <w:ilvl w:val="0"/>
          <w:numId w:val="10"/>
        </w:numPr>
        <w:spacing w:line="320" w:lineRule="exact"/>
        <w:ind w:left="960" w:hanging="480"/>
        <w:jc w:val="both"/>
        <w:rPr>
          <w:rFonts w:eastAsia="DFKai-SB"/>
          <w:color w:val="000000" w:themeColor="text1"/>
        </w:rPr>
      </w:pPr>
      <w:r w:rsidRPr="002F2105">
        <w:rPr>
          <w:rFonts w:eastAsia="DFKai-SB"/>
          <w:color w:val="000000" w:themeColor="text1"/>
        </w:rPr>
        <w:t>請詳</w:t>
      </w:r>
      <w:r w:rsidRPr="002F2105">
        <w:rPr>
          <w:rFonts w:eastAsia="DFKai-SB" w:hint="eastAsia"/>
          <w:color w:val="000000" w:themeColor="text1"/>
        </w:rPr>
        <w:t>列</w:t>
      </w:r>
      <w:r w:rsidRPr="002F2105">
        <w:rPr>
          <w:rFonts w:eastAsia="DFKai-SB"/>
          <w:color w:val="000000" w:themeColor="text1"/>
        </w:rPr>
        <w:t>預定</w:t>
      </w:r>
      <w:r w:rsidRPr="002F2105">
        <w:rPr>
          <w:rFonts w:eastAsia="DFKai-SB" w:hint="eastAsia"/>
          <w:color w:val="000000" w:themeColor="text1"/>
        </w:rPr>
        <w:t>邀請國外學者之姓名、天數及</w:t>
      </w:r>
      <w:r w:rsidRPr="002F2105">
        <w:rPr>
          <w:rFonts w:eastAsia="DFKai-SB"/>
          <w:color w:val="000000" w:themeColor="text1"/>
        </w:rPr>
        <w:t>預估經費</w:t>
      </w:r>
      <w:r w:rsidRPr="002F2105">
        <w:rPr>
          <w:rFonts w:eastAsia="DFKai-SB" w:hint="eastAsia"/>
          <w:color w:val="000000" w:themeColor="text1"/>
        </w:rPr>
        <w:t>等，並檢附受邀者個人資料（</w:t>
      </w:r>
      <w:r w:rsidRPr="002F2105">
        <w:rPr>
          <w:rFonts w:eastAsia="DFKai-SB"/>
          <w:color w:val="000000" w:themeColor="text1"/>
        </w:rPr>
        <w:t>C.V.</w:t>
      </w:r>
      <w:r w:rsidRPr="002F2105">
        <w:rPr>
          <w:rFonts w:eastAsia="DFKai-SB" w:hint="eastAsia"/>
          <w:color w:val="000000" w:themeColor="text1"/>
        </w:rPr>
        <w:t>）及同意書（格式不拘，以</w:t>
      </w:r>
      <w:r w:rsidRPr="002F2105">
        <w:rPr>
          <w:rFonts w:eastAsia="DFKai-SB"/>
          <w:color w:val="000000" w:themeColor="text1"/>
        </w:rPr>
        <w:t>PDF</w:t>
      </w:r>
      <w:r w:rsidRPr="002F2105">
        <w:rPr>
          <w:rFonts w:eastAsia="DFKai-SB" w:hint="eastAsia"/>
          <w:color w:val="000000" w:themeColor="text1"/>
        </w:rPr>
        <w:t>上傳）。來臺停留期間</w:t>
      </w:r>
      <w:r w:rsidRPr="002F2105">
        <w:rPr>
          <w:rFonts w:eastAsia="DFKai-SB"/>
          <w:color w:val="000000" w:themeColor="text1"/>
        </w:rPr>
        <w:t>8</w:t>
      </w:r>
      <w:r w:rsidRPr="002F2105">
        <w:rPr>
          <w:rFonts w:eastAsia="DFKai-SB" w:hint="eastAsia"/>
          <w:color w:val="000000" w:themeColor="text1"/>
        </w:rPr>
        <w:t>日以上者，請敘明理由。</w:t>
      </w:r>
      <w:r w:rsidRPr="002F2105">
        <w:rPr>
          <w:rFonts w:eastAsia="DFKai-SB"/>
          <w:color w:val="000000" w:themeColor="text1"/>
          <w:szCs w:val="13"/>
        </w:rPr>
        <w:t>部份「雙邊協議專案型國際合作計畫」經雙方協議議定由共同合作之國外計畫下負擔其研究人員來臺之生活費或</w:t>
      </w:r>
      <w:r w:rsidRPr="002F2105">
        <w:rPr>
          <w:rFonts w:eastAsia="DFKai-SB"/>
          <w:color w:val="000000" w:themeColor="text1"/>
          <w:szCs w:val="13"/>
        </w:rPr>
        <w:t>(/</w:t>
      </w:r>
      <w:r w:rsidRPr="002F2105">
        <w:rPr>
          <w:rFonts w:eastAsia="DFKai-SB"/>
          <w:color w:val="000000" w:themeColor="text1"/>
          <w:szCs w:val="13"/>
        </w:rPr>
        <w:t>及</w:t>
      </w:r>
      <w:r w:rsidRPr="002F2105">
        <w:rPr>
          <w:rFonts w:eastAsia="DFKai-SB"/>
          <w:color w:val="000000" w:themeColor="text1"/>
          <w:szCs w:val="13"/>
        </w:rPr>
        <w:t>)</w:t>
      </w:r>
      <w:r w:rsidRPr="002F2105">
        <w:rPr>
          <w:rFonts w:eastAsia="DFKai-SB"/>
          <w:color w:val="000000" w:themeColor="text1"/>
          <w:szCs w:val="13"/>
        </w:rPr>
        <w:t>機票費者，不得於本表重覆編列。</w:t>
      </w:r>
    </w:p>
    <w:p w14:paraId="4868BC94" w14:textId="77777777" w:rsidR="00733B3F" w:rsidRPr="002F2105" w:rsidRDefault="00733B3F" w:rsidP="009D7779">
      <w:pPr>
        <w:numPr>
          <w:ilvl w:val="0"/>
          <w:numId w:val="10"/>
        </w:numPr>
        <w:spacing w:line="320" w:lineRule="exact"/>
        <w:ind w:left="960" w:hanging="480"/>
        <w:rPr>
          <w:rFonts w:eastAsia="DFKai-SB"/>
          <w:color w:val="000000" w:themeColor="text1"/>
        </w:rPr>
      </w:pPr>
      <w:r w:rsidRPr="002F2105">
        <w:rPr>
          <w:rFonts w:eastAsia="DFKai-SB"/>
          <w:color w:val="000000" w:themeColor="text1"/>
        </w:rPr>
        <w:t>生活費、機票費及其他費用之標準，請依照「</w:t>
      </w:r>
      <w:r w:rsidRPr="002F2105">
        <w:rPr>
          <w:rFonts w:eastAsia="DFKai-SB" w:hint="eastAsia"/>
          <w:color w:val="000000" w:themeColor="text1"/>
        </w:rPr>
        <w:t>國家科學及技術委員會</w:t>
      </w:r>
      <w:r w:rsidRPr="002F2105">
        <w:rPr>
          <w:rFonts w:eastAsia="DFKai-SB" w:hint="eastAsia"/>
          <w:color w:val="000000" w:themeColor="text1"/>
          <w:lang w:val="zh-TW"/>
        </w:rPr>
        <w:t>補助國外學者專家來臺從事科技合作研究活動支付費用最高標準表</w:t>
      </w:r>
      <w:r w:rsidRPr="002F2105">
        <w:rPr>
          <w:rFonts w:eastAsia="DFKai-SB"/>
          <w:color w:val="000000" w:themeColor="text1"/>
        </w:rPr>
        <w:t>」規定填列（網址</w:t>
      </w:r>
      <w:r w:rsidRPr="002F2105">
        <w:rPr>
          <w:rStyle w:val="Hyperlink"/>
          <w:rFonts w:eastAsia="DFKai-SB"/>
          <w:color w:val="000000" w:themeColor="text1"/>
          <w:kern w:val="0"/>
        </w:rPr>
        <w:t>https://law.nstc.gov.tw/LawContent.aspx?id=GL000497</w:t>
      </w:r>
      <w:r w:rsidRPr="002F2105">
        <w:rPr>
          <w:rFonts w:eastAsia="DFKai-SB"/>
          <w:color w:val="000000" w:themeColor="text1"/>
        </w:rPr>
        <w:t>）。</w:t>
      </w:r>
    </w:p>
    <w:p w14:paraId="75175314" w14:textId="77777777" w:rsidR="00733B3F" w:rsidRPr="002F2105" w:rsidRDefault="00733B3F" w:rsidP="009D7779">
      <w:pPr>
        <w:numPr>
          <w:ilvl w:val="0"/>
          <w:numId w:val="10"/>
        </w:numPr>
        <w:spacing w:line="320" w:lineRule="exact"/>
        <w:ind w:left="960" w:hanging="480"/>
        <w:jc w:val="both"/>
        <w:rPr>
          <w:rFonts w:eastAsia="DFKai-SB"/>
          <w:color w:val="000000" w:themeColor="text1"/>
        </w:rPr>
      </w:pPr>
      <w:r w:rsidRPr="002F2105">
        <w:rPr>
          <w:rFonts w:eastAsia="DFKai-SB"/>
          <w:color w:val="000000" w:themeColor="text1"/>
        </w:rPr>
        <w:t>請分年列述。</w:t>
      </w:r>
    </w:p>
    <w:p w14:paraId="1ADB13E3" w14:textId="77777777" w:rsidR="00733B3F" w:rsidRPr="002F2105" w:rsidRDefault="00733B3F" w:rsidP="00733B3F">
      <w:pPr>
        <w:jc w:val="right"/>
        <w:rPr>
          <w:rFonts w:eastAsia="DFKai-SB"/>
          <w:color w:val="000000" w:themeColor="text1"/>
          <w:kern w:val="0"/>
        </w:rPr>
      </w:pPr>
      <w:r w:rsidRPr="002F2105">
        <w:rPr>
          <w:rFonts w:eastAsia="DFKai-SB" w:hint="eastAsia"/>
          <w:color w:val="000000" w:themeColor="text1"/>
        </w:rPr>
        <w:t>金額單位：新臺幣元</w:t>
      </w:r>
    </w:p>
    <w:tbl>
      <w:tblPr>
        <w:tblW w:w="103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26"/>
        <w:gridCol w:w="2171"/>
        <w:gridCol w:w="960"/>
        <w:gridCol w:w="960"/>
        <w:gridCol w:w="960"/>
        <w:gridCol w:w="1030"/>
        <w:gridCol w:w="1031"/>
        <w:gridCol w:w="1031"/>
        <w:gridCol w:w="1031"/>
      </w:tblGrid>
      <w:tr w:rsidR="002F2105" w:rsidRPr="002F2105" w14:paraId="69FAE8AD" w14:textId="77777777" w:rsidTr="002F2274">
        <w:trPr>
          <w:cantSplit/>
          <w:trHeight w:hRule="exact" w:val="350"/>
          <w:jc w:val="center"/>
        </w:trPr>
        <w:tc>
          <w:tcPr>
            <w:tcW w:w="1126" w:type="dxa"/>
            <w:vMerge w:val="restart"/>
            <w:vAlign w:val="center"/>
          </w:tcPr>
          <w:p w14:paraId="6196BB69" w14:textId="77777777" w:rsidR="00733B3F" w:rsidRPr="002F2105" w:rsidRDefault="00733B3F" w:rsidP="002F2274">
            <w:pPr>
              <w:spacing w:line="320" w:lineRule="atLeast"/>
              <w:jc w:val="center"/>
              <w:rPr>
                <w:rFonts w:eastAsia="DFKai-SB"/>
                <w:color w:val="000000" w:themeColor="text1"/>
              </w:rPr>
            </w:pPr>
            <w:r w:rsidRPr="002F2105">
              <w:rPr>
                <w:rFonts w:eastAsia="DFKai-SB" w:hint="eastAsia"/>
                <w:color w:val="000000" w:themeColor="text1"/>
              </w:rPr>
              <w:t>類別</w:t>
            </w:r>
          </w:p>
        </w:tc>
        <w:tc>
          <w:tcPr>
            <w:tcW w:w="2171" w:type="dxa"/>
            <w:vMerge w:val="restart"/>
            <w:vAlign w:val="center"/>
          </w:tcPr>
          <w:p w14:paraId="6EA0A414" w14:textId="77777777" w:rsidR="00733B3F" w:rsidRPr="002F2105" w:rsidRDefault="00733B3F" w:rsidP="002F2274">
            <w:pPr>
              <w:spacing w:line="320" w:lineRule="atLeast"/>
              <w:jc w:val="center"/>
              <w:rPr>
                <w:rFonts w:eastAsia="DFKai-SB"/>
                <w:color w:val="000000" w:themeColor="text1"/>
              </w:rPr>
            </w:pPr>
            <w:r w:rsidRPr="002F2105">
              <w:rPr>
                <w:rFonts w:eastAsia="DFKai-SB" w:hint="eastAsia"/>
                <w:color w:val="000000" w:themeColor="text1"/>
              </w:rPr>
              <w:t>姓名及職稱</w:t>
            </w:r>
            <w:r w:rsidRPr="002F2105">
              <w:rPr>
                <w:rFonts w:eastAsia="DFKai-SB"/>
                <w:color w:val="000000" w:themeColor="text1"/>
              </w:rPr>
              <w:br/>
            </w:r>
            <w:r w:rsidRPr="002F2105">
              <w:rPr>
                <w:rFonts w:eastAsia="DFKai-SB" w:hint="eastAsia"/>
                <w:color w:val="000000" w:themeColor="text1"/>
              </w:rPr>
              <w:t>（中文／英文）</w:t>
            </w:r>
          </w:p>
        </w:tc>
        <w:tc>
          <w:tcPr>
            <w:tcW w:w="960" w:type="dxa"/>
            <w:vMerge w:val="restart"/>
            <w:tcBorders>
              <w:right w:val="single" w:sz="4" w:space="0" w:color="auto"/>
            </w:tcBorders>
            <w:vAlign w:val="center"/>
          </w:tcPr>
          <w:p w14:paraId="23C3738D" w14:textId="77777777" w:rsidR="00733B3F" w:rsidRPr="002F2105" w:rsidRDefault="00733B3F" w:rsidP="002F2274">
            <w:pPr>
              <w:spacing w:line="320" w:lineRule="atLeast"/>
              <w:jc w:val="center"/>
              <w:rPr>
                <w:rFonts w:eastAsia="DFKai-SB"/>
                <w:color w:val="000000" w:themeColor="text1"/>
              </w:rPr>
            </w:pPr>
            <w:r w:rsidRPr="002F2105">
              <w:rPr>
                <w:rFonts w:eastAsia="DFKai-SB" w:hint="eastAsia"/>
                <w:color w:val="000000" w:themeColor="text1"/>
              </w:rPr>
              <w:t>國籍</w:t>
            </w:r>
          </w:p>
        </w:tc>
        <w:tc>
          <w:tcPr>
            <w:tcW w:w="960" w:type="dxa"/>
            <w:vMerge w:val="restart"/>
            <w:tcBorders>
              <w:left w:val="single" w:sz="4" w:space="0" w:color="auto"/>
            </w:tcBorders>
            <w:vAlign w:val="center"/>
          </w:tcPr>
          <w:p w14:paraId="1C34AB70" w14:textId="77777777" w:rsidR="00733B3F" w:rsidRPr="002F2105" w:rsidRDefault="00733B3F" w:rsidP="002F2274">
            <w:pPr>
              <w:spacing w:line="320" w:lineRule="atLeast"/>
              <w:jc w:val="center"/>
              <w:rPr>
                <w:rFonts w:eastAsia="DFKai-SB"/>
                <w:color w:val="000000" w:themeColor="text1"/>
              </w:rPr>
            </w:pPr>
            <w:r w:rsidRPr="002F2105">
              <w:rPr>
                <w:rFonts w:eastAsia="DFKai-SB" w:hint="eastAsia"/>
                <w:color w:val="000000" w:themeColor="text1"/>
              </w:rPr>
              <w:t>任職機構及所在地</w:t>
            </w:r>
          </w:p>
        </w:tc>
        <w:tc>
          <w:tcPr>
            <w:tcW w:w="960" w:type="dxa"/>
            <w:vMerge w:val="restart"/>
            <w:vAlign w:val="center"/>
          </w:tcPr>
          <w:p w14:paraId="2BA1988B" w14:textId="77777777" w:rsidR="00733B3F" w:rsidRPr="002F2105" w:rsidRDefault="00733B3F" w:rsidP="002F2274">
            <w:pPr>
              <w:spacing w:line="320" w:lineRule="atLeast"/>
              <w:jc w:val="center"/>
              <w:rPr>
                <w:rFonts w:eastAsia="DFKai-SB"/>
                <w:color w:val="000000" w:themeColor="text1"/>
              </w:rPr>
            </w:pPr>
            <w:r w:rsidRPr="002F2105">
              <w:rPr>
                <w:rFonts w:eastAsia="DFKai-SB" w:hint="eastAsia"/>
                <w:color w:val="000000" w:themeColor="text1"/>
              </w:rPr>
              <w:t>來臺</w:t>
            </w:r>
            <w:r w:rsidRPr="002F2105">
              <w:rPr>
                <w:rFonts w:eastAsia="DFKai-SB"/>
                <w:color w:val="000000" w:themeColor="text1"/>
              </w:rPr>
              <w:br/>
            </w:r>
            <w:r w:rsidRPr="002F2105">
              <w:rPr>
                <w:rFonts w:eastAsia="DFKai-SB" w:hint="eastAsia"/>
                <w:color w:val="000000" w:themeColor="text1"/>
              </w:rPr>
              <w:t>天數</w:t>
            </w:r>
          </w:p>
        </w:tc>
        <w:tc>
          <w:tcPr>
            <w:tcW w:w="4123" w:type="dxa"/>
            <w:gridSpan w:val="4"/>
            <w:vAlign w:val="center"/>
          </w:tcPr>
          <w:p w14:paraId="7165D074" w14:textId="77777777" w:rsidR="00733B3F" w:rsidRPr="002F2105" w:rsidRDefault="00733B3F" w:rsidP="002F2274">
            <w:pPr>
              <w:spacing w:line="320" w:lineRule="atLeast"/>
              <w:jc w:val="center"/>
              <w:rPr>
                <w:rFonts w:eastAsia="DFKai-SB"/>
                <w:color w:val="000000" w:themeColor="text1"/>
              </w:rPr>
            </w:pPr>
            <w:r w:rsidRPr="002F2105">
              <w:rPr>
                <w:rFonts w:eastAsia="DFKai-SB" w:hint="eastAsia"/>
                <w:color w:val="000000" w:themeColor="text1"/>
              </w:rPr>
              <w:t>申請補助經費</w:t>
            </w:r>
          </w:p>
        </w:tc>
      </w:tr>
      <w:tr w:rsidR="002F2105" w:rsidRPr="002F2105" w14:paraId="49F861FB" w14:textId="77777777" w:rsidTr="002F2274">
        <w:trPr>
          <w:cantSplit/>
          <w:trHeight w:hRule="exact" w:val="970"/>
          <w:jc w:val="center"/>
        </w:trPr>
        <w:tc>
          <w:tcPr>
            <w:tcW w:w="1126" w:type="dxa"/>
            <w:vMerge/>
            <w:vAlign w:val="center"/>
          </w:tcPr>
          <w:p w14:paraId="59BD1C79" w14:textId="77777777" w:rsidR="00733B3F" w:rsidRPr="002F2105" w:rsidRDefault="00733B3F" w:rsidP="002F2274">
            <w:pPr>
              <w:spacing w:before="120" w:line="320" w:lineRule="atLeast"/>
              <w:jc w:val="center"/>
              <w:rPr>
                <w:rFonts w:eastAsia="DFKai-SB"/>
                <w:color w:val="000000" w:themeColor="text1"/>
              </w:rPr>
            </w:pPr>
          </w:p>
        </w:tc>
        <w:tc>
          <w:tcPr>
            <w:tcW w:w="2171" w:type="dxa"/>
            <w:vMerge/>
            <w:vAlign w:val="center"/>
          </w:tcPr>
          <w:p w14:paraId="46FA2FD0" w14:textId="77777777" w:rsidR="00733B3F" w:rsidRPr="002F2105" w:rsidRDefault="00733B3F" w:rsidP="002F2274">
            <w:pPr>
              <w:spacing w:before="120" w:line="320" w:lineRule="atLeast"/>
              <w:jc w:val="center"/>
              <w:rPr>
                <w:rFonts w:eastAsia="DFKai-SB"/>
                <w:color w:val="000000" w:themeColor="text1"/>
              </w:rPr>
            </w:pPr>
          </w:p>
        </w:tc>
        <w:tc>
          <w:tcPr>
            <w:tcW w:w="960" w:type="dxa"/>
            <w:vMerge/>
            <w:tcBorders>
              <w:right w:val="single" w:sz="4" w:space="0" w:color="auto"/>
            </w:tcBorders>
            <w:vAlign w:val="center"/>
          </w:tcPr>
          <w:p w14:paraId="070920F2" w14:textId="77777777" w:rsidR="00733B3F" w:rsidRPr="002F2105" w:rsidRDefault="00733B3F" w:rsidP="002F2274">
            <w:pPr>
              <w:spacing w:before="120" w:line="320" w:lineRule="atLeast"/>
              <w:jc w:val="center"/>
              <w:rPr>
                <w:rFonts w:eastAsia="DFKai-SB"/>
                <w:color w:val="000000" w:themeColor="text1"/>
              </w:rPr>
            </w:pPr>
          </w:p>
        </w:tc>
        <w:tc>
          <w:tcPr>
            <w:tcW w:w="960" w:type="dxa"/>
            <w:vMerge/>
            <w:tcBorders>
              <w:left w:val="single" w:sz="4" w:space="0" w:color="auto"/>
            </w:tcBorders>
            <w:vAlign w:val="center"/>
          </w:tcPr>
          <w:p w14:paraId="0441AA5A" w14:textId="77777777" w:rsidR="00733B3F" w:rsidRPr="002F2105" w:rsidRDefault="00733B3F" w:rsidP="002F2274">
            <w:pPr>
              <w:spacing w:before="120" w:line="320" w:lineRule="atLeast"/>
              <w:jc w:val="center"/>
              <w:rPr>
                <w:rFonts w:eastAsia="DFKai-SB"/>
                <w:color w:val="000000" w:themeColor="text1"/>
              </w:rPr>
            </w:pPr>
          </w:p>
        </w:tc>
        <w:tc>
          <w:tcPr>
            <w:tcW w:w="960" w:type="dxa"/>
            <w:vMerge/>
            <w:vAlign w:val="center"/>
          </w:tcPr>
          <w:p w14:paraId="6630E847" w14:textId="77777777" w:rsidR="00733B3F" w:rsidRPr="002F2105" w:rsidRDefault="00733B3F" w:rsidP="002F2274">
            <w:pPr>
              <w:spacing w:line="320" w:lineRule="atLeast"/>
              <w:jc w:val="center"/>
              <w:rPr>
                <w:rFonts w:eastAsia="DFKai-SB"/>
                <w:color w:val="000000" w:themeColor="text1"/>
              </w:rPr>
            </w:pPr>
          </w:p>
        </w:tc>
        <w:tc>
          <w:tcPr>
            <w:tcW w:w="1030" w:type="dxa"/>
            <w:vAlign w:val="center"/>
          </w:tcPr>
          <w:p w14:paraId="7D4BE4B9"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生活費</w:t>
            </w:r>
          </w:p>
        </w:tc>
        <w:tc>
          <w:tcPr>
            <w:tcW w:w="1031" w:type="dxa"/>
            <w:vAlign w:val="center"/>
          </w:tcPr>
          <w:p w14:paraId="639293DA"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機票費</w:t>
            </w:r>
          </w:p>
        </w:tc>
        <w:tc>
          <w:tcPr>
            <w:tcW w:w="1031" w:type="dxa"/>
            <w:vAlign w:val="center"/>
          </w:tcPr>
          <w:p w14:paraId="093EFBC6"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其他費用</w:t>
            </w:r>
          </w:p>
        </w:tc>
        <w:tc>
          <w:tcPr>
            <w:tcW w:w="1031" w:type="dxa"/>
            <w:tcBorders>
              <w:top w:val="single" w:sz="4" w:space="0" w:color="auto"/>
            </w:tcBorders>
            <w:vAlign w:val="center"/>
          </w:tcPr>
          <w:p w14:paraId="504D8BC8"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小計</w:t>
            </w:r>
          </w:p>
        </w:tc>
      </w:tr>
      <w:tr w:rsidR="002F2105" w:rsidRPr="002F2105" w14:paraId="2F2F44F3" w14:textId="77777777" w:rsidTr="002F2274">
        <w:trPr>
          <w:cantSplit/>
          <w:trHeight w:hRule="exact" w:val="762"/>
          <w:jc w:val="center"/>
        </w:trPr>
        <w:tc>
          <w:tcPr>
            <w:tcW w:w="1126" w:type="dxa"/>
            <w:vAlign w:val="center"/>
          </w:tcPr>
          <w:p w14:paraId="58D3AA5B" w14:textId="77777777" w:rsidR="00733B3F" w:rsidRPr="002F2105" w:rsidRDefault="00733B3F" w:rsidP="002F2274">
            <w:pPr>
              <w:jc w:val="both"/>
              <w:rPr>
                <w:rFonts w:eastAsia="DFKai-SB"/>
                <w:color w:val="000000" w:themeColor="text1"/>
              </w:rPr>
            </w:pPr>
          </w:p>
        </w:tc>
        <w:tc>
          <w:tcPr>
            <w:tcW w:w="2171" w:type="dxa"/>
            <w:vAlign w:val="center"/>
          </w:tcPr>
          <w:p w14:paraId="4B3B4C89" w14:textId="77777777" w:rsidR="00733B3F" w:rsidRPr="002F2105" w:rsidRDefault="00733B3F" w:rsidP="002F2274">
            <w:pPr>
              <w:jc w:val="both"/>
              <w:rPr>
                <w:rFonts w:eastAsia="DFKai-SB"/>
                <w:color w:val="000000" w:themeColor="text1"/>
              </w:rPr>
            </w:pPr>
          </w:p>
        </w:tc>
        <w:tc>
          <w:tcPr>
            <w:tcW w:w="960" w:type="dxa"/>
            <w:tcBorders>
              <w:right w:val="single" w:sz="4" w:space="0" w:color="auto"/>
            </w:tcBorders>
            <w:vAlign w:val="center"/>
          </w:tcPr>
          <w:p w14:paraId="3CF3F7B1" w14:textId="77777777" w:rsidR="00733B3F" w:rsidRPr="002F2105" w:rsidRDefault="00733B3F" w:rsidP="002F2274">
            <w:pPr>
              <w:jc w:val="both"/>
              <w:rPr>
                <w:rFonts w:eastAsia="DFKai-SB"/>
                <w:color w:val="000000" w:themeColor="text1"/>
              </w:rPr>
            </w:pPr>
          </w:p>
        </w:tc>
        <w:tc>
          <w:tcPr>
            <w:tcW w:w="960" w:type="dxa"/>
            <w:tcBorders>
              <w:left w:val="single" w:sz="4" w:space="0" w:color="auto"/>
            </w:tcBorders>
            <w:vAlign w:val="center"/>
          </w:tcPr>
          <w:p w14:paraId="7672058F" w14:textId="77777777" w:rsidR="00733B3F" w:rsidRPr="002F2105" w:rsidRDefault="00733B3F" w:rsidP="002F2274">
            <w:pPr>
              <w:jc w:val="both"/>
              <w:rPr>
                <w:rFonts w:eastAsia="DFKai-SB"/>
                <w:color w:val="000000" w:themeColor="text1"/>
              </w:rPr>
            </w:pPr>
          </w:p>
        </w:tc>
        <w:tc>
          <w:tcPr>
            <w:tcW w:w="960" w:type="dxa"/>
            <w:vAlign w:val="center"/>
          </w:tcPr>
          <w:p w14:paraId="0F4C2B00" w14:textId="77777777" w:rsidR="00733B3F" w:rsidRPr="002F2105" w:rsidRDefault="00733B3F" w:rsidP="002F2274">
            <w:pPr>
              <w:jc w:val="both"/>
              <w:rPr>
                <w:rFonts w:eastAsia="DFKai-SB"/>
                <w:color w:val="000000" w:themeColor="text1"/>
              </w:rPr>
            </w:pPr>
          </w:p>
        </w:tc>
        <w:tc>
          <w:tcPr>
            <w:tcW w:w="1030" w:type="dxa"/>
            <w:vAlign w:val="center"/>
          </w:tcPr>
          <w:p w14:paraId="781A4FC6" w14:textId="77777777" w:rsidR="00733B3F" w:rsidRPr="002F2105" w:rsidRDefault="00733B3F" w:rsidP="002F2274">
            <w:pPr>
              <w:jc w:val="both"/>
              <w:rPr>
                <w:rFonts w:eastAsia="DFKai-SB"/>
                <w:color w:val="000000" w:themeColor="text1"/>
              </w:rPr>
            </w:pPr>
          </w:p>
        </w:tc>
        <w:tc>
          <w:tcPr>
            <w:tcW w:w="1031" w:type="dxa"/>
            <w:vAlign w:val="center"/>
          </w:tcPr>
          <w:p w14:paraId="247368A6" w14:textId="77777777" w:rsidR="00733B3F" w:rsidRPr="002F2105" w:rsidRDefault="00733B3F" w:rsidP="002F2274">
            <w:pPr>
              <w:jc w:val="both"/>
              <w:rPr>
                <w:rFonts w:eastAsia="DFKai-SB"/>
                <w:color w:val="000000" w:themeColor="text1"/>
              </w:rPr>
            </w:pPr>
          </w:p>
        </w:tc>
        <w:tc>
          <w:tcPr>
            <w:tcW w:w="1031" w:type="dxa"/>
            <w:vAlign w:val="center"/>
          </w:tcPr>
          <w:p w14:paraId="7A827CBF" w14:textId="77777777" w:rsidR="00733B3F" w:rsidRPr="002F2105" w:rsidRDefault="00733B3F" w:rsidP="002F2274">
            <w:pPr>
              <w:jc w:val="both"/>
              <w:rPr>
                <w:rFonts w:eastAsia="DFKai-SB"/>
                <w:color w:val="000000" w:themeColor="text1"/>
              </w:rPr>
            </w:pPr>
          </w:p>
        </w:tc>
        <w:tc>
          <w:tcPr>
            <w:tcW w:w="1031" w:type="dxa"/>
            <w:vAlign w:val="center"/>
          </w:tcPr>
          <w:p w14:paraId="7AF8A06C" w14:textId="77777777" w:rsidR="00733B3F" w:rsidRPr="002F2105" w:rsidRDefault="00733B3F" w:rsidP="002F2274">
            <w:pPr>
              <w:jc w:val="both"/>
              <w:rPr>
                <w:rFonts w:eastAsia="DFKai-SB"/>
                <w:color w:val="000000" w:themeColor="text1"/>
              </w:rPr>
            </w:pPr>
          </w:p>
        </w:tc>
      </w:tr>
      <w:tr w:rsidR="002F2105" w:rsidRPr="002F2105" w14:paraId="08D0EF6B" w14:textId="77777777" w:rsidTr="002F2274">
        <w:trPr>
          <w:cantSplit/>
          <w:trHeight w:hRule="exact" w:val="727"/>
          <w:jc w:val="center"/>
        </w:trPr>
        <w:tc>
          <w:tcPr>
            <w:tcW w:w="1126" w:type="dxa"/>
            <w:vAlign w:val="center"/>
          </w:tcPr>
          <w:p w14:paraId="4374DF8A" w14:textId="77777777" w:rsidR="00733B3F" w:rsidRPr="002F2105" w:rsidRDefault="00733B3F" w:rsidP="002F2274">
            <w:pPr>
              <w:jc w:val="both"/>
              <w:rPr>
                <w:rFonts w:eastAsia="DFKai-SB"/>
                <w:color w:val="000000" w:themeColor="text1"/>
              </w:rPr>
            </w:pPr>
          </w:p>
        </w:tc>
        <w:tc>
          <w:tcPr>
            <w:tcW w:w="2171" w:type="dxa"/>
            <w:vAlign w:val="center"/>
          </w:tcPr>
          <w:p w14:paraId="75B092FC" w14:textId="77777777" w:rsidR="00733B3F" w:rsidRPr="002F2105" w:rsidRDefault="00733B3F" w:rsidP="002F2274">
            <w:pPr>
              <w:jc w:val="both"/>
              <w:rPr>
                <w:rFonts w:eastAsia="DFKai-SB"/>
                <w:color w:val="000000" w:themeColor="text1"/>
              </w:rPr>
            </w:pPr>
          </w:p>
        </w:tc>
        <w:tc>
          <w:tcPr>
            <w:tcW w:w="960" w:type="dxa"/>
            <w:tcBorders>
              <w:right w:val="single" w:sz="4" w:space="0" w:color="auto"/>
            </w:tcBorders>
            <w:vAlign w:val="center"/>
          </w:tcPr>
          <w:p w14:paraId="1203D64B" w14:textId="77777777" w:rsidR="00733B3F" w:rsidRPr="002F2105" w:rsidRDefault="00733B3F" w:rsidP="002F2274">
            <w:pPr>
              <w:jc w:val="both"/>
              <w:rPr>
                <w:rFonts w:eastAsia="DFKai-SB"/>
                <w:color w:val="000000" w:themeColor="text1"/>
              </w:rPr>
            </w:pPr>
          </w:p>
        </w:tc>
        <w:tc>
          <w:tcPr>
            <w:tcW w:w="960" w:type="dxa"/>
            <w:tcBorders>
              <w:left w:val="single" w:sz="4" w:space="0" w:color="auto"/>
            </w:tcBorders>
            <w:vAlign w:val="center"/>
          </w:tcPr>
          <w:p w14:paraId="3840C1C1" w14:textId="77777777" w:rsidR="00733B3F" w:rsidRPr="002F2105" w:rsidRDefault="00733B3F" w:rsidP="002F2274">
            <w:pPr>
              <w:jc w:val="both"/>
              <w:rPr>
                <w:rFonts w:eastAsia="DFKai-SB"/>
                <w:color w:val="000000" w:themeColor="text1"/>
              </w:rPr>
            </w:pPr>
          </w:p>
        </w:tc>
        <w:tc>
          <w:tcPr>
            <w:tcW w:w="960" w:type="dxa"/>
            <w:vAlign w:val="center"/>
          </w:tcPr>
          <w:p w14:paraId="2755E008" w14:textId="77777777" w:rsidR="00733B3F" w:rsidRPr="002F2105" w:rsidRDefault="00733B3F" w:rsidP="002F2274">
            <w:pPr>
              <w:jc w:val="both"/>
              <w:rPr>
                <w:rFonts w:eastAsia="DFKai-SB"/>
                <w:color w:val="000000" w:themeColor="text1"/>
              </w:rPr>
            </w:pPr>
          </w:p>
        </w:tc>
        <w:tc>
          <w:tcPr>
            <w:tcW w:w="1030" w:type="dxa"/>
            <w:vAlign w:val="center"/>
          </w:tcPr>
          <w:p w14:paraId="2480615C" w14:textId="77777777" w:rsidR="00733B3F" w:rsidRPr="002F2105" w:rsidRDefault="00733B3F" w:rsidP="002F2274">
            <w:pPr>
              <w:jc w:val="both"/>
              <w:rPr>
                <w:rFonts w:eastAsia="DFKai-SB"/>
                <w:color w:val="000000" w:themeColor="text1"/>
              </w:rPr>
            </w:pPr>
          </w:p>
        </w:tc>
        <w:tc>
          <w:tcPr>
            <w:tcW w:w="1031" w:type="dxa"/>
            <w:vAlign w:val="center"/>
          </w:tcPr>
          <w:p w14:paraId="6C23C0B7" w14:textId="77777777" w:rsidR="00733B3F" w:rsidRPr="002F2105" w:rsidRDefault="00733B3F" w:rsidP="002F2274">
            <w:pPr>
              <w:jc w:val="both"/>
              <w:rPr>
                <w:rFonts w:eastAsia="DFKai-SB"/>
                <w:color w:val="000000" w:themeColor="text1"/>
              </w:rPr>
            </w:pPr>
          </w:p>
        </w:tc>
        <w:tc>
          <w:tcPr>
            <w:tcW w:w="1031" w:type="dxa"/>
            <w:vAlign w:val="center"/>
          </w:tcPr>
          <w:p w14:paraId="32A51276" w14:textId="77777777" w:rsidR="00733B3F" w:rsidRPr="002F2105" w:rsidRDefault="00733B3F" w:rsidP="002F2274">
            <w:pPr>
              <w:jc w:val="both"/>
              <w:rPr>
                <w:rFonts w:eastAsia="DFKai-SB"/>
                <w:color w:val="000000" w:themeColor="text1"/>
              </w:rPr>
            </w:pPr>
          </w:p>
        </w:tc>
        <w:tc>
          <w:tcPr>
            <w:tcW w:w="1031" w:type="dxa"/>
            <w:vAlign w:val="center"/>
          </w:tcPr>
          <w:p w14:paraId="01C1F497" w14:textId="77777777" w:rsidR="00733B3F" w:rsidRPr="002F2105" w:rsidRDefault="00733B3F" w:rsidP="002F2274">
            <w:pPr>
              <w:jc w:val="both"/>
              <w:rPr>
                <w:rFonts w:eastAsia="DFKai-SB"/>
                <w:color w:val="000000" w:themeColor="text1"/>
              </w:rPr>
            </w:pPr>
          </w:p>
        </w:tc>
      </w:tr>
      <w:tr w:rsidR="002F2105" w:rsidRPr="002F2105" w14:paraId="7AE46B33" w14:textId="77777777" w:rsidTr="002F2274">
        <w:trPr>
          <w:cantSplit/>
          <w:trHeight w:hRule="exact" w:val="727"/>
          <w:jc w:val="center"/>
        </w:trPr>
        <w:tc>
          <w:tcPr>
            <w:tcW w:w="1126" w:type="dxa"/>
            <w:vAlign w:val="center"/>
          </w:tcPr>
          <w:p w14:paraId="527D95F1" w14:textId="77777777" w:rsidR="00733B3F" w:rsidRPr="002F2105" w:rsidRDefault="00733B3F" w:rsidP="002F2274">
            <w:pPr>
              <w:jc w:val="both"/>
              <w:rPr>
                <w:rFonts w:eastAsia="DFKai-SB"/>
                <w:color w:val="000000" w:themeColor="text1"/>
              </w:rPr>
            </w:pPr>
          </w:p>
        </w:tc>
        <w:tc>
          <w:tcPr>
            <w:tcW w:w="2171" w:type="dxa"/>
            <w:vAlign w:val="center"/>
          </w:tcPr>
          <w:p w14:paraId="36EE269E" w14:textId="77777777" w:rsidR="00733B3F" w:rsidRPr="002F2105" w:rsidRDefault="00733B3F" w:rsidP="002F2274">
            <w:pPr>
              <w:jc w:val="both"/>
              <w:rPr>
                <w:rFonts w:eastAsia="DFKai-SB"/>
                <w:color w:val="000000" w:themeColor="text1"/>
              </w:rPr>
            </w:pPr>
          </w:p>
        </w:tc>
        <w:tc>
          <w:tcPr>
            <w:tcW w:w="960" w:type="dxa"/>
            <w:tcBorders>
              <w:right w:val="single" w:sz="4" w:space="0" w:color="auto"/>
            </w:tcBorders>
            <w:vAlign w:val="center"/>
          </w:tcPr>
          <w:p w14:paraId="694C516A" w14:textId="77777777" w:rsidR="00733B3F" w:rsidRPr="002F2105" w:rsidRDefault="00733B3F" w:rsidP="002F2274">
            <w:pPr>
              <w:jc w:val="both"/>
              <w:rPr>
                <w:rFonts w:eastAsia="DFKai-SB"/>
                <w:color w:val="000000" w:themeColor="text1"/>
              </w:rPr>
            </w:pPr>
          </w:p>
        </w:tc>
        <w:tc>
          <w:tcPr>
            <w:tcW w:w="960" w:type="dxa"/>
            <w:tcBorders>
              <w:left w:val="single" w:sz="4" w:space="0" w:color="auto"/>
            </w:tcBorders>
            <w:vAlign w:val="center"/>
          </w:tcPr>
          <w:p w14:paraId="2FDC3D6E" w14:textId="77777777" w:rsidR="00733B3F" w:rsidRPr="002F2105" w:rsidRDefault="00733B3F" w:rsidP="002F2274">
            <w:pPr>
              <w:jc w:val="both"/>
              <w:rPr>
                <w:rFonts w:eastAsia="DFKai-SB"/>
                <w:color w:val="000000" w:themeColor="text1"/>
              </w:rPr>
            </w:pPr>
          </w:p>
        </w:tc>
        <w:tc>
          <w:tcPr>
            <w:tcW w:w="960" w:type="dxa"/>
            <w:vAlign w:val="center"/>
          </w:tcPr>
          <w:p w14:paraId="2F2D6A59" w14:textId="77777777" w:rsidR="00733B3F" w:rsidRPr="002F2105" w:rsidRDefault="00733B3F" w:rsidP="002F2274">
            <w:pPr>
              <w:jc w:val="both"/>
              <w:rPr>
                <w:rFonts w:eastAsia="DFKai-SB"/>
                <w:color w:val="000000" w:themeColor="text1"/>
              </w:rPr>
            </w:pPr>
          </w:p>
        </w:tc>
        <w:tc>
          <w:tcPr>
            <w:tcW w:w="1030" w:type="dxa"/>
            <w:vAlign w:val="center"/>
          </w:tcPr>
          <w:p w14:paraId="7C559372" w14:textId="77777777" w:rsidR="00733B3F" w:rsidRPr="002F2105" w:rsidRDefault="00733B3F" w:rsidP="002F2274">
            <w:pPr>
              <w:jc w:val="both"/>
              <w:rPr>
                <w:rFonts w:eastAsia="DFKai-SB"/>
                <w:color w:val="000000" w:themeColor="text1"/>
              </w:rPr>
            </w:pPr>
          </w:p>
        </w:tc>
        <w:tc>
          <w:tcPr>
            <w:tcW w:w="1031" w:type="dxa"/>
            <w:vAlign w:val="center"/>
          </w:tcPr>
          <w:p w14:paraId="7A0688AD" w14:textId="77777777" w:rsidR="00733B3F" w:rsidRPr="002F2105" w:rsidRDefault="00733B3F" w:rsidP="002F2274">
            <w:pPr>
              <w:jc w:val="both"/>
              <w:rPr>
                <w:rFonts w:eastAsia="DFKai-SB"/>
                <w:color w:val="000000" w:themeColor="text1"/>
              </w:rPr>
            </w:pPr>
          </w:p>
        </w:tc>
        <w:tc>
          <w:tcPr>
            <w:tcW w:w="1031" w:type="dxa"/>
            <w:vAlign w:val="center"/>
          </w:tcPr>
          <w:p w14:paraId="67B6563F" w14:textId="77777777" w:rsidR="00733B3F" w:rsidRPr="002F2105" w:rsidRDefault="00733B3F" w:rsidP="002F2274">
            <w:pPr>
              <w:jc w:val="both"/>
              <w:rPr>
                <w:rFonts w:eastAsia="DFKai-SB"/>
                <w:color w:val="000000" w:themeColor="text1"/>
              </w:rPr>
            </w:pPr>
          </w:p>
        </w:tc>
        <w:tc>
          <w:tcPr>
            <w:tcW w:w="1031" w:type="dxa"/>
            <w:vAlign w:val="center"/>
          </w:tcPr>
          <w:p w14:paraId="5917A366" w14:textId="77777777" w:rsidR="00733B3F" w:rsidRPr="002F2105" w:rsidRDefault="00733B3F" w:rsidP="002F2274">
            <w:pPr>
              <w:jc w:val="both"/>
              <w:rPr>
                <w:rFonts w:eastAsia="DFKai-SB"/>
                <w:color w:val="000000" w:themeColor="text1"/>
              </w:rPr>
            </w:pPr>
          </w:p>
        </w:tc>
      </w:tr>
      <w:tr w:rsidR="002F2105" w:rsidRPr="002F2105" w14:paraId="4D92EC0D" w14:textId="77777777" w:rsidTr="002F2274">
        <w:trPr>
          <w:cantSplit/>
          <w:trHeight w:hRule="exact" w:val="727"/>
          <w:jc w:val="center"/>
        </w:trPr>
        <w:tc>
          <w:tcPr>
            <w:tcW w:w="1126" w:type="dxa"/>
            <w:vAlign w:val="center"/>
          </w:tcPr>
          <w:p w14:paraId="27F179FE" w14:textId="77777777" w:rsidR="00733B3F" w:rsidRPr="002F2105" w:rsidRDefault="00733B3F" w:rsidP="002F2274">
            <w:pPr>
              <w:jc w:val="both"/>
              <w:rPr>
                <w:rFonts w:eastAsia="DFKai-SB"/>
                <w:color w:val="000000" w:themeColor="text1"/>
              </w:rPr>
            </w:pPr>
          </w:p>
        </w:tc>
        <w:tc>
          <w:tcPr>
            <w:tcW w:w="2171" w:type="dxa"/>
            <w:vAlign w:val="center"/>
          </w:tcPr>
          <w:p w14:paraId="75E1BF7D" w14:textId="77777777" w:rsidR="00733B3F" w:rsidRPr="002F2105" w:rsidRDefault="00733B3F" w:rsidP="002F2274">
            <w:pPr>
              <w:jc w:val="both"/>
              <w:rPr>
                <w:rFonts w:eastAsia="DFKai-SB"/>
                <w:color w:val="000000" w:themeColor="text1"/>
              </w:rPr>
            </w:pPr>
          </w:p>
        </w:tc>
        <w:tc>
          <w:tcPr>
            <w:tcW w:w="960" w:type="dxa"/>
            <w:tcBorders>
              <w:right w:val="single" w:sz="4" w:space="0" w:color="auto"/>
            </w:tcBorders>
            <w:vAlign w:val="center"/>
          </w:tcPr>
          <w:p w14:paraId="707C23C8" w14:textId="77777777" w:rsidR="00733B3F" w:rsidRPr="002F2105" w:rsidRDefault="00733B3F" w:rsidP="002F2274">
            <w:pPr>
              <w:jc w:val="both"/>
              <w:rPr>
                <w:rFonts w:eastAsia="DFKai-SB"/>
                <w:color w:val="000000" w:themeColor="text1"/>
              </w:rPr>
            </w:pPr>
          </w:p>
        </w:tc>
        <w:tc>
          <w:tcPr>
            <w:tcW w:w="960" w:type="dxa"/>
            <w:tcBorders>
              <w:left w:val="single" w:sz="4" w:space="0" w:color="auto"/>
            </w:tcBorders>
            <w:vAlign w:val="center"/>
          </w:tcPr>
          <w:p w14:paraId="657595C8" w14:textId="77777777" w:rsidR="00733B3F" w:rsidRPr="002F2105" w:rsidRDefault="00733B3F" w:rsidP="002F2274">
            <w:pPr>
              <w:jc w:val="both"/>
              <w:rPr>
                <w:rFonts w:eastAsia="DFKai-SB"/>
                <w:color w:val="000000" w:themeColor="text1"/>
              </w:rPr>
            </w:pPr>
          </w:p>
        </w:tc>
        <w:tc>
          <w:tcPr>
            <w:tcW w:w="960" w:type="dxa"/>
            <w:vAlign w:val="center"/>
          </w:tcPr>
          <w:p w14:paraId="6B0009AC" w14:textId="77777777" w:rsidR="00733B3F" w:rsidRPr="002F2105" w:rsidRDefault="00733B3F" w:rsidP="002F2274">
            <w:pPr>
              <w:jc w:val="both"/>
              <w:rPr>
                <w:rFonts w:eastAsia="DFKai-SB"/>
                <w:color w:val="000000" w:themeColor="text1"/>
              </w:rPr>
            </w:pPr>
          </w:p>
        </w:tc>
        <w:tc>
          <w:tcPr>
            <w:tcW w:w="1030" w:type="dxa"/>
            <w:vAlign w:val="center"/>
          </w:tcPr>
          <w:p w14:paraId="7B7FFA86" w14:textId="77777777" w:rsidR="00733B3F" w:rsidRPr="002F2105" w:rsidRDefault="00733B3F" w:rsidP="002F2274">
            <w:pPr>
              <w:jc w:val="both"/>
              <w:rPr>
                <w:rFonts w:eastAsia="DFKai-SB"/>
                <w:color w:val="000000" w:themeColor="text1"/>
              </w:rPr>
            </w:pPr>
          </w:p>
        </w:tc>
        <w:tc>
          <w:tcPr>
            <w:tcW w:w="1031" w:type="dxa"/>
            <w:vAlign w:val="center"/>
          </w:tcPr>
          <w:p w14:paraId="77BAEE5F" w14:textId="77777777" w:rsidR="00733B3F" w:rsidRPr="002F2105" w:rsidRDefault="00733B3F" w:rsidP="002F2274">
            <w:pPr>
              <w:jc w:val="both"/>
              <w:rPr>
                <w:rFonts w:eastAsia="DFKai-SB"/>
                <w:color w:val="000000" w:themeColor="text1"/>
              </w:rPr>
            </w:pPr>
          </w:p>
        </w:tc>
        <w:tc>
          <w:tcPr>
            <w:tcW w:w="1031" w:type="dxa"/>
            <w:vAlign w:val="center"/>
          </w:tcPr>
          <w:p w14:paraId="5957B0EA" w14:textId="77777777" w:rsidR="00733B3F" w:rsidRPr="002F2105" w:rsidRDefault="00733B3F" w:rsidP="002F2274">
            <w:pPr>
              <w:jc w:val="both"/>
              <w:rPr>
                <w:rFonts w:eastAsia="DFKai-SB"/>
                <w:color w:val="000000" w:themeColor="text1"/>
              </w:rPr>
            </w:pPr>
          </w:p>
        </w:tc>
        <w:tc>
          <w:tcPr>
            <w:tcW w:w="1031" w:type="dxa"/>
            <w:vAlign w:val="center"/>
          </w:tcPr>
          <w:p w14:paraId="142AEB56" w14:textId="77777777" w:rsidR="00733B3F" w:rsidRPr="002F2105" w:rsidRDefault="00733B3F" w:rsidP="002F2274">
            <w:pPr>
              <w:jc w:val="both"/>
              <w:rPr>
                <w:rFonts w:eastAsia="DFKai-SB"/>
                <w:color w:val="000000" w:themeColor="text1"/>
              </w:rPr>
            </w:pPr>
          </w:p>
        </w:tc>
      </w:tr>
      <w:tr w:rsidR="002F2105" w:rsidRPr="002F2105" w14:paraId="27375E0A" w14:textId="77777777" w:rsidTr="002F2274">
        <w:trPr>
          <w:cantSplit/>
          <w:trHeight w:hRule="exact" w:val="727"/>
          <w:jc w:val="center"/>
        </w:trPr>
        <w:tc>
          <w:tcPr>
            <w:tcW w:w="9269" w:type="dxa"/>
            <w:gridSpan w:val="8"/>
            <w:vAlign w:val="center"/>
          </w:tcPr>
          <w:p w14:paraId="18769634"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合</w:t>
            </w:r>
            <w:r w:rsidRPr="002F2105">
              <w:rPr>
                <w:rFonts w:eastAsia="DFKai-SB"/>
                <w:color w:val="000000" w:themeColor="text1"/>
              </w:rPr>
              <w:t xml:space="preserve">  </w:t>
            </w:r>
            <w:r w:rsidRPr="002F2105">
              <w:rPr>
                <w:rFonts w:eastAsia="DFKai-SB" w:hint="eastAsia"/>
                <w:color w:val="000000" w:themeColor="text1"/>
              </w:rPr>
              <w:t>計</w:t>
            </w:r>
          </w:p>
        </w:tc>
        <w:tc>
          <w:tcPr>
            <w:tcW w:w="1031" w:type="dxa"/>
            <w:vAlign w:val="center"/>
          </w:tcPr>
          <w:p w14:paraId="186CF673" w14:textId="77777777" w:rsidR="00733B3F" w:rsidRPr="002F2105" w:rsidRDefault="00733B3F" w:rsidP="002F2274">
            <w:pPr>
              <w:jc w:val="both"/>
              <w:rPr>
                <w:rFonts w:eastAsia="DFKai-SB"/>
                <w:color w:val="000000" w:themeColor="text1"/>
              </w:rPr>
            </w:pPr>
          </w:p>
        </w:tc>
      </w:tr>
    </w:tbl>
    <w:p w14:paraId="121F6B52" w14:textId="77777777" w:rsidR="00733B3F" w:rsidRPr="002F2105" w:rsidRDefault="00733B3F" w:rsidP="009D7779">
      <w:pPr>
        <w:numPr>
          <w:ilvl w:val="0"/>
          <w:numId w:val="16"/>
        </w:numPr>
        <w:adjustRightInd w:val="0"/>
        <w:spacing w:line="400" w:lineRule="exact"/>
        <w:ind w:rightChars="-67" w:right="-161"/>
        <w:rPr>
          <w:rFonts w:eastAsia="DFKai-SB"/>
          <w:color w:val="000000" w:themeColor="text1"/>
        </w:rPr>
      </w:pPr>
      <w:r w:rsidRPr="002F2105">
        <w:rPr>
          <w:rFonts w:eastAsia="DFKai-SB" w:hint="eastAsia"/>
          <w:color w:val="000000" w:themeColor="text1"/>
        </w:rPr>
        <w:t>邀請國外學者來臺之目的、必要性說明及行程：</w:t>
      </w:r>
    </w:p>
    <w:p w14:paraId="5A64D96B" w14:textId="77777777" w:rsidR="00733B3F" w:rsidRPr="002F2105" w:rsidRDefault="00733B3F" w:rsidP="00733B3F">
      <w:pPr>
        <w:adjustRightInd w:val="0"/>
        <w:spacing w:line="400" w:lineRule="exact"/>
        <w:ind w:left="300" w:rightChars="-67" w:right="-161"/>
        <w:rPr>
          <w:rFonts w:eastAsia="DFKai-SB"/>
          <w:color w:val="000000" w:themeColor="text1"/>
        </w:rPr>
      </w:pPr>
    </w:p>
    <w:p w14:paraId="69F5B34A" w14:textId="77777777" w:rsidR="00733B3F" w:rsidRPr="002F2105" w:rsidRDefault="00733B3F" w:rsidP="009D7779">
      <w:pPr>
        <w:numPr>
          <w:ilvl w:val="0"/>
          <w:numId w:val="16"/>
        </w:numPr>
        <w:adjustRightInd w:val="0"/>
        <w:spacing w:line="400" w:lineRule="exact"/>
        <w:ind w:rightChars="-67" w:right="-161"/>
        <w:rPr>
          <w:rFonts w:eastAsia="DFKai-SB"/>
          <w:color w:val="000000" w:themeColor="text1"/>
        </w:rPr>
      </w:pPr>
      <w:r w:rsidRPr="002F2105">
        <w:rPr>
          <w:rFonts w:eastAsia="DFKai-SB" w:hint="eastAsia"/>
          <w:color w:val="000000" w:themeColor="text1"/>
        </w:rPr>
        <w:t>邀請來臺天數</w:t>
      </w:r>
      <w:r w:rsidRPr="002F2105">
        <w:rPr>
          <w:rFonts w:eastAsia="DFKai-SB"/>
          <w:color w:val="000000" w:themeColor="text1"/>
        </w:rPr>
        <w:t>8</w:t>
      </w:r>
      <w:r w:rsidRPr="002F2105">
        <w:rPr>
          <w:rFonts w:eastAsia="DFKai-SB" w:hint="eastAsia"/>
          <w:color w:val="000000" w:themeColor="text1"/>
        </w:rPr>
        <w:t>日以上之理由：</w:t>
      </w:r>
    </w:p>
    <w:p w14:paraId="11EBFA6C"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rPr>
      </w:pPr>
    </w:p>
    <w:p w14:paraId="24F2C13A"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rPr>
      </w:pPr>
    </w:p>
    <w:p w14:paraId="0FEB8632"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rPr>
      </w:pPr>
    </w:p>
    <w:p w14:paraId="5987E183" w14:textId="77777777" w:rsidR="00733B3F" w:rsidRPr="002F2105" w:rsidRDefault="00733B3F" w:rsidP="00733B3F">
      <w:pPr>
        <w:adjustRightInd w:val="0"/>
        <w:spacing w:line="400" w:lineRule="exact"/>
        <w:ind w:rightChars="-67" w:right="-161"/>
        <w:rPr>
          <w:rFonts w:eastAsia="DFKai-SB"/>
          <w:color w:val="000000" w:themeColor="text1"/>
        </w:rPr>
      </w:pPr>
    </w:p>
    <w:p w14:paraId="4CE34504"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rPr>
      </w:pPr>
    </w:p>
    <w:p w14:paraId="45DB8FE8"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rPr>
      </w:pPr>
    </w:p>
    <w:p w14:paraId="132C8EE0"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sz w:val="20"/>
          <w:szCs w:val="20"/>
        </w:rPr>
      </w:pPr>
      <w:r w:rsidRPr="002F2105">
        <w:rPr>
          <w:rFonts w:eastAsia="DFKai-SB" w:hint="eastAsia"/>
          <w:color w:val="000000" w:themeColor="text1"/>
          <w:u w:val="single"/>
        </w:rPr>
        <w:t>表</w:t>
      </w:r>
      <w:r w:rsidRPr="002F2105">
        <w:rPr>
          <w:rFonts w:eastAsia="DFKai-SB"/>
          <w:color w:val="000000" w:themeColor="text1"/>
          <w:u w:val="single"/>
        </w:rPr>
        <w:t>CM09</w:t>
      </w:r>
      <w:r w:rsidRPr="002F2105">
        <w:rPr>
          <w:rFonts w:eastAsia="DFKai-SB"/>
          <w:color w:val="000000" w:themeColor="text1"/>
        </w:rPr>
        <w:t xml:space="preserve">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2F71E7D1" w14:textId="77777777" w:rsidR="00733B3F" w:rsidRPr="002F2105" w:rsidRDefault="00733B3F" w:rsidP="00733B3F">
      <w:pPr>
        <w:rPr>
          <w:rFonts w:eastAsia="DFKai-SB"/>
          <w:b/>
          <w:bCs/>
          <w:noProof/>
          <w:color w:val="000000" w:themeColor="text1"/>
          <w:sz w:val="28"/>
        </w:rPr>
      </w:pPr>
    </w:p>
    <w:p w14:paraId="3FD6F87E" w14:textId="77777777" w:rsidR="00733B3F" w:rsidRPr="002F2105" w:rsidRDefault="00733B3F" w:rsidP="00733B3F">
      <w:pPr>
        <w:rPr>
          <w:rFonts w:eastAsia="DFKai-SB"/>
          <w:color w:val="000000" w:themeColor="text1"/>
          <w:sz w:val="28"/>
        </w:rPr>
      </w:pPr>
      <w:r w:rsidRPr="002F2105">
        <w:rPr>
          <w:rFonts w:eastAsia="DFKai-SB" w:hint="eastAsia"/>
          <w:b/>
          <w:bCs/>
          <w:noProof/>
          <w:color w:val="000000" w:themeColor="text1"/>
          <w:sz w:val="28"/>
        </w:rPr>
        <w:lastRenderedPageBreak/>
        <w:t>十、</w:t>
      </w:r>
      <w:r w:rsidRPr="002F2105">
        <w:rPr>
          <w:rFonts w:eastAsia="DFKai-SB" w:hint="eastAsia"/>
          <w:b/>
          <w:bCs/>
          <w:noProof/>
          <w:color w:val="000000" w:themeColor="text1"/>
          <w:sz w:val="28"/>
          <w:highlight w:val="green"/>
        </w:rPr>
        <w:t>研究設備費：</w:t>
      </w:r>
      <w:r w:rsidR="006F13AE" w:rsidRPr="002F2105">
        <w:rPr>
          <w:rFonts w:eastAsia="DFKai-SB"/>
          <w:b/>
          <w:bCs/>
          <w:noProof/>
          <w:color w:val="000000" w:themeColor="text1"/>
          <w:sz w:val="28"/>
        </w:rPr>
        <w:t xml:space="preserve"> </w:t>
      </w:r>
      <w:r w:rsidR="006F13AE" w:rsidRPr="002F2105">
        <w:rPr>
          <w:rFonts w:eastAsia="DFKai-SB" w:hint="eastAsia"/>
          <w:b/>
          <w:bCs/>
          <w:color w:val="000000" w:themeColor="text1"/>
          <w:sz w:val="28"/>
          <w:szCs w:val="28"/>
          <w:shd w:val="clear" w:color="auto" w:fill="FFFF00"/>
        </w:rPr>
        <w:t>總計畫與各子計畫提供</w:t>
      </w:r>
    </w:p>
    <w:p w14:paraId="3507E320" w14:textId="77777777" w:rsidR="00733B3F" w:rsidRPr="002F2105" w:rsidRDefault="00733B3F" w:rsidP="009D7779">
      <w:pPr>
        <w:numPr>
          <w:ilvl w:val="0"/>
          <w:numId w:val="15"/>
        </w:numPr>
        <w:spacing w:line="320" w:lineRule="exact"/>
        <w:jc w:val="both"/>
        <w:rPr>
          <w:rFonts w:eastAsia="DFKai-SB"/>
          <w:color w:val="000000" w:themeColor="text1"/>
        </w:rPr>
      </w:pPr>
      <w:r w:rsidRPr="002F2105">
        <w:rPr>
          <w:rFonts w:eastAsia="DFKai-SB"/>
          <w:color w:val="000000" w:themeColor="text1"/>
        </w:rPr>
        <w:t>凡執行研究計畫所需單價在新</w:t>
      </w:r>
      <w:r w:rsidRPr="002F2105">
        <w:rPr>
          <w:rFonts w:eastAsia="DFKai-SB" w:hint="eastAsia"/>
          <w:color w:val="000000" w:themeColor="text1"/>
        </w:rPr>
        <w:t>臺</w:t>
      </w:r>
      <w:r w:rsidRPr="002F2105">
        <w:rPr>
          <w:rFonts w:eastAsia="DFKai-SB"/>
          <w:color w:val="000000" w:themeColor="text1"/>
        </w:rPr>
        <w:t>幣一萬元以上且使用年限在二年以上與研究計畫直接有關之各項設備屬之。各類研究設備金額請於金額欄內分別列出小計金額。</w:t>
      </w:r>
    </w:p>
    <w:p w14:paraId="0AA104F1" w14:textId="77777777" w:rsidR="00733B3F" w:rsidRPr="002F2105" w:rsidRDefault="00733B3F" w:rsidP="009D7779">
      <w:pPr>
        <w:numPr>
          <w:ilvl w:val="0"/>
          <w:numId w:val="15"/>
        </w:numPr>
        <w:spacing w:line="320" w:lineRule="exact"/>
        <w:jc w:val="both"/>
        <w:rPr>
          <w:rFonts w:eastAsia="DFKai-SB"/>
          <w:color w:val="000000" w:themeColor="text1"/>
        </w:rPr>
      </w:pPr>
      <w:r w:rsidRPr="002F2105">
        <w:rPr>
          <w:rFonts w:eastAsia="DFKai-SB"/>
          <w:color w:val="000000" w:themeColor="text1"/>
        </w:rPr>
        <w:t>購置設備單價在新臺幣二十萬元以上者，須檢附估價單。</w:t>
      </w:r>
    </w:p>
    <w:p w14:paraId="5E473B82" w14:textId="77777777" w:rsidR="00733B3F" w:rsidRPr="002F2105" w:rsidRDefault="00733B3F" w:rsidP="009D7779">
      <w:pPr>
        <w:numPr>
          <w:ilvl w:val="0"/>
          <w:numId w:val="15"/>
        </w:numPr>
        <w:spacing w:line="320" w:lineRule="exact"/>
        <w:jc w:val="both"/>
        <w:rPr>
          <w:rFonts w:eastAsia="DFKai-SB"/>
          <w:color w:val="000000" w:themeColor="text1"/>
        </w:rPr>
      </w:pPr>
      <w:r w:rsidRPr="002F2105">
        <w:rPr>
          <w:rFonts w:eastAsia="DFKai-SB"/>
          <w:color w:val="000000" w:themeColor="text1"/>
        </w:rPr>
        <w:t>若申請機構及其他機構有提供配合款，請務必註明提供配合款之機構及金額。</w:t>
      </w:r>
    </w:p>
    <w:p w14:paraId="6DC2DFA3" w14:textId="77777777" w:rsidR="00733B3F" w:rsidRPr="002F2105" w:rsidRDefault="00733B3F" w:rsidP="009D7779">
      <w:pPr>
        <w:numPr>
          <w:ilvl w:val="0"/>
          <w:numId w:val="15"/>
        </w:numPr>
        <w:spacing w:line="320" w:lineRule="exact"/>
        <w:jc w:val="both"/>
        <w:rPr>
          <w:rFonts w:eastAsia="DFKai-SB"/>
          <w:color w:val="000000" w:themeColor="text1"/>
        </w:rPr>
      </w:pPr>
      <w:r w:rsidRPr="002F2105">
        <w:rPr>
          <w:rFonts w:eastAsia="DFKai-SB"/>
          <w:color w:val="000000" w:themeColor="text1"/>
        </w:rPr>
        <w:t>儀器設備單價超過新</w:t>
      </w:r>
      <w:r w:rsidRPr="002F2105">
        <w:rPr>
          <w:rFonts w:eastAsia="DFKai-SB" w:hint="eastAsia"/>
          <w:color w:val="000000" w:themeColor="text1"/>
        </w:rPr>
        <w:t>臺</w:t>
      </w:r>
      <w:r w:rsidRPr="002F2105">
        <w:rPr>
          <w:rFonts w:eastAsia="DFKai-SB"/>
          <w:color w:val="000000" w:themeColor="text1"/>
        </w:rPr>
        <w:t>幣六十萬元</w:t>
      </w:r>
      <w:r w:rsidRPr="002F2105">
        <w:rPr>
          <w:rFonts w:eastAsia="DFKai-SB"/>
          <w:color w:val="000000" w:themeColor="text1"/>
        </w:rPr>
        <w:t>(</w:t>
      </w:r>
      <w:r w:rsidRPr="002F2105">
        <w:rPr>
          <w:rFonts w:eastAsia="DFKai-SB"/>
          <w:color w:val="000000" w:themeColor="text1"/>
        </w:rPr>
        <w:t>含</w:t>
      </w:r>
      <w:r w:rsidRPr="002F2105">
        <w:rPr>
          <w:rFonts w:eastAsia="DFKai-SB"/>
          <w:color w:val="000000" w:themeColor="text1"/>
        </w:rPr>
        <w:t>)</w:t>
      </w:r>
      <w:r w:rsidRPr="002F2105">
        <w:rPr>
          <w:rFonts w:eastAsia="DFKai-SB"/>
          <w:color w:val="000000" w:themeColor="text1"/>
        </w:rPr>
        <w:t>以上者，請詳述本項設備之規格與功能</w:t>
      </w:r>
      <w:r w:rsidRPr="002F2105">
        <w:rPr>
          <w:rFonts w:eastAsia="DFKai-SB"/>
          <w:color w:val="000000" w:themeColor="text1"/>
        </w:rPr>
        <w:t>(</w:t>
      </w:r>
      <w:r w:rsidRPr="002F2105">
        <w:rPr>
          <w:rFonts w:eastAsia="DFKai-SB"/>
          <w:color w:val="000000" w:themeColor="text1"/>
        </w:rPr>
        <w:t>諸如靈敏度、精確度</w:t>
      </w:r>
      <w:r w:rsidRPr="002F2105">
        <w:rPr>
          <w:rFonts w:eastAsia="DFKai-SB"/>
          <w:color w:val="000000" w:themeColor="text1"/>
        </w:rPr>
        <w:t>…</w:t>
      </w:r>
      <w:r w:rsidRPr="002F2105">
        <w:rPr>
          <w:rFonts w:eastAsia="DFKai-SB"/>
          <w:color w:val="000000" w:themeColor="text1"/>
        </w:rPr>
        <w:t>等</w:t>
      </w:r>
      <w:r w:rsidRPr="002F2105">
        <w:rPr>
          <w:rFonts w:eastAsia="DFKai-SB"/>
          <w:color w:val="000000" w:themeColor="text1"/>
        </w:rPr>
        <w:t>)</w:t>
      </w:r>
      <w:r w:rsidRPr="002F2105">
        <w:rPr>
          <w:rFonts w:eastAsia="DFKai-SB"/>
          <w:color w:val="000000" w:themeColor="text1"/>
        </w:rPr>
        <w:t>，其他重要特性與重要附件，以及申購本設備對計畫執行之必要性。本項設備若獲補助，主持人應負維護保養之責，並且在不妨礙個人研究計畫或研究群計畫之工作下，同意提供他人共同使用，以避免設備閒置。</w:t>
      </w:r>
      <w:r w:rsidRPr="002F2105">
        <w:rPr>
          <w:rFonts w:eastAsia="DFKai-SB"/>
          <w:color w:val="000000" w:themeColor="text1"/>
        </w:rPr>
        <w:t xml:space="preserve"> </w:t>
      </w:r>
    </w:p>
    <w:p w14:paraId="680A6241" w14:textId="77777777" w:rsidR="00733B3F" w:rsidRPr="002F2105" w:rsidRDefault="00733B3F" w:rsidP="009D7779">
      <w:pPr>
        <w:numPr>
          <w:ilvl w:val="0"/>
          <w:numId w:val="15"/>
        </w:numPr>
        <w:spacing w:line="320" w:lineRule="exact"/>
        <w:jc w:val="both"/>
        <w:rPr>
          <w:rFonts w:eastAsia="DFKai-SB"/>
          <w:color w:val="000000" w:themeColor="text1"/>
        </w:rPr>
      </w:pPr>
      <w:r w:rsidRPr="002F2105">
        <w:rPr>
          <w:rFonts w:eastAsia="DFKai-SB" w:hint="eastAsia"/>
          <w:color w:val="000000" w:themeColor="text1"/>
          <w:kern w:val="0"/>
        </w:rPr>
        <w:t>計畫主持人執行本項研究計畫，</w:t>
      </w:r>
      <w:r w:rsidRPr="002F2105">
        <w:rPr>
          <w:rFonts w:eastAsia="DFKai-SB" w:hint="eastAsia"/>
          <w:color w:val="000000" w:themeColor="text1"/>
          <w:kern w:val="0"/>
          <w:u w:val="single"/>
        </w:rPr>
        <w:t>如欲申請購置單價新臺幣壹千萬元</w:t>
      </w:r>
      <w:r w:rsidRPr="002F2105">
        <w:rPr>
          <w:rFonts w:eastAsia="DFKai-SB"/>
          <w:color w:val="000000" w:themeColor="text1"/>
          <w:kern w:val="0"/>
          <w:u w:val="single"/>
        </w:rPr>
        <w:t>(</w:t>
      </w:r>
      <w:r w:rsidRPr="002F2105">
        <w:rPr>
          <w:rFonts w:eastAsia="DFKai-SB" w:hint="eastAsia"/>
          <w:color w:val="000000" w:themeColor="text1"/>
          <w:kern w:val="0"/>
          <w:u w:val="single"/>
        </w:rPr>
        <w:t>含</w:t>
      </w:r>
      <w:r w:rsidRPr="002F2105">
        <w:rPr>
          <w:rFonts w:eastAsia="DFKai-SB"/>
          <w:color w:val="000000" w:themeColor="text1"/>
          <w:kern w:val="0"/>
          <w:u w:val="single"/>
        </w:rPr>
        <w:t>)</w:t>
      </w:r>
      <w:r w:rsidRPr="002F2105">
        <w:rPr>
          <w:rFonts w:eastAsia="DFKai-SB" w:hint="eastAsia"/>
          <w:color w:val="000000" w:themeColor="text1"/>
          <w:kern w:val="0"/>
          <w:u w:val="single"/>
        </w:rPr>
        <w:t>以上之大型儀器</w:t>
      </w:r>
      <w:r w:rsidRPr="002F2105">
        <w:rPr>
          <w:rFonts w:eastAsia="DFKai-SB" w:hint="eastAsia"/>
          <w:color w:val="000000" w:themeColor="text1"/>
          <w:kern w:val="0"/>
        </w:rPr>
        <w:t>，請填表</w:t>
      </w:r>
      <w:r w:rsidRPr="002F2105">
        <w:rPr>
          <w:rFonts w:eastAsia="DFKai-SB"/>
          <w:color w:val="000000" w:themeColor="text1"/>
          <w:kern w:val="0"/>
          <w:u w:val="single"/>
        </w:rPr>
        <w:t>CM10-1</w:t>
      </w:r>
      <w:r w:rsidRPr="002F2105">
        <w:rPr>
          <w:rFonts w:eastAsia="DFKai-SB" w:hint="eastAsia"/>
          <w:color w:val="000000" w:themeColor="text1"/>
          <w:kern w:val="0"/>
        </w:rPr>
        <w:t>。</w:t>
      </w:r>
      <w:r w:rsidRPr="002F2105">
        <w:rPr>
          <w:rFonts w:eastAsia="DFKai-SB" w:hint="eastAsia"/>
          <w:color w:val="000000" w:themeColor="text1"/>
          <w:kern w:val="0"/>
          <w:u w:val="single"/>
        </w:rPr>
        <w:t>該項設備若獲本會核定補助新臺幣壹千萬元</w:t>
      </w:r>
      <w:r w:rsidRPr="002F2105">
        <w:rPr>
          <w:rFonts w:eastAsia="DFKai-SB"/>
          <w:color w:val="000000" w:themeColor="text1"/>
          <w:kern w:val="0"/>
          <w:u w:val="single"/>
        </w:rPr>
        <w:t>(</w:t>
      </w:r>
      <w:r w:rsidRPr="002F2105">
        <w:rPr>
          <w:rFonts w:eastAsia="DFKai-SB" w:hint="eastAsia"/>
          <w:color w:val="000000" w:themeColor="text1"/>
          <w:kern w:val="0"/>
          <w:u w:val="single"/>
        </w:rPr>
        <w:t>含</w:t>
      </w:r>
      <w:r w:rsidRPr="002F2105">
        <w:rPr>
          <w:rFonts w:eastAsia="DFKai-SB"/>
          <w:color w:val="000000" w:themeColor="text1"/>
          <w:kern w:val="0"/>
          <w:u w:val="single"/>
        </w:rPr>
        <w:t>)</w:t>
      </w:r>
      <w:r w:rsidRPr="002F2105">
        <w:rPr>
          <w:rFonts w:eastAsia="DFKai-SB" w:hint="eastAsia"/>
          <w:color w:val="000000" w:themeColor="text1"/>
          <w:kern w:val="0"/>
          <w:u w:val="single"/>
        </w:rPr>
        <w:t>以上，則單獨核給一個規劃計畫，主持人須遵守本會大型儀器之管考規定。</w:t>
      </w:r>
    </w:p>
    <w:p w14:paraId="71684322" w14:textId="77777777" w:rsidR="00733B3F" w:rsidRPr="002F2105" w:rsidRDefault="00733B3F" w:rsidP="009D7779">
      <w:pPr>
        <w:numPr>
          <w:ilvl w:val="0"/>
          <w:numId w:val="15"/>
        </w:numPr>
        <w:spacing w:line="320" w:lineRule="exact"/>
        <w:jc w:val="both"/>
        <w:rPr>
          <w:rFonts w:eastAsia="DFKai-SB"/>
          <w:color w:val="000000" w:themeColor="text1"/>
        </w:rPr>
      </w:pPr>
      <w:r w:rsidRPr="002F2105">
        <w:rPr>
          <w:rFonts w:eastAsia="DFKai-SB" w:hint="eastAsia"/>
          <w:color w:val="000000" w:themeColor="text1"/>
          <w:kern w:val="0"/>
          <w:u w:val="single"/>
        </w:rPr>
        <w:t>經本會補助之大型儀器，儀器資訊須公開於本會全球資訊網之</w:t>
      </w:r>
      <w:r w:rsidRPr="002F2105">
        <w:rPr>
          <w:rFonts w:eastAsia="DFKai-SB" w:hint="eastAsia"/>
          <w:color w:val="000000" w:themeColor="text1"/>
          <w:u w:val="single"/>
        </w:rPr>
        <w:t>跨部會服務平台</w:t>
      </w:r>
      <w:r w:rsidRPr="002F2105">
        <w:rPr>
          <w:rFonts w:eastAsia="DFKai-SB" w:hint="eastAsia"/>
          <w:color w:val="000000" w:themeColor="text1"/>
          <w:kern w:val="0"/>
          <w:u w:val="single"/>
        </w:rPr>
        <w:t>｢貴重儀器開放共同管理平台｣</w:t>
      </w:r>
      <w:r w:rsidRPr="002F2105">
        <w:rPr>
          <w:rFonts w:eastAsia="DFKai-SB"/>
          <w:color w:val="000000" w:themeColor="text1"/>
          <w:kern w:val="0"/>
          <w:u w:val="single"/>
        </w:rPr>
        <w:t xml:space="preserve"> (</w:t>
      </w:r>
      <w:hyperlink r:id="rId29" w:history="1">
        <w:r w:rsidRPr="002F2105">
          <w:rPr>
            <w:rStyle w:val="Hyperlink"/>
            <w:rFonts w:eastAsia="DFKai-SB"/>
            <w:color w:val="000000" w:themeColor="text1"/>
          </w:rPr>
          <w:t>https://www.nstc.gov.tw/folksonomy/instrument?l=ch</w:t>
        </w:r>
      </w:hyperlink>
      <w:r w:rsidRPr="002F2105">
        <w:rPr>
          <w:rFonts w:eastAsia="DFKai-SB"/>
          <w:color w:val="000000" w:themeColor="text1"/>
        </w:rPr>
        <w:t>)</w:t>
      </w:r>
      <w:r w:rsidRPr="002F2105">
        <w:rPr>
          <w:rFonts w:eastAsia="DFKai-SB" w:hint="eastAsia"/>
          <w:color w:val="000000" w:themeColor="text1"/>
          <w:kern w:val="0"/>
          <w:u w:val="single"/>
        </w:rPr>
        <w:t>。</w:t>
      </w:r>
    </w:p>
    <w:p w14:paraId="47E4624B" w14:textId="77777777" w:rsidR="00733B3F" w:rsidRPr="002F2105" w:rsidRDefault="00733B3F" w:rsidP="009D7779">
      <w:pPr>
        <w:numPr>
          <w:ilvl w:val="0"/>
          <w:numId w:val="15"/>
        </w:numPr>
        <w:spacing w:line="320" w:lineRule="exact"/>
        <w:jc w:val="both"/>
        <w:rPr>
          <w:rFonts w:eastAsia="DFKai-SB"/>
          <w:color w:val="000000" w:themeColor="text1"/>
        </w:rPr>
      </w:pPr>
      <w:r w:rsidRPr="002F2105">
        <w:rPr>
          <w:rFonts w:eastAsia="DFKai-SB"/>
          <w:color w:val="000000" w:themeColor="text1"/>
        </w:rPr>
        <w:t>請分年列述。</w:t>
      </w:r>
    </w:p>
    <w:p w14:paraId="1F9BA34D" w14:textId="77777777" w:rsidR="00733B3F" w:rsidRPr="002F2105" w:rsidRDefault="00733B3F" w:rsidP="00733B3F">
      <w:pPr>
        <w:ind w:right="240"/>
        <w:jc w:val="right"/>
        <w:rPr>
          <w:rFonts w:eastAsia="DFKai-SB"/>
          <w:color w:val="000000" w:themeColor="text1"/>
        </w:rPr>
      </w:pPr>
      <w:r w:rsidRPr="002F2105">
        <w:rPr>
          <w:rFonts w:eastAsia="DFKai-SB" w:hint="eastAsia"/>
          <w:color w:val="000000" w:themeColor="text1"/>
        </w:rPr>
        <w:t>金額單位：新臺幣元</w:t>
      </w:r>
    </w:p>
    <w:tbl>
      <w:tblPr>
        <w:tblW w:w="1003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80"/>
        <w:gridCol w:w="1495"/>
        <w:gridCol w:w="2142"/>
        <w:gridCol w:w="801"/>
        <w:gridCol w:w="805"/>
        <w:gridCol w:w="798"/>
        <w:gridCol w:w="1456"/>
        <w:gridCol w:w="1457"/>
      </w:tblGrid>
      <w:tr w:rsidR="002F2105" w:rsidRPr="002F2105" w14:paraId="1ABFE4F2" w14:textId="77777777" w:rsidTr="002F2274">
        <w:trPr>
          <w:cantSplit/>
          <w:trHeight w:val="339"/>
          <w:jc w:val="center"/>
        </w:trPr>
        <w:tc>
          <w:tcPr>
            <w:tcW w:w="1080" w:type="dxa"/>
            <w:vMerge w:val="restart"/>
            <w:tcBorders>
              <w:top w:val="single" w:sz="12" w:space="0" w:color="auto"/>
            </w:tcBorders>
            <w:vAlign w:val="center"/>
          </w:tcPr>
          <w:p w14:paraId="30D48276"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類別</w:t>
            </w:r>
          </w:p>
        </w:tc>
        <w:tc>
          <w:tcPr>
            <w:tcW w:w="1495" w:type="dxa"/>
            <w:vMerge w:val="restart"/>
            <w:tcBorders>
              <w:top w:val="single" w:sz="12" w:space="0" w:color="auto"/>
            </w:tcBorders>
            <w:vAlign w:val="center"/>
          </w:tcPr>
          <w:p w14:paraId="639DB943"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設備名稱</w:t>
            </w:r>
          </w:p>
          <w:p w14:paraId="34D93BB9" w14:textId="77777777" w:rsidR="00733B3F" w:rsidRPr="002F2105" w:rsidRDefault="00733B3F" w:rsidP="002F2274">
            <w:pPr>
              <w:spacing w:line="240" w:lineRule="exact"/>
              <w:jc w:val="center"/>
              <w:rPr>
                <w:rFonts w:eastAsia="DFKai-SB"/>
                <w:color w:val="000000" w:themeColor="text1"/>
              </w:rPr>
            </w:pPr>
            <w:r w:rsidRPr="002F2105">
              <w:rPr>
                <w:rFonts w:eastAsia="DFKai-SB"/>
                <w:color w:val="000000" w:themeColor="text1"/>
              </w:rPr>
              <w:t>(</w:t>
            </w:r>
            <w:r w:rsidRPr="002F2105">
              <w:rPr>
                <w:rFonts w:eastAsia="DFKai-SB" w:hint="eastAsia"/>
                <w:color w:val="000000" w:themeColor="text1"/>
              </w:rPr>
              <w:t>中文</w:t>
            </w:r>
            <w:r w:rsidRPr="002F2105">
              <w:rPr>
                <w:rFonts w:eastAsia="DFKai-SB"/>
                <w:color w:val="000000" w:themeColor="text1"/>
              </w:rPr>
              <w:t>/</w:t>
            </w:r>
            <w:r w:rsidRPr="002F2105">
              <w:rPr>
                <w:rFonts w:eastAsia="DFKai-SB" w:hint="eastAsia"/>
                <w:color w:val="000000" w:themeColor="text1"/>
              </w:rPr>
              <w:t>英文</w:t>
            </w:r>
            <w:r w:rsidRPr="002F2105">
              <w:rPr>
                <w:rFonts w:eastAsia="DFKai-SB"/>
                <w:color w:val="000000" w:themeColor="text1"/>
              </w:rPr>
              <w:t>)</w:t>
            </w:r>
          </w:p>
        </w:tc>
        <w:tc>
          <w:tcPr>
            <w:tcW w:w="2142" w:type="dxa"/>
            <w:vMerge w:val="restart"/>
            <w:tcBorders>
              <w:top w:val="single" w:sz="12" w:space="0" w:color="auto"/>
            </w:tcBorders>
            <w:vAlign w:val="center"/>
          </w:tcPr>
          <w:p w14:paraId="0CD4EFC4"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說</w:t>
            </w:r>
            <w:r w:rsidRPr="002F2105">
              <w:rPr>
                <w:rFonts w:eastAsia="DFKai-SB"/>
                <w:color w:val="000000" w:themeColor="text1"/>
              </w:rPr>
              <w:t xml:space="preserve">     </w:t>
            </w:r>
            <w:r w:rsidRPr="002F2105">
              <w:rPr>
                <w:rFonts w:eastAsia="DFKai-SB" w:hint="eastAsia"/>
                <w:color w:val="000000" w:themeColor="text1"/>
              </w:rPr>
              <w:t>明</w:t>
            </w:r>
          </w:p>
        </w:tc>
        <w:tc>
          <w:tcPr>
            <w:tcW w:w="801" w:type="dxa"/>
            <w:vMerge w:val="restart"/>
            <w:tcBorders>
              <w:top w:val="single" w:sz="12" w:space="0" w:color="auto"/>
            </w:tcBorders>
            <w:vAlign w:val="center"/>
          </w:tcPr>
          <w:p w14:paraId="5FFEF796"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數</w:t>
            </w:r>
            <w:r w:rsidRPr="002F2105">
              <w:rPr>
                <w:rFonts w:eastAsia="DFKai-SB"/>
                <w:color w:val="000000" w:themeColor="text1"/>
              </w:rPr>
              <w:t xml:space="preserve">  </w:t>
            </w:r>
            <w:r w:rsidRPr="002F2105">
              <w:rPr>
                <w:rFonts w:eastAsia="DFKai-SB" w:hint="eastAsia"/>
                <w:color w:val="000000" w:themeColor="text1"/>
              </w:rPr>
              <w:t>量</w:t>
            </w:r>
          </w:p>
        </w:tc>
        <w:tc>
          <w:tcPr>
            <w:tcW w:w="805" w:type="dxa"/>
            <w:vMerge w:val="restart"/>
            <w:tcBorders>
              <w:top w:val="single" w:sz="12" w:space="0" w:color="auto"/>
            </w:tcBorders>
            <w:vAlign w:val="center"/>
          </w:tcPr>
          <w:p w14:paraId="536D16F9"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單</w:t>
            </w:r>
            <w:r w:rsidRPr="002F2105">
              <w:rPr>
                <w:rFonts w:eastAsia="DFKai-SB"/>
                <w:color w:val="000000" w:themeColor="text1"/>
              </w:rPr>
              <w:t xml:space="preserve">  </w:t>
            </w:r>
            <w:r w:rsidRPr="002F2105">
              <w:rPr>
                <w:rFonts w:eastAsia="DFKai-SB" w:hint="eastAsia"/>
                <w:color w:val="000000" w:themeColor="text1"/>
              </w:rPr>
              <w:t>價</w:t>
            </w:r>
          </w:p>
        </w:tc>
        <w:tc>
          <w:tcPr>
            <w:tcW w:w="798" w:type="dxa"/>
            <w:vMerge w:val="restart"/>
            <w:tcBorders>
              <w:top w:val="single" w:sz="12" w:space="0" w:color="auto"/>
              <w:bottom w:val="nil"/>
            </w:tcBorders>
            <w:vAlign w:val="center"/>
          </w:tcPr>
          <w:p w14:paraId="1B17345D"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金</w:t>
            </w:r>
            <w:r w:rsidRPr="002F2105">
              <w:rPr>
                <w:rFonts w:eastAsia="DFKai-SB"/>
                <w:color w:val="000000" w:themeColor="text1"/>
              </w:rPr>
              <w:t xml:space="preserve">  </w:t>
            </w:r>
            <w:r w:rsidRPr="002F2105">
              <w:rPr>
                <w:rFonts w:eastAsia="DFKai-SB" w:hint="eastAsia"/>
                <w:color w:val="000000" w:themeColor="text1"/>
              </w:rPr>
              <w:t>額</w:t>
            </w:r>
          </w:p>
        </w:tc>
        <w:tc>
          <w:tcPr>
            <w:tcW w:w="2913" w:type="dxa"/>
            <w:gridSpan w:val="2"/>
            <w:tcBorders>
              <w:top w:val="single" w:sz="12" w:space="0" w:color="auto"/>
              <w:bottom w:val="single" w:sz="6" w:space="0" w:color="auto"/>
            </w:tcBorders>
            <w:vAlign w:val="center"/>
          </w:tcPr>
          <w:p w14:paraId="64408875"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經費來源</w:t>
            </w:r>
          </w:p>
        </w:tc>
      </w:tr>
      <w:tr w:rsidR="002F2105" w:rsidRPr="002F2105" w14:paraId="637CEE6A" w14:textId="77777777" w:rsidTr="002F2274">
        <w:trPr>
          <w:cantSplit/>
          <w:trHeight w:val="555"/>
          <w:jc w:val="center"/>
        </w:trPr>
        <w:tc>
          <w:tcPr>
            <w:tcW w:w="1080" w:type="dxa"/>
            <w:vMerge/>
            <w:tcBorders>
              <w:top w:val="nil"/>
            </w:tcBorders>
          </w:tcPr>
          <w:p w14:paraId="4EBED5BB" w14:textId="77777777" w:rsidR="00733B3F" w:rsidRPr="002F2105" w:rsidRDefault="00733B3F" w:rsidP="002F2274">
            <w:pPr>
              <w:spacing w:before="360"/>
              <w:jc w:val="center"/>
              <w:rPr>
                <w:rFonts w:eastAsia="DFKai-SB"/>
                <w:color w:val="000000" w:themeColor="text1"/>
              </w:rPr>
            </w:pPr>
          </w:p>
        </w:tc>
        <w:tc>
          <w:tcPr>
            <w:tcW w:w="1495" w:type="dxa"/>
            <w:vMerge/>
            <w:tcBorders>
              <w:top w:val="nil"/>
            </w:tcBorders>
          </w:tcPr>
          <w:p w14:paraId="0A1A3B28" w14:textId="77777777" w:rsidR="00733B3F" w:rsidRPr="002F2105" w:rsidRDefault="00733B3F" w:rsidP="002F2274">
            <w:pPr>
              <w:spacing w:line="240" w:lineRule="exact"/>
              <w:jc w:val="center"/>
              <w:rPr>
                <w:rFonts w:eastAsia="DFKai-SB"/>
                <w:color w:val="000000" w:themeColor="text1"/>
              </w:rPr>
            </w:pPr>
          </w:p>
        </w:tc>
        <w:tc>
          <w:tcPr>
            <w:tcW w:w="2142" w:type="dxa"/>
            <w:vMerge/>
            <w:tcBorders>
              <w:top w:val="nil"/>
            </w:tcBorders>
          </w:tcPr>
          <w:p w14:paraId="2B5C274D" w14:textId="77777777" w:rsidR="00733B3F" w:rsidRPr="002F2105" w:rsidRDefault="00733B3F" w:rsidP="002F2274">
            <w:pPr>
              <w:spacing w:line="240" w:lineRule="exact"/>
              <w:jc w:val="center"/>
              <w:rPr>
                <w:rFonts w:eastAsia="DFKai-SB"/>
                <w:color w:val="000000" w:themeColor="text1"/>
              </w:rPr>
            </w:pPr>
          </w:p>
        </w:tc>
        <w:tc>
          <w:tcPr>
            <w:tcW w:w="801" w:type="dxa"/>
            <w:vMerge/>
            <w:tcBorders>
              <w:top w:val="nil"/>
            </w:tcBorders>
          </w:tcPr>
          <w:p w14:paraId="095C908A" w14:textId="77777777" w:rsidR="00733B3F" w:rsidRPr="002F2105" w:rsidRDefault="00733B3F" w:rsidP="002F2274">
            <w:pPr>
              <w:spacing w:line="240" w:lineRule="exact"/>
              <w:jc w:val="center"/>
              <w:rPr>
                <w:rFonts w:eastAsia="DFKai-SB"/>
                <w:color w:val="000000" w:themeColor="text1"/>
              </w:rPr>
            </w:pPr>
          </w:p>
        </w:tc>
        <w:tc>
          <w:tcPr>
            <w:tcW w:w="805" w:type="dxa"/>
            <w:vMerge/>
            <w:tcBorders>
              <w:top w:val="nil"/>
            </w:tcBorders>
          </w:tcPr>
          <w:p w14:paraId="3F21B043" w14:textId="77777777" w:rsidR="00733B3F" w:rsidRPr="002F2105" w:rsidRDefault="00733B3F" w:rsidP="002F2274">
            <w:pPr>
              <w:spacing w:line="240" w:lineRule="exact"/>
              <w:jc w:val="center"/>
              <w:rPr>
                <w:rFonts w:eastAsia="DFKai-SB"/>
                <w:color w:val="000000" w:themeColor="text1"/>
              </w:rPr>
            </w:pPr>
          </w:p>
        </w:tc>
        <w:tc>
          <w:tcPr>
            <w:tcW w:w="798" w:type="dxa"/>
            <w:vMerge/>
            <w:tcBorders>
              <w:top w:val="nil"/>
              <w:bottom w:val="single" w:sz="6" w:space="0" w:color="auto"/>
            </w:tcBorders>
          </w:tcPr>
          <w:p w14:paraId="0A73C1AD" w14:textId="77777777" w:rsidR="00733B3F" w:rsidRPr="002F2105" w:rsidRDefault="00733B3F" w:rsidP="002F2274">
            <w:pPr>
              <w:spacing w:line="240" w:lineRule="exact"/>
              <w:jc w:val="center"/>
              <w:rPr>
                <w:rFonts w:eastAsia="DFKai-SB"/>
                <w:color w:val="000000" w:themeColor="text1"/>
              </w:rPr>
            </w:pPr>
          </w:p>
        </w:tc>
        <w:tc>
          <w:tcPr>
            <w:tcW w:w="1456" w:type="dxa"/>
            <w:tcBorders>
              <w:top w:val="single" w:sz="6" w:space="0" w:color="auto"/>
              <w:bottom w:val="single" w:sz="6" w:space="0" w:color="auto"/>
            </w:tcBorders>
            <w:vAlign w:val="center"/>
          </w:tcPr>
          <w:p w14:paraId="15D9BA54"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本會補助</w:t>
            </w:r>
            <w:r w:rsidRPr="002F2105">
              <w:rPr>
                <w:rFonts w:eastAsia="DFKai-SB"/>
                <w:color w:val="000000" w:themeColor="text1"/>
              </w:rPr>
              <w:br/>
            </w:r>
            <w:r w:rsidRPr="002F2105">
              <w:rPr>
                <w:rFonts w:eastAsia="DFKai-SB" w:hint="eastAsia"/>
                <w:color w:val="000000" w:themeColor="text1"/>
              </w:rPr>
              <w:t>經費需求</w:t>
            </w:r>
          </w:p>
        </w:tc>
        <w:tc>
          <w:tcPr>
            <w:tcW w:w="1457" w:type="dxa"/>
            <w:tcBorders>
              <w:top w:val="single" w:sz="6" w:space="0" w:color="auto"/>
              <w:bottom w:val="single" w:sz="6" w:space="0" w:color="auto"/>
            </w:tcBorders>
            <w:vAlign w:val="center"/>
          </w:tcPr>
          <w:p w14:paraId="5CCDEFFF" w14:textId="77777777" w:rsidR="00733B3F" w:rsidRPr="002F2105" w:rsidRDefault="00733B3F" w:rsidP="002F2274">
            <w:pPr>
              <w:spacing w:line="240" w:lineRule="exact"/>
              <w:jc w:val="center"/>
              <w:rPr>
                <w:rFonts w:eastAsia="DFKai-SB"/>
                <w:color w:val="000000" w:themeColor="text1"/>
              </w:rPr>
            </w:pPr>
            <w:r w:rsidRPr="002F2105">
              <w:rPr>
                <w:rFonts w:eastAsia="DFKai-SB" w:hint="eastAsia"/>
                <w:color w:val="000000" w:themeColor="text1"/>
              </w:rPr>
              <w:t>提供配合款之機構名稱及金額</w:t>
            </w:r>
          </w:p>
        </w:tc>
      </w:tr>
      <w:tr w:rsidR="002F2105" w:rsidRPr="002F2105" w14:paraId="722F9C3A" w14:textId="77777777" w:rsidTr="007C0BBF">
        <w:trPr>
          <w:cantSplit/>
          <w:trHeight w:val="6101"/>
          <w:jc w:val="center"/>
        </w:trPr>
        <w:tc>
          <w:tcPr>
            <w:tcW w:w="1080" w:type="dxa"/>
          </w:tcPr>
          <w:p w14:paraId="4AD33E1C" w14:textId="77777777" w:rsidR="00733B3F" w:rsidRPr="002F2105" w:rsidRDefault="00733B3F" w:rsidP="002F2274">
            <w:pPr>
              <w:rPr>
                <w:rFonts w:eastAsia="DFKai-SB"/>
                <w:color w:val="000000" w:themeColor="text1"/>
              </w:rPr>
            </w:pPr>
          </w:p>
        </w:tc>
        <w:tc>
          <w:tcPr>
            <w:tcW w:w="1495" w:type="dxa"/>
          </w:tcPr>
          <w:p w14:paraId="25029DB4" w14:textId="77777777" w:rsidR="00733B3F" w:rsidRPr="002F2105" w:rsidRDefault="00733B3F" w:rsidP="002F2274">
            <w:pPr>
              <w:rPr>
                <w:rFonts w:eastAsia="DFKai-SB"/>
                <w:color w:val="000000" w:themeColor="text1"/>
              </w:rPr>
            </w:pPr>
          </w:p>
        </w:tc>
        <w:tc>
          <w:tcPr>
            <w:tcW w:w="2142" w:type="dxa"/>
          </w:tcPr>
          <w:p w14:paraId="7068BA96" w14:textId="77777777" w:rsidR="00733B3F" w:rsidRPr="002F2105" w:rsidRDefault="00733B3F" w:rsidP="002F2274">
            <w:pPr>
              <w:rPr>
                <w:rFonts w:eastAsia="DFKai-SB"/>
                <w:color w:val="000000" w:themeColor="text1"/>
              </w:rPr>
            </w:pPr>
          </w:p>
        </w:tc>
        <w:tc>
          <w:tcPr>
            <w:tcW w:w="801" w:type="dxa"/>
          </w:tcPr>
          <w:p w14:paraId="7CCAEF2B" w14:textId="77777777" w:rsidR="00733B3F" w:rsidRPr="002F2105" w:rsidRDefault="00733B3F" w:rsidP="002F2274">
            <w:pPr>
              <w:pStyle w:val="CommentText"/>
              <w:rPr>
                <w:rFonts w:ascii="Times New Roman" w:eastAsia="DFKai-SB" w:hAnsi="Times New Roman"/>
                <w:color w:val="000000" w:themeColor="text1"/>
                <w:szCs w:val="24"/>
              </w:rPr>
            </w:pPr>
          </w:p>
        </w:tc>
        <w:tc>
          <w:tcPr>
            <w:tcW w:w="805" w:type="dxa"/>
          </w:tcPr>
          <w:p w14:paraId="10464D5E" w14:textId="77777777" w:rsidR="00733B3F" w:rsidRPr="002F2105" w:rsidRDefault="00733B3F" w:rsidP="002F2274">
            <w:pPr>
              <w:rPr>
                <w:rFonts w:eastAsia="DFKai-SB"/>
                <w:color w:val="000000" w:themeColor="text1"/>
              </w:rPr>
            </w:pPr>
          </w:p>
        </w:tc>
        <w:tc>
          <w:tcPr>
            <w:tcW w:w="798" w:type="dxa"/>
            <w:tcBorders>
              <w:top w:val="single" w:sz="6" w:space="0" w:color="auto"/>
              <w:bottom w:val="single" w:sz="6" w:space="0" w:color="auto"/>
            </w:tcBorders>
          </w:tcPr>
          <w:p w14:paraId="7412D5A7" w14:textId="77777777" w:rsidR="00733B3F" w:rsidRPr="002F2105" w:rsidRDefault="00733B3F" w:rsidP="002F2274">
            <w:pPr>
              <w:rPr>
                <w:rFonts w:eastAsia="DFKai-SB"/>
                <w:color w:val="000000" w:themeColor="text1"/>
              </w:rPr>
            </w:pPr>
          </w:p>
        </w:tc>
        <w:tc>
          <w:tcPr>
            <w:tcW w:w="1456" w:type="dxa"/>
            <w:tcBorders>
              <w:top w:val="single" w:sz="6" w:space="0" w:color="auto"/>
              <w:bottom w:val="single" w:sz="6" w:space="0" w:color="auto"/>
            </w:tcBorders>
            <w:vAlign w:val="center"/>
          </w:tcPr>
          <w:p w14:paraId="119B64F4" w14:textId="77777777" w:rsidR="00733B3F" w:rsidRPr="002F2105" w:rsidRDefault="00733B3F" w:rsidP="002F2274">
            <w:pPr>
              <w:jc w:val="both"/>
              <w:rPr>
                <w:rFonts w:eastAsia="DFKai-SB"/>
                <w:color w:val="000000" w:themeColor="text1"/>
              </w:rPr>
            </w:pPr>
          </w:p>
        </w:tc>
        <w:tc>
          <w:tcPr>
            <w:tcW w:w="1457" w:type="dxa"/>
            <w:vAlign w:val="center"/>
          </w:tcPr>
          <w:p w14:paraId="117C8CBB" w14:textId="77777777" w:rsidR="00733B3F" w:rsidRPr="002F2105" w:rsidRDefault="00733B3F" w:rsidP="002F2274">
            <w:pPr>
              <w:spacing w:line="260" w:lineRule="atLeast"/>
              <w:jc w:val="both"/>
              <w:rPr>
                <w:rFonts w:eastAsia="DFKai-SB"/>
                <w:color w:val="000000" w:themeColor="text1"/>
              </w:rPr>
            </w:pPr>
          </w:p>
        </w:tc>
      </w:tr>
      <w:tr w:rsidR="00733B3F" w:rsidRPr="002F2105" w14:paraId="7B267BF9" w14:textId="77777777" w:rsidTr="007C0BBF">
        <w:trPr>
          <w:cantSplit/>
          <w:trHeight w:hRule="exact" w:val="875"/>
          <w:jc w:val="center"/>
        </w:trPr>
        <w:tc>
          <w:tcPr>
            <w:tcW w:w="6323" w:type="dxa"/>
            <w:gridSpan w:val="5"/>
            <w:tcBorders>
              <w:bottom w:val="single" w:sz="12" w:space="0" w:color="auto"/>
            </w:tcBorders>
            <w:vAlign w:val="center"/>
          </w:tcPr>
          <w:p w14:paraId="2789430D" w14:textId="77777777" w:rsidR="00733B3F" w:rsidRPr="002F2105" w:rsidRDefault="00733B3F" w:rsidP="002F2274">
            <w:pPr>
              <w:jc w:val="center"/>
              <w:rPr>
                <w:rFonts w:eastAsia="DFKai-SB"/>
                <w:color w:val="000000" w:themeColor="text1"/>
              </w:rPr>
            </w:pPr>
            <w:r w:rsidRPr="002F2105">
              <w:rPr>
                <w:rFonts w:eastAsia="DFKai-SB" w:hint="eastAsia"/>
                <w:color w:val="000000" w:themeColor="text1"/>
              </w:rPr>
              <w:t>合</w:t>
            </w:r>
            <w:r w:rsidRPr="002F2105">
              <w:rPr>
                <w:rFonts w:eastAsia="DFKai-SB"/>
                <w:color w:val="000000" w:themeColor="text1"/>
              </w:rPr>
              <w:t xml:space="preserve">                                  </w:t>
            </w:r>
            <w:r w:rsidRPr="002F2105">
              <w:rPr>
                <w:rFonts w:eastAsia="DFKai-SB" w:hint="eastAsia"/>
                <w:color w:val="000000" w:themeColor="text1"/>
              </w:rPr>
              <w:t>計</w:t>
            </w:r>
          </w:p>
        </w:tc>
        <w:tc>
          <w:tcPr>
            <w:tcW w:w="798" w:type="dxa"/>
            <w:tcBorders>
              <w:top w:val="nil"/>
              <w:bottom w:val="single" w:sz="12" w:space="0" w:color="auto"/>
            </w:tcBorders>
            <w:vAlign w:val="center"/>
          </w:tcPr>
          <w:p w14:paraId="57DE0570" w14:textId="77777777" w:rsidR="00733B3F" w:rsidRPr="002F2105" w:rsidRDefault="00733B3F" w:rsidP="002F2274">
            <w:pPr>
              <w:jc w:val="both"/>
              <w:rPr>
                <w:rFonts w:eastAsia="DFKai-SB"/>
                <w:color w:val="000000" w:themeColor="text1"/>
              </w:rPr>
            </w:pPr>
          </w:p>
        </w:tc>
        <w:tc>
          <w:tcPr>
            <w:tcW w:w="1456" w:type="dxa"/>
            <w:tcBorders>
              <w:top w:val="nil"/>
              <w:bottom w:val="single" w:sz="12" w:space="0" w:color="auto"/>
            </w:tcBorders>
            <w:vAlign w:val="center"/>
          </w:tcPr>
          <w:p w14:paraId="7B8390F8" w14:textId="77777777" w:rsidR="00733B3F" w:rsidRPr="002F2105" w:rsidRDefault="00733B3F" w:rsidP="002F2274">
            <w:pPr>
              <w:jc w:val="both"/>
              <w:rPr>
                <w:rFonts w:eastAsia="DFKai-SB"/>
                <w:color w:val="000000" w:themeColor="text1"/>
              </w:rPr>
            </w:pPr>
          </w:p>
        </w:tc>
        <w:tc>
          <w:tcPr>
            <w:tcW w:w="1457" w:type="dxa"/>
            <w:tcBorders>
              <w:bottom w:val="single" w:sz="12" w:space="0" w:color="auto"/>
            </w:tcBorders>
            <w:vAlign w:val="center"/>
          </w:tcPr>
          <w:p w14:paraId="015D80E5" w14:textId="77777777" w:rsidR="00733B3F" w:rsidRPr="002F2105" w:rsidRDefault="00733B3F" w:rsidP="002F2274">
            <w:pPr>
              <w:jc w:val="both"/>
              <w:rPr>
                <w:rFonts w:eastAsia="DFKai-SB"/>
                <w:color w:val="000000" w:themeColor="text1"/>
              </w:rPr>
            </w:pPr>
          </w:p>
        </w:tc>
      </w:tr>
    </w:tbl>
    <w:p w14:paraId="0E6EF4CD" w14:textId="77777777" w:rsidR="00733B3F" w:rsidRPr="002F2105" w:rsidRDefault="00733B3F" w:rsidP="00733B3F">
      <w:pPr>
        <w:jc w:val="center"/>
        <w:rPr>
          <w:rFonts w:eastAsia="DFKai-SB"/>
          <w:color w:val="000000" w:themeColor="text1"/>
        </w:rPr>
      </w:pPr>
    </w:p>
    <w:p w14:paraId="51B2065B"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sz w:val="20"/>
          <w:szCs w:val="20"/>
        </w:rPr>
      </w:pPr>
      <w:r w:rsidRPr="002F2105">
        <w:rPr>
          <w:rFonts w:eastAsia="DFKai-SB" w:hint="eastAsia"/>
          <w:color w:val="000000" w:themeColor="text1"/>
          <w:u w:val="single"/>
        </w:rPr>
        <w:t>表</w:t>
      </w:r>
      <w:r w:rsidRPr="002F2105">
        <w:rPr>
          <w:rFonts w:eastAsia="DFKai-SB"/>
          <w:color w:val="000000" w:themeColor="text1"/>
          <w:u w:val="single"/>
        </w:rPr>
        <w:t>CM10</w:t>
      </w:r>
      <w:r w:rsidRPr="002F2105">
        <w:rPr>
          <w:rFonts w:eastAsia="DFKai-SB"/>
          <w:color w:val="000000" w:themeColor="text1"/>
        </w:rPr>
        <w:t xml:space="preserve">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35AABF81" w14:textId="77777777" w:rsidR="00733B3F" w:rsidRPr="002F2105" w:rsidRDefault="00733B3F" w:rsidP="00733B3F">
      <w:pPr>
        <w:rPr>
          <w:rFonts w:eastAsia="DFKai-SB"/>
          <w:b/>
          <w:bCs/>
          <w:color w:val="000000" w:themeColor="text1"/>
          <w:sz w:val="28"/>
        </w:rPr>
      </w:pPr>
      <w:r w:rsidRPr="002F2105">
        <w:rPr>
          <w:rFonts w:eastAsia="DFKai-SB" w:hint="eastAsia"/>
          <w:b/>
          <w:bCs/>
          <w:noProof/>
          <w:color w:val="000000" w:themeColor="text1"/>
          <w:sz w:val="28"/>
        </w:rPr>
        <w:lastRenderedPageBreak/>
        <w:t>十一、</w:t>
      </w:r>
      <w:r w:rsidRPr="002F2105">
        <w:rPr>
          <w:rFonts w:eastAsia="DFKai-SB" w:hint="eastAsia"/>
          <w:b/>
          <w:bCs/>
          <w:noProof/>
          <w:color w:val="000000" w:themeColor="text1"/>
          <w:sz w:val="28"/>
          <w:highlight w:val="green"/>
        </w:rPr>
        <w:t>國外差旅費</w:t>
      </w:r>
      <w:r w:rsidRPr="002F2105">
        <w:rPr>
          <w:rFonts w:eastAsia="DFKai-SB"/>
          <w:b/>
          <w:bCs/>
          <w:noProof/>
          <w:color w:val="000000" w:themeColor="text1"/>
          <w:sz w:val="28"/>
          <w:highlight w:val="green"/>
        </w:rPr>
        <w:t>-</w:t>
      </w:r>
      <w:r w:rsidRPr="002F2105">
        <w:rPr>
          <w:rFonts w:eastAsia="DFKai-SB" w:hint="eastAsia"/>
          <w:b/>
          <w:bCs/>
          <w:noProof/>
          <w:color w:val="000000" w:themeColor="text1"/>
          <w:sz w:val="28"/>
          <w:highlight w:val="green"/>
        </w:rPr>
        <w:t>執行國際合作與移地研究：</w:t>
      </w:r>
      <w:r w:rsidR="006F13AE" w:rsidRPr="002F2105">
        <w:rPr>
          <w:rFonts w:eastAsia="DFKai-SB" w:hint="eastAsia"/>
          <w:b/>
          <w:bCs/>
          <w:color w:val="000000" w:themeColor="text1"/>
          <w:sz w:val="28"/>
          <w:szCs w:val="28"/>
          <w:shd w:val="clear" w:color="auto" w:fill="FFFF00"/>
        </w:rPr>
        <w:t>總計畫與各子計畫提供</w:t>
      </w:r>
    </w:p>
    <w:p w14:paraId="728187A9" w14:textId="77777777" w:rsidR="00733B3F" w:rsidRPr="002F2105" w:rsidRDefault="00733B3F" w:rsidP="009D7779">
      <w:pPr>
        <w:numPr>
          <w:ilvl w:val="0"/>
          <w:numId w:val="17"/>
        </w:numPr>
        <w:spacing w:line="320" w:lineRule="exact"/>
        <w:jc w:val="both"/>
        <w:rPr>
          <w:rFonts w:eastAsia="DFKai-SB"/>
          <w:color w:val="000000" w:themeColor="text1"/>
        </w:rPr>
      </w:pPr>
      <w:r w:rsidRPr="002F2105">
        <w:rPr>
          <w:rFonts w:eastAsia="DFKai-SB" w:hint="eastAsia"/>
          <w:color w:val="000000" w:themeColor="text1"/>
        </w:rPr>
        <w:t>計畫主持人及參與研究計畫之相關人員因計畫需要必須與國外合作研究、從事</w:t>
      </w:r>
      <w:r w:rsidRPr="002F2105">
        <w:rPr>
          <w:rFonts w:eastAsia="DFKai-SB" w:hint="eastAsia"/>
          <w:bCs/>
          <w:color w:val="000000" w:themeColor="text1"/>
        </w:rPr>
        <w:t>實驗、田野調查、</w:t>
      </w:r>
      <w:r w:rsidRPr="002F2105">
        <w:rPr>
          <w:rFonts w:eastAsia="DFKai-SB" w:hint="eastAsia"/>
          <w:color w:val="000000" w:themeColor="text1"/>
        </w:rPr>
        <w:t>採集樣本或使用國外研究設施等移地研究得申請本項經費</w:t>
      </w:r>
      <w:r w:rsidRPr="002F2105">
        <w:rPr>
          <w:rFonts w:eastAsia="DFKai-SB"/>
          <w:color w:val="000000" w:themeColor="text1"/>
        </w:rPr>
        <w:t>。</w:t>
      </w:r>
    </w:p>
    <w:p w14:paraId="6E3E4964" w14:textId="77777777" w:rsidR="00733B3F" w:rsidRPr="002F2105" w:rsidRDefault="00733B3F" w:rsidP="009D7779">
      <w:pPr>
        <w:numPr>
          <w:ilvl w:val="0"/>
          <w:numId w:val="17"/>
        </w:numPr>
        <w:spacing w:line="320" w:lineRule="exact"/>
        <w:jc w:val="both"/>
        <w:rPr>
          <w:rFonts w:eastAsia="DFKai-SB"/>
          <w:color w:val="000000" w:themeColor="text1"/>
        </w:rPr>
      </w:pPr>
      <w:r w:rsidRPr="002F2105">
        <w:rPr>
          <w:rFonts w:eastAsia="DFKai-SB"/>
          <w:color w:val="000000" w:themeColor="text1"/>
        </w:rPr>
        <w:t>請詳述預定各出國人員之出國行程、預估經費、天數及地點。</w:t>
      </w:r>
      <w:r w:rsidRPr="002F2105">
        <w:rPr>
          <w:rFonts w:eastAsia="DFKai-SB"/>
          <w:color w:val="000000" w:themeColor="text1"/>
          <w:szCs w:val="13"/>
        </w:rPr>
        <w:t>部份「雙邊協議專案型國際合作計畫」經雙方協議議定由共同合作之國外計畫下負擔</w:t>
      </w:r>
      <w:r w:rsidRPr="002F2105">
        <w:rPr>
          <w:rFonts w:eastAsia="DFKai-SB" w:hint="eastAsia"/>
          <w:color w:val="000000" w:themeColor="text1"/>
          <w:szCs w:val="13"/>
        </w:rPr>
        <w:t>我方</w:t>
      </w:r>
      <w:r w:rsidRPr="002F2105">
        <w:rPr>
          <w:rFonts w:eastAsia="DFKai-SB"/>
          <w:color w:val="000000" w:themeColor="text1"/>
          <w:szCs w:val="13"/>
        </w:rPr>
        <w:t>研究人員</w:t>
      </w:r>
      <w:r w:rsidRPr="002F2105">
        <w:rPr>
          <w:rFonts w:eastAsia="DFKai-SB" w:hint="eastAsia"/>
          <w:color w:val="000000" w:themeColor="text1"/>
          <w:szCs w:val="13"/>
        </w:rPr>
        <w:t>到訪</w:t>
      </w:r>
      <w:r w:rsidRPr="002F2105">
        <w:rPr>
          <w:rFonts w:eastAsia="DFKai-SB"/>
          <w:color w:val="000000" w:themeColor="text1"/>
          <w:szCs w:val="13"/>
        </w:rPr>
        <w:t>之生活費者，不得於本表重覆編列。</w:t>
      </w:r>
    </w:p>
    <w:p w14:paraId="669269DA" w14:textId="77777777" w:rsidR="00733B3F" w:rsidRPr="002F2105" w:rsidRDefault="00733B3F" w:rsidP="009D7779">
      <w:pPr>
        <w:numPr>
          <w:ilvl w:val="0"/>
          <w:numId w:val="17"/>
        </w:numPr>
        <w:spacing w:line="320" w:lineRule="exact"/>
        <w:jc w:val="both"/>
        <w:rPr>
          <w:rFonts w:eastAsia="DFKai-SB"/>
          <w:color w:val="000000" w:themeColor="text1"/>
        </w:rPr>
      </w:pPr>
      <w:r w:rsidRPr="002F2105">
        <w:rPr>
          <w:rFonts w:eastAsia="DFKai-SB"/>
          <w:color w:val="000000" w:themeColor="text1"/>
          <w:spacing w:val="20"/>
        </w:rPr>
        <w:t>生活費、機票費及其他費用之標準，請依照行政院頒布之「中央各機關（含事業機構）派赴國外進修、研究、實習人員補助項目及數額表」規定</w:t>
      </w:r>
      <w:r w:rsidRPr="002F2105">
        <w:rPr>
          <w:rFonts w:eastAsia="DFKai-SB"/>
          <w:color w:val="000000" w:themeColor="text1"/>
        </w:rPr>
        <w:t>填列</w:t>
      </w:r>
      <w:r w:rsidRPr="002F2105">
        <w:rPr>
          <w:rFonts w:eastAsia="DFKai-SB"/>
          <w:color w:val="000000" w:themeColor="text1"/>
          <w:spacing w:val="26"/>
        </w:rPr>
        <w:t>（網址</w:t>
      </w:r>
      <w:r w:rsidRPr="002F2105">
        <w:rPr>
          <w:color w:val="000000" w:themeColor="text1"/>
        </w:rPr>
        <w:fldChar w:fldCharType="begin"/>
      </w:r>
      <w:r w:rsidRPr="002F2105">
        <w:rPr>
          <w:rFonts w:eastAsia="DFKai-SB"/>
          <w:color w:val="000000" w:themeColor="text1"/>
        </w:rPr>
        <w:instrText>HYPERLINK "http://law.dgbas.gov.tw/LawContent.aspx?id=FL020312"</w:instrText>
      </w:r>
      <w:r w:rsidRPr="002F2105">
        <w:rPr>
          <w:color w:val="000000" w:themeColor="text1"/>
        </w:rPr>
      </w:r>
      <w:r w:rsidRPr="002F2105">
        <w:rPr>
          <w:color w:val="000000" w:themeColor="text1"/>
        </w:rPr>
        <w:fldChar w:fldCharType="separate"/>
      </w:r>
      <w:r w:rsidRPr="002F2105">
        <w:rPr>
          <w:rStyle w:val="Hyperlink"/>
          <w:rFonts w:eastAsia="DFKai-SB"/>
          <w:color w:val="000000" w:themeColor="text1"/>
          <w:spacing w:val="20"/>
        </w:rPr>
        <w:t>http://law.dgbas.gov.tw/LawContent.aspx?id=FL020312</w:t>
      </w:r>
      <w:r w:rsidRPr="002F2105">
        <w:rPr>
          <w:rStyle w:val="Hyperlink"/>
          <w:rFonts w:eastAsia="DFKai-SB"/>
          <w:color w:val="000000" w:themeColor="text1"/>
          <w:spacing w:val="20"/>
        </w:rPr>
        <w:fldChar w:fldCharType="end"/>
      </w:r>
      <w:r w:rsidRPr="002F2105">
        <w:rPr>
          <w:rFonts w:eastAsia="DFKai-SB"/>
          <w:color w:val="000000" w:themeColor="text1"/>
        </w:rPr>
        <w:t>）。</w:t>
      </w:r>
    </w:p>
    <w:p w14:paraId="19F3B906" w14:textId="77777777" w:rsidR="00733B3F" w:rsidRPr="002F2105" w:rsidRDefault="00733B3F" w:rsidP="009D7779">
      <w:pPr>
        <w:numPr>
          <w:ilvl w:val="0"/>
          <w:numId w:val="17"/>
        </w:numPr>
        <w:spacing w:line="320" w:lineRule="exact"/>
        <w:jc w:val="both"/>
        <w:rPr>
          <w:rFonts w:eastAsia="DFKai-SB"/>
          <w:color w:val="000000" w:themeColor="text1"/>
        </w:rPr>
      </w:pPr>
      <w:r w:rsidRPr="002F2105">
        <w:rPr>
          <w:rFonts w:eastAsia="DFKai-SB"/>
          <w:color w:val="000000" w:themeColor="text1"/>
        </w:rPr>
        <w:t>請將所列各項費用換算為新</w:t>
      </w:r>
      <w:r w:rsidRPr="002F2105">
        <w:rPr>
          <w:rFonts w:eastAsia="DFKai-SB" w:hint="eastAsia"/>
          <w:color w:val="000000" w:themeColor="text1"/>
        </w:rPr>
        <w:t>臺</w:t>
      </w:r>
      <w:r w:rsidRPr="002F2105">
        <w:rPr>
          <w:rFonts w:eastAsia="DFKai-SB"/>
          <w:color w:val="000000" w:themeColor="text1"/>
        </w:rPr>
        <w:t>幣，並註明估算匯率。</w:t>
      </w:r>
    </w:p>
    <w:p w14:paraId="360DD314" w14:textId="77777777" w:rsidR="00733B3F" w:rsidRPr="002F2105" w:rsidRDefault="00733B3F" w:rsidP="009D7779">
      <w:pPr>
        <w:numPr>
          <w:ilvl w:val="0"/>
          <w:numId w:val="17"/>
        </w:numPr>
        <w:spacing w:line="320" w:lineRule="exact"/>
        <w:jc w:val="both"/>
        <w:rPr>
          <w:rFonts w:eastAsia="DFKai-SB"/>
          <w:color w:val="000000" w:themeColor="text1"/>
        </w:rPr>
      </w:pPr>
      <w:r w:rsidRPr="002F2105">
        <w:rPr>
          <w:rFonts w:eastAsia="DFKai-SB"/>
          <w:color w:val="000000" w:themeColor="text1"/>
        </w:rPr>
        <w:t>請分年列述。</w:t>
      </w:r>
    </w:p>
    <w:p w14:paraId="4B676D13"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59D03E54"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24F400D9"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3FD140A0"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59A91204"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4624FFC4"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1474D3A7"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60E87227"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50701CC1"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780C091A"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00C6275B"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4CE079BE"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5AAB43E4"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77586D46"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16650267"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3C19F984"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4B861D76"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73250FE8"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6FE02187"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047327C4"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50C93716"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52531943"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58FD0A1D"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7E79CE27"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21E6A348"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2812D767"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75DE4083"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6A5DE756" w14:textId="77777777" w:rsidR="00733B3F" w:rsidRPr="002F2105" w:rsidRDefault="00733B3F" w:rsidP="00733B3F">
      <w:pPr>
        <w:spacing w:line="240" w:lineRule="atLeast"/>
        <w:ind w:leftChars="-5" w:left="698" w:rightChars="112" w:right="269" w:hangingChars="296" w:hanging="710"/>
        <w:jc w:val="both"/>
        <w:rPr>
          <w:rFonts w:eastAsia="DFKai-SB"/>
          <w:color w:val="000000" w:themeColor="text1"/>
        </w:rPr>
      </w:pPr>
    </w:p>
    <w:p w14:paraId="2F80B0ED"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sz w:val="20"/>
          <w:szCs w:val="20"/>
        </w:rPr>
      </w:pPr>
      <w:r w:rsidRPr="002F2105">
        <w:rPr>
          <w:rFonts w:eastAsia="DFKai-SB" w:hint="eastAsia"/>
          <w:color w:val="000000" w:themeColor="text1"/>
          <w:u w:val="single"/>
        </w:rPr>
        <w:t>表</w:t>
      </w:r>
      <w:r w:rsidRPr="002F2105">
        <w:rPr>
          <w:rFonts w:eastAsia="DFKai-SB"/>
          <w:color w:val="000000" w:themeColor="text1"/>
          <w:u w:val="single"/>
        </w:rPr>
        <w:t>CM11</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7710300A" w14:textId="77777777" w:rsidR="00733B3F" w:rsidRPr="002F2105" w:rsidRDefault="00B17925" w:rsidP="00733B3F">
      <w:pPr>
        <w:rPr>
          <w:rFonts w:eastAsia="DFKai-SB"/>
          <w:b/>
          <w:bCs/>
          <w:color w:val="000000" w:themeColor="text1"/>
          <w:sz w:val="28"/>
        </w:rPr>
      </w:pPr>
      <w:r w:rsidRPr="002F2105">
        <w:rPr>
          <w:rFonts w:eastAsia="DFKai-SB"/>
          <w:b/>
          <w:bCs/>
          <w:noProof/>
          <w:color w:val="000000" w:themeColor="text1"/>
          <w:sz w:val="28"/>
        </w:rPr>
        <w:br w:type="page"/>
      </w:r>
      <w:r w:rsidR="00733B3F" w:rsidRPr="002F2105">
        <w:rPr>
          <w:rFonts w:eastAsia="DFKai-SB" w:hint="eastAsia"/>
          <w:b/>
          <w:bCs/>
          <w:noProof/>
          <w:color w:val="000000" w:themeColor="text1"/>
          <w:sz w:val="28"/>
        </w:rPr>
        <w:lastRenderedPageBreak/>
        <w:t>十二、</w:t>
      </w:r>
      <w:r w:rsidR="00733B3F" w:rsidRPr="002F2105">
        <w:rPr>
          <w:rFonts w:eastAsia="DFKai-SB" w:hint="eastAsia"/>
          <w:b/>
          <w:bCs/>
          <w:noProof/>
          <w:color w:val="000000" w:themeColor="text1"/>
          <w:sz w:val="28"/>
          <w:highlight w:val="green"/>
        </w:rPr>
        <w:t>國外差旅費</w:t>
      </w:r>
      <w:r w:rsidR="00733B3F" w:rsidRPr="002F2105">
        <w:rPr>
          <w:rFonts w:eastAsia="DFKai-SB"/>
          <w:b/>
          <w:bCs/>
          <w:noProof/>
          <w:color w:val="000000" w:themeColor="text1"/>
          <w:sz w:val="28"/>
          <w:highlight w:val="green"/>
        </w:rPr>
        <w:t>-</w:t>
      </w:r>
      <w:r w:rsidR="00733B3F" w:rsidRPr="002F2105">
        <w:rPr>
          <w:rFonts w:eastAsia="DFKai-SB" w:hint="eastAsia"/>
          <w:b/>
          <w:bCs/>
          <w:noProof/>
          <w:color w:val="000000" w:themeColor="text1"/>
          <w:sz w:val="28"/>
          <w:highlight w:val="green"/>
        </w:rPr>
        <w:t>出席國際學術會議：</w:t>
      </w:r>
      <w:r w:rsidR="006F13AE" w:rsidRPr="002F2105">
        <w:rPr>
          <w:rFonts w:eastAsia="DFKai-SB"/>
          <w:b/>
          <w:bCs/>
          <w:noProof/>
          <w:color w:val="000000" w:themeColor="text1"/>
          <w:sz w:val="28"/>
        </w:rPr>
        <w:t xml:space="preserve"> </w:t>
      </w:r>
      <w:r w:rsidR="006F13AE" w:rsidRPr="002F2105">
        <w:rPr>
          <w:rFonts w:eastAsia="DFKai-SB" w:hint="eastAsia"/>
          <w:b/>
          <w:bCs/>
          <w:color w:val="000000" w:themeColor="text1"/>
          <w:sz w:val="28"/>
          <w:szCs w:val="28"/>
          <w:shd w:val="clear" w:color="auto" w:fill="FFFF00"/>
        </w:rPr>
        <w:t>總計畫與各子計畫提供</w:t>
      </w:r>
    </w:p>
    <w:p w14:paraId="430FD576" w14:textId="77777777" w:rsidR="00733B3F" w:rsidRPr="002F2105" w:rsidRDefault="00733B3F" w:rsidP="009D7779">
      <w:pPr>
        <w:numPr>
          <w:ilvl w:val="0"/>
          <w:numId w:val="11"/>
        </w:numPr>
        <w:spacing w:line="320" w:lineRule="exact"/>
        <w:jc w:val="both"/>
        <w:rPr>
          <w:rFonts w:eastAsia="DFKai-SB"/>
          <w:color w:val="000000" w:themeColor="text1"/>
        </w:rPr>
      </w:pPr>
      <w:r w:rsidRPr="002F2105">
        <w:rPr>
          <w:rFonts w:eastAsia="DFKai-SB" w:hint="eastAsia"/>
          <w:color w:val="000000" w:themeColor="text1"/>
        </w:rPr>
        <w:t>計畫主持人及參與研究計畫之相關人員</w:t>
      </w:r>
      <w:r w:rsidRPr="002F2105">
        <w:rPr>
          <w:rFonts w:eastAsia="DFKai-SB" w:hint="eastAsia"/>
          <w:color w:val="000000" w:themeColor="text1"/>
          <w:spacing w:val="-4"/>
        </w:rPr>
        <w:t>參加國際學術會議</w:t>
      </w:r>
      <w:r w:rsidRPr="002F2105">
        <w:rPr>
          <w:rFonts w:eastAsia="DFKai-SB"/>
          <w:color w:val="000000" w:themeColor="text1"/>
        </w:rPr>
        <w:t>得申請本項經費。</w:t>
      </w:r>
    </w:p>
    <w:p w14:paraId="517CE403" w14:textId="77777777" w:rsidR="00733B3F" w:rsidRPr="002F2105" w:rsidRDefault="00733B3F" w:rsidP="009D7779">
      <w:pPr>
        <w:numPr>
          <w:ilvl w:val="0"/>
          <w:numId w:val="11"/>
        </w:numPr>
        <w:spacing w:line="320" w:lineRule="exact"/>
        <w:jc w:val="both"/>
        <w:rPr>
          <w:rFonts w:eastAsia="DFKai-SB"/>
          <w:color w:val="000000" w:themeColor="text1"/>
        </w:rPr>
      </w:pPr>
      <w:r w:rsidRPr="002F2105">
        <w:rPr>
          <w:rFonts w:eastAsia="DFKai-SB"/>
          <w:color w:val="000000" w:themeColor="text1"/>
        </w:rPr>
        <w:t>請詳述預定參加國際學術會議之性質、預估經費、天數及地點。</w:t>
      </w:r>
    </w:p>
    <w:p w14:paraId="3F442041" w14:textId="77777777" w:rsidR="00733B3F" w:rsidRPr="002F2105" w:rsidRDefault="00733B3F" w:rsidP="009D7779">
      <w:pPr>
        <w:numPr>
          <w:ilvl w:val="0"/>
          <w:numId w:val="11"/>
        </w:numPr>
        <w:spacing w:line="320" w:lineRule="exact"/>
        <w:rPr>
          <w:rFonts w:eastAsia="DFKai-SB"/>
          <w:color w:val="000000" w:themeColor="text1"/>
        </w:rPr>
      </w:pPr>
      <w:r w:rsidRPr="002F2105">
        <w:rPr>
          <w:rFonts w:eastAsia="DFKai-SB"/>
          <w:color w:val="000000" w:themeColor="text1"/>
          <w:kern w:val="0"/>
          <w:lang w:val="zh-TW"/>
        </w:rPr>
        <w:t>機票費、生活費及其他費用之標準</w:t>
      </w:r>
      <w:r w:rsidRPr="002F2105">
        <w:rPr>
          <w:rFonts w:eastAsia="DFKai-SB"/>
          <w:color w:val="000000" w:themeColor="text1"/>
          <w:kern w:val="0"/>
        </w:rPr>
        <w:t>，</w:t>
      </w:r>
      <w:r w:rsidRPr="002F2105">
        <w:rPr>
          <w:rFonts w:eastAsia="DFKai-SB"/>
          <w:color w:val="000000" w:themeColor="text1"/>
          <w:kern w:val="0"/>
          <w:lang w:val="zh-TW"/>
        </w:rPr>
        <w:t>請依照行政院頒布之「國外出差旅費報支要點」規定填列</w:t>
      </w:r>
      <w:r w:rsidRPr="002F2105">
        <w:rPr>
          <w:rFonts w:eastAsia="DFKai-SB"/>
          <w:color w:val="000000" w:themeColor="text1"/>
          <w:spacing w:val="26"/>
        </w:rPr>
        <w:t>（網址</w:t>
      </w:r>
      <w:r w:rsidRPr="002F2105">
        <w:rPr>
          <w:color w:val="000000" w:themeColor="text1"/>
        </w:rPr>
        <w:fldChar w:fldCharType="begin"/>
      </w:r>
      <w:r w:rsidRPr="002F2105">
        <w:rPr>
          <w:rFonts w:eastAsia="DFKai-SB"/>
          <w:color w:val="000000" w:themeColor="text1"/>
        </w:rPr>
        <w:instrText>HYPERLINK "https://law.dgbas.gov.tw/LawContent.aspx?id=FL017584"</w:instrText>
      </w:r>
      <w:r w:rsidRPr="002F2105">
        <w:rPr>
          <w:color w:val="000000" w:themeColor="text1"/>
        </w:rPr>
      </w:r>
      <w:r w:rsidRPr="002F2105">
        <w:rPr>
          <w:color w:val="000000" w:themeColor="text1"/>
        </w:rPr>
        <w:fldChar w:fldCharType="separate"/>
      </w:r>
      <w:r w:rsidRPr="002F2105">
        <w:rPr>
          <w:rStyle w:val="Hyperlink"/>
          <w:rFonts w:eastAsia="DFKai-SB"/>
          <w:color w:val="000000" w:themeColor="text1"/>
          <w:spacing w:val="-10"/>
        </w:rPr>
        <w:t>https://law.dgbas.gov.tw/LawContent.aspx?id=FL017584</w:t>
      </w:r>
      <w:r w:rsidRPr="002F2105">
        <w:rPr>
          <w:rStyle w:val="Hyperlink"/>
          <w:rFonts w:eastAsia="DFKai-SB"/>
          <w:color w:val="000000" w:themeColor="text1"/>
          <w:spacing w:val="-10"/>
        </w:rPr>
        <w:fldChar w:fldCharType="end"/>
      </w:r>
      <w:r w:rsidRPr="002F2105">
        <w:rPr>
          <w:rFonts w:eastAsia="DFKai-SB"/>
          <w:color w:val="000000" w:themeColor="text1"/>
        </w:rPr>
        <w:t>）</w:t>
      </w:r>
      <w:r w:rsidRPr="002F2105">
        <w:rPr>
          <w:rFonts w:eastAsia="DFKai-SB" w:hint="eastAsia"/>
          <w:color w:val="000000" w:themeColor="text1"/>
        </w:rPr>
        <w:t>。</w:t>
      </w:r>
    </w:p>
    <w:p w14:paraId="33963D4C" w14:textId="77777777" w:rsidR="00733B3F" w:rsidRPr="002F2105" w:rsidRDefault="00733B3F" w:rsidP="009D7779">
      <w:pPr>
        <w:numPr>
          <w:ilvl w:val="0"/>
          <w:numId w:val="11"/>
        </w:numPr>
        <w:spacing w:line="320" w:lineRule="exact"/>
        <w:jc w:val="both"/>
        <w:rPr>
          <w:rFonts w:eastAsia="DFKai-SB"/>
          <w:color w:val="000000" w:themeColor="text1"/>
        </w:rPr>
      </w:pPr>
      <w:r w:rsidRPr="002F2105">
        <w:rPr>
          <w:rFonts w:eastAsia="DFKai-SB"/>
          <w:color w:val="000000" w:themeColor="text1"/>
        </w:rPr>
        <w:t>請詳述</w:t>
      </w:r>
      <w:r w:rsidRPr="002F2105">
        <w:rPr>
          <w:rFonts w:eastAsia="DFKai-SB" w:hint="eastAsia"/>
          <w:color w:val="000000" w:themeColor="text1"/>
        </w:rPr>
        <w:t>計畫主持</w:t>
      </w:r>
      <w:r w:rsidRPr="002F2105">
        <w:rPr>
          <w:rFonts w:eastAsia="DFKai-SB"/>
          <w:color w:val="000000" w:themeColor="text1"/>
        </w:rPr>
        <w:t>人近三年參加國外舉辦之國際學術會議論文之發表情形。（包括會議名稱、時間、地點、發表之論文題目、補助機構，及後續收錄於期刊或專書之名稱、卷號、頁數、出版日期）</w:t>
      </w:r>
    </w:p>
    <w:p w14:paraId="25BA64BA" w14:textId="77777777" w:rsidR="00733B3F" w:rsidRPr="002F2105" w:rsidRDefault="00733B3F" w:rsidP="009D7779">
      <w:pPr>
        <w:numPr>
          <w:ilvl w:val="0"/>
          <w:numId w:val="11"/>
        </w:numPr>
        <w:spacing w:line="320" w:lineRule="exact"/>
        <w:jc w:val="both"/>
        <w:rPr>
          <w:rFonts w:eastAsia="DFKai-SB"/>
          <w:color w:val="000000" w:themeColor="text1"/>
        </w:rPr>
      </w:pPr>
      <w:r w:rsidRPr="002F2105">
        <w:rPr>
          <w:rFonts w:eastAsia="DFKai-SB"/>
          <w:color w:val="000000" w:themeColor="text1"/>
        </w:rPr>
        <w:t>請分年列述。</w:t>
      </w:r>
    </w:p>
    <w:p w14:paraId="7AB6FE6C" w14:textId="77777777" w:rsidR="00733B3F" w:rsidRPr="002F2105" w:rsidRDefault="00733B3F" w:rsidP="00733B3F">
      <w:pPr>
        <w:spacing w:line="320" w:lineRule="exact"/>
        <w:ind w:leftChars="50" w:left="120"/>
        <w:rPr>
          <w:rFonts w:eastAsia="DFKai-SB"/>
          <w:color w:val="000000" w:themeColor="text1"/>
        </w:rPr>
      </w:pPr>
    </w:p>
    <w:p w14:paraId="594B60AE" w14:textId="77777777" w:rsidR="00733B3F" w:rsidRPr="002F2105" w:rsidRDefault="00733B3F" w:rsidP="00733B3F">
      <w:pPr>
        <w:ind w:leftChars="50" w:left="120"/>
        <w:rPr>
          <w:rFonts w:eastAsia="DFKai-SB"/>
          <w:color w:val="000000" w:themeColor="text1"/>
        </w:rPr>
      </w:pPr>
    </w:p>
    <w:p w14:paraId="3BC8DF55" w14:textId="77777777" w:rsidR="00733B3F" w:rsidRPr="002F2105" w:rsidRDefault="00733B3F" w:rsidP="00733B3F">
      <w:pPr>
        <w:ind w:leftChars="50" w:left="120"/>
        <w:rPr>
          <w:rFonts w:eastAsia="DFKai-SB"/>
          <w:color w:val="000000" w:themeColor="text1"/>
        </w:rPr>
      </w:pPr>
    </w:p>
    <w:p w14:paraId="242C9DD7" w14:textId="77777777" w:rsidR="00733B3F" w:rsidRPr="002F2105" w:rsidRDefault="00733B3F" w:rsidP="00733B3F">
      <w:pPr>
        <w:ind w:leftChars="50" w:left="120"/>
        <w:rPr>
          <w:rFonts w:eastAsia="DFKai-SB"/>
          <w:color w:val="000000" w:themeColor="text1"/>
        </w:rPr>
      </w:pPr>
    </w:p>
    <w:p w14:paraId="5EB01267" w14:textId="77777777" w:rsidR="00733B3F" w:rsidRPr="002F2105" w:rsidRDefault="00733B3F" w:rsidP="00733B3F">
      <w:pPr>
        <w:ind w:leftChars="50" w:left="120"/>
        <w:rPr>
          <w:rFonts w:eastAsia="DFKai-SB"/>
          <w:color w:val="000000" w:themeColor="text1"/>
        </w:rPr>
      </w:pPr>
    </w:p>
    <w:p w14:paraId="23BED655" w14:textId="77777777" w:rsidR="00733B3F" w:rsidRPr="002F2105" w:rsidRDefault="00733B3F" w:rsidP="00733B3F">
      <w:pPr>
        <w:ind w:leftChars="50" w:left="120"/>
        <w:rPr>
          <w:rFonts w:eastAsia="DFKai-SB"/>
          <w:color w:val="000000" w:themeColor="text1"/>
        </w:rPr>
      </w:pPr>
    </w:p>
    <w:p w14:paraId="6B313758" w14:textId="77777777" w:rsidR="00733B3F" w:rsidRPr="002F2105" w:rsidRDefault="00733B3F" w:rsidP="00733B3F">
      <w:pPr>
        <w:ind w:leftChars="50" w:left="120"/>
        <w:rPr>
          <w:rFonts w:eastAsia="DFKai-SB"/>
          <w:color w:val="000000" w:themeColor="text1"/>
        </w:rPr>
      </w:pPr>
    </w:p>
    <w:p w14:paraId="5A251B36" w14:textId="77777777" w:rsidR="00733B3F" w:rsidRPr="002F2105" w:rsidRDefault="00733B3F" w:rsidP="00733B3F">
      <w:pPr>
        <w:ind w:leftChars="50" w:left="120"/>
        <w:rPr>
          <w:rFonts w:eastAsia="DFKai-SB"/>
          <w:color w:val="000000" w:themeColor="text1"/>
        </w:rPr>
      </w:pPr>
    </w:p>
    <w:p w14:paraId="5C91C45A" w14:textId="77777777" w:rsidR="00733B3F" w:rsidRPr="002F2105" w:rsidRDefault="00733B3F" w:rsidP="00733B3F">
      <w:pPr>
        <w:ind w:leftChars="50" w:left="120"/>
        <w:rPr>
          <w:rFonts w:eastAsia="DFKai-SB"/>
          <w:color w:val="000000" w:themeColor="text1"/>
        </w:rPr>
      </w:pPr>
    </w:p>
    <w:p w14:paraId="5F269373" w14:textId="77777777" w:rsidR="00733B3F" w:rsidRPr="002F2105" w:rsidRDefault="00733B3F" w:rsidP="00733B3F">
      <w:pPr>
        <w:ind w:leftChars="50" w:left="120"/>
        <w:rPr>
          <w:rFonts w:eastAsia="DFKai-SB"/>
          <w:color w:val="000000" w:themeColor="text1"/>
        </w:rPr>
      </w:pPr>
    </w:p>
    <w:p w14:paraId="65F38C0D" w14:textId="77777777" w:rsidR="00733B3F" w:rsidRPr="002F2105" w:rsidRDefault="00733B3F" w:rsidP="00733B3F">
      <w:pPr>
        <w:ind w:leftChars="50" w:left="120"/>
        <w:rPr>
          <w:rFonts w:eastAsia="DFKai-SB"/>
          <w:color w:val="000000" w:themeColor="text1"/>
        </w:rPr>
      </w:pPr>
    </w:p>
    <w:p w14:paraId="4B50B06E" w14:textId="77777777" w:rsidR="00733B3F" w:rsidRPr="002F2105" w:rsidRDefault="00733B3F" w:rsidP="00733B3F">
      <w:pPr>
        <w:ind w:leftChars="50" w:left="120"/>
        <w:rPr>
          <w:rFonts w:eastAsia="DFKai-SB"/>
          <w:color w:val="000000" w:themeColor="text1"/>
        </w:rPr>
      </w:pPr>
    </w:p>
    <w:p w14:paraId="718D4067" w14:textId="77777777" w:rsidR="00733B3F" w:rsidRPr="002F2105" w:rsidRDefault="00733B3F" w:rsidP="00733B3F">
      <w:pPr>
        <w:ind w:leftChars="50" w:left="120"/>
        <w:rPr>
          <w:rFonts w:eastAsia="DFKai-SB"/>
          <w:color w:val="000000" w:themeColor="text1"/>
        </w:rPr>
      </w:pPr>
    </w:p>
    <w:p w14:paraId="52ECA475" w14:textId="77777777" w:rsidR="00733B3F" w:rsidRPr="002F2105" w:rsidRDefault="00733B3F" w:rsidP="00733B3F">
      <w:pPr>
        <w:ind w:leftChars="50" w:left="120"/>
        <w:rPr>
          <w:rFonts w:eastAsia="DFKai-SB"/>
          <w:color w:val="000000" w:themeColor="text1"/>
        </w:rPr>
      </w:pPr>
    </w:p>
    <w:p w14:paraId="5B6DEBDA" w14:textId="77777777" w:rsidR="00733B3F" w:rsidRPr="002F2105" w:rsidRDefault="00733B3F" w:rsidP="00733B3F">
      <w:pPr>
        <w:ind w:leftChars="50" w:left="120"/>
        <w:rPr>
          <w:rFonts w:eastAsia="DFKai-SB"/>
          <w:color w:val="000000" w:themeColor="text1"/>
        </w:rPr>
      </w:pPr>
    </w:p>
    <w:p w14:paraId="22FDF1C0" w14:textId="77777777" w:rsidR="00733B3F" w:rsidRPr="002F2105" w:rsidRDefault="00733B3F" w:rsidP="00733B3F">
      <w:pPr>
        <w:ind w:leftChars="50" w:left="120"/>
        <w:rPr>
          <w:rFonts w:eastAsia="DFKai-SB"/>
          <w:color w:val="000000" w:themeColor="text1"/>
        </w:rPr>
      </w:pPr>
    </w:p>
    <w:p w14:paraId="03300747" w14:textId="77777777" w:rsidR="00733B3F" w:rsidRPr="002F2105" w:rsidRDefault="00733B3F" w:rsidP="00733B3F">
      <w:pPr>
        <w:ind w:leftChars="50" w:left="120"/>
        <w:rPr>
          <w:rFonts w:eastAsia="DFKai-SB"/>
          <w:color w:val="000000" w:themeColor="text1"/>
        </w:rPr>
      </w:pPr>
    </w:p>
    <w:p w14:paraId="6493EEEE" w14:textId="77777777" w:rsidR="00733B3F" w:rsidRPr="002F2105" w:rsidRDefault="00733B3F" w:rsidP="00733B3F">
      <w:pPr>
        <w:ind w:leftChars="50" w:left="120"/>
        <w:rPr>
          <w:rFonts w:eastAsia="DFKai-SB"/>
          <w:color w:val="000000" w:themeColor="text1"/>
        </w:rPr>
      </w:pPr>
    </w:p>
    <w:p w14:paraId="1A420CE3" w14:textId="77777777" w:rsidR="00733B3F" w:rsidRPr="002F2105" w:rsidRDefault="00733B3F" w:rsidP="00733B3F">
      <w:pPr>
        <w:ind w:leftChars="50" w:left="120"/>
        <w:rPr>
          <w:rFonts w:eastAsia="DFKai-SB"/>
          <w:color w:val="000000" w:themeColor="text1"/>
        </w:rPr>
      </w:pPr>
    </w:p>
    <w:p w14:paraId="72F52492" w14:textId="77777777" w:rsidR="00733B3F" w:rsidRPr="002F2105" w:rsidRDefault="00733B3F" w:rsidP="00733B3F">
      <w:pPr>
        <w:ind w:leftChars="50" w:left="120"/>
        <w:rPr>
          <w:rFonts w:eastAsia="DFKai-SB"/>
          <w:color w:val="000000" w:themeColor="text1"/>
        </w:rPr>
      </w:pPr>
    </w:p>
    <w:p w14:paraId="4188F983" w14:textId="77777777" w:rsidR="00733B3F" w:rsidRPr="002F2105" w:rsidRDefault="00733B3F" w:rsidP="00733B3F">
      <w:pPr>
        <w:ind w:leftChars="50" w:left="120"/>
        <w:rPr>
          <w:rFonts w:eastAsia="DFKai-SB"/>
          <w:color w:val="000000" w:themeColor="text1"/>
        </w:rPr>
      </w:pPr>
    </w:p>
    <w:p w14:paraId="3ED8F5D3" w14:textId="77777777" w:rsidR="00733B3F" w:rsidRPr="002F2105" w:rsidRDefault="00733B3F" w:rsidP="00733B3F">
      <w:pPr>
        <w:ind w:leftChars="50" w:left="120"/>
        <w:rPr>
          <w:rFonts w:eastAsia="DFKai-SB"/>
          <w:color w:val="000000" w:themeColor="text1"/>
        </w:rPr>
      </w:pPr>
    </w:p>
    <w:p w14:paraId="245B7453" w14:textId="77777777" w:rsidR="00733B3F" w:rsidRPr="002F2105" w:rsidRDefault="00733B3F" w:rsidP="00733B3F">
      <w:pPr>
        <w:ind w:leftChars="50" w:left="120"/>
        <w:rPr>
          <w:rFonts w:eastAsia="DFKai-SB"/>
          <w:color w:val="000000" w:themeColor="text1"/>
        </w:rPr>
      </w:pPr>
    </w:p>
    <w:p w14:paraId="638A515E" w14:textId="77777777" w:rsidR="00733B3F" w:rsidRPr="002F2105" w:rsidRDefault="00733B3F" w:rsidP="00733B3F">
      <w:pPr>
        <w:ind w:leftChars="50" w:left="120"/>
        <w:rPr>
          <w:rFonts w:eastAsia="DFKai-SB"/>
          <w:color w:val="000000" w:themeColor="text1"/>
        </w:rPr>
      </w:pPr>
    </w:p>
    <w:p w14:paraId="4C606C59" w14:textId="77777777" w:rsidR="00733B3F" w:rsidRPr="002F2105" w:rsidRDefault="00733B3F" w:rsidP="00733B3F">
      <w:pPr>
        <w:ind w:leftChars="50" w:left="120"/>
        <w:rPr>
          <w:rFonts w:eastAsia="DFKai-SB"/>
          <w:color w:val="000000" w:themeColor="text1"/>
        </w:rPr>
      </w:pPr>
    </w:p>
    <w:p w14:paraId="2A296D12" w14:textId="77777777" w:rsidR="00733B3F" w:rsidRPr="002F2105" w:rsidRDefault="00733B3F" w:rsidP="00733B3F">
      <w:pPr>
        <w:ind w:leftChars="50" w:left="120"/>
        <w:rPr>
          <w:rFonts w:eastAsia="DFKai-SB"/>
          <w:color w:val="000000" w:themeColor="text1"/>
        </w:rPr>
      </w:pPr>
    </w:p>
    <w:p w14:paraId="124A241B" w14:textId="77777777" w:rsidR="00733B3F" w:rsidRPr="002F2105" w:rsidRDefault="00733B3F" w:rsidP="00733B3F">
      <w:pPr>
        <w:ind w:leftChars="50" w:left="120"/>
        <w:rPr>
          <w:rFonts w:eastAsia="DFKai-SB"/>
          <w:color w:val="000000" w:themeColor="text1"/>
        </w:rPr>
      </w:pPr>
    </w:p>
    <w:p w14:paraId="4157EE1C" w14:textId="77777777" w:rsidR="00733B3F" w:rsidRPr="002F2105" w:rsidRDefault="00733B3F" w:rsidP="00733B3F">
      <w:pPr>
        <w:ind w:leftChars="50" w:left="120"/>
        <w:rPr>
          <w:rFonts w:eastAsia="DFKai-SB"/>
          <w:color w:val="000000" w:themeColor="text1"/>
        </w:rPr>
      </w:pPr>
    </w:p>
    <w:p w14:paraId="65567AE4" w14:textId="77777777" w:rsidR="00733B3F" w:rsidRPr="002F2105" w:rsidRDefault="00733B3F" w:rsidP="00733B3F">
      <w:pPr>
        <w:ind w:leftChars="50" w:left="120"/>
        <w:rPr>
          <w:rFonts w:eastAsia="DFKai-SB"/>
          <w:color w:val="000000" w:themeColor="text1"/>
        </w:rPr>
      </w:pPr>
    </w:p>
    <w:p w14:paraId="41B56B0C" w14:textId="77777777" w:rsidR="00733B3F" w:rsidRPr="002F2105" w:rsidRDefault="00733B3F" w:rsidP="00733B3F">
      <w:pPr>
        <w:ind w:leftChars="50" w:left="120"/>
        <w:rPr>
          <w:rFonts w:eastAsia="DFKai-SB"/>
          <w:color w:val="000000" w:themeColor="text1"/>
        </w:rPr>
      </w:pPr>
    </w:p>
    <w:p w14:paraId="67D88C9D"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sz w:val="20"/>
          <w:szCs w:val="20"/>
        </w:rPr>
      </w:pPr>
      <w:r w:rsidRPr="002F2105">
        <w:rPr>
          <w:rFonts w:eastAsia="DFKai-SB" w:hint="eastAsia"/>
          <w:color w:val="000000" w:themeColor="text1"/>
          <w:u w:val="single"/>
        </w:rPr>
        <w:t>表</w:t>
      </w:r>
      <w:r w:rsidRPr="002F2105">
        <w:rPr>
          <w:rFonts w:eastAsia="DFKai-SB"/>
          <w:color w:val="000000" w:themeColor="text1"/>
          <w:u w:val="single"/>
        </w:rPr>
        <w:t>CM12</w:t>
      </w:r>
      <w:r w:rsidRPr="002F2105">
        <w:rPr>
          <w:rFonts w:eastAsia="DFKai-SB"/>
          <w:color w:val="000000" w:themeColor="text1"/>
        </w:rPr>
        <w:t xml:space="preserve">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79975A65" w14:textId="77777777" w:rsidR="00733B3F" w:rsidRPr="002F2105" w:rsidRDefault="00733B3F" w:rsidP="00733B3F">
      <w:pPr>
        <w:rPr>
          <w:rFonts w:eastAsia="DFKai-SB"/>
          <w:b/>
          <w:bCs/>
          <w:noProof/>
          <w:color w:val="000000" w:themeColor="text1"/>
          <w:kern w:val="0"/>
          <w:sz w:val="28"/>
        </w:rPr>
      </w:pPr>
    </w:p>
    <w:p w14:paraId="3E73BC18" w14:textId="77777777" w:rsidR="00733B3F" w:rsidRPr="002F2105" w:rsidRDefault="00733B3F" w:rsidP="00733B3F">
      <w:pPr>
        <w:rPr>
          <w:rFonts w:eastAsia="DFKai-SB"/>
          <w:b/>
          <w:bCs/>
          <w:color w:val="000000" w:themeColor="text1"/>
          <w:sz w:val="28"/>
        </w:rPr>
      </w:pPr>
      <w:r w:rsidRPr="002F2105">
        <w:rPr>
          <w:rFonts w:eastAsia="DFKai-SB" w:hint="eastAsia"/>
          <w:b/>
          <w:bCs/>
          <w:noProof/>
          <w:color w:val="000000" w:themeColor="text1"/>
          <w:sz w:val="28"/>
        </w:rPr>
        <w:lastRenderedPageBreak/>
        <w:t>十二之一、</w:t>
      </w:r>
      <w:r w:rsidRPr="002F2105">
        <w:rPr>
          <w:rFonts w:eastAsia="DFKai-SB" w:hint="eastAsia"/>
          <w:b/>
          <w:bCs/>
          <w:noProof/>
          <w:color w:val="000000" w:themeColor="text1"/>
          <w:sz w:val="28"/>
          <w:highlight w:val="green"/>
        </w:rPr>
        <w:t>國外差旅費</w:t>
      </w:r>
      <w:r w:rsidRPr="002F2105">
        <w:rPr>
          <w:rFonts w:eastAsia="DFKai-SB"/>
          <w:b/>
          <w:bCs/>
          <w:noProof/>
          <w:color w:val="000000" w:themeColor="text1"/>
          <w:sz w:val="28"/>
          <w:highlight w:val="green"/>
        </w:rPr>
        <w:t>-</w:t>
      </w:r>
      <w:r w:rsidRPr="002F2105">
        <w:rPr>
          <w:rFonts w:eastAsia="DFKai-SB" w:hint="eastAsia"/>
          <w:b/>
          <w:bCs/>
          <w:noProof/>
          <w:color w:val="000000" w:themeColor="text1"/>
          <w:sz w:val="28"/>
          <w:highlight w:val="green"/>
        </w:rPr>
        <w:t>出國參訪及考察：</w:t>
      </w:r>
      <w:r w:rsidR="006F13AE" w:rsidRPr="002F2105">
        <w:rPr>
          <w:rFonts w:eastAsia="DFKai-SB"/>
          <w:b/>
          <w:bCs/>
          <w:noProof/>
          <w:color w:val="000000" w:themeColor="text1"/>
          <w:sz w:val="28"/>
        </w:rPr>
        <w:t xml:space="preserve"> </w:t>
      </w:r>
      <w:r w:rsidR="006F13AE" w:rsidRPr="002F2105">
        <w:rPr>
          <w:rFonts w:eastAsia="DFKai-SB" w:hint="eastAsia"/>
          <w:b/>
          <w:bCs/>
          <w:color w:val="000000" w:themeColor="text1"/>
          <w:sz w:val="28"/>
          <w:szCs w:val="28"/>
          <w:shd w:val="clear" w:color="auto" w:fill="FFFF00"/>
        </w:rPr>
        <w:t>總計畫與各子計畫提供</w:t>
      </w:r>
    </w:p>
    <w:p w14:paraId="7903B1AB" w14:textId="77777777" w:rsidR="00733B3F" w:rsidRPr="002F2105" w:rsidRDefault="00733B3F" w:rsidP="009D7779">
      <w:pPr>
        <w:numPr>
          <w:ilvl w:val="0"/>
          <w:numId w:val="20"/>
        </w:numPr>
        <w:tabs>
          <w:tab w:val="left" w:pos="5245"/>
        </w:tabs>
        <w:spacing w:line="320" w:lineRule="exact"/>
        <w:jc w:val="both"/>
        <w:rPr>
          <w:rFonts w:eastAsia="DFKai-SB"/>
          <w:color w:val="000000" w:themeColor="text1"/>
        </w:rPr>
      </w:pPr>
      <w:r w:rsidRPr="002F2105">
        <w:rPr>
          <w:rFonts w:eastAsia="DFKai-SB" w:hint="eastAsia"/>
          <w:color w:val="000000" w:themeColor="text1"/>
        </w:rPr>
        <w:t>計畫主持人及參與研究計畫之相關人員因執行本會規劃推動計畫需要出國參訪及考察得申請本項經費</w:t>
      </w:r>
      <w:r w:rsidRPr="002F2105">
        <w:rPr>
          <w:rFonts w:eastAsia="DFKai-SB"/>
          <w:color w:val="000000" w:themeColor="text1"/>
        </w:rPr>
        <w:t>。</w:t>
      </w:r>
    </w:p>
    <w:p w14:paraId="1DC3DBDE" w14:textId="77777777" w:rsidR="00733B3F" w:rsidRPr="002F2105" w:rsidRDefault="00733B3F" w:rsidP="009D7779">
      <w:pPr>
        <w:numPr>
          <w:ilvl w:val="0"/>
          <w:numId w:val="20"/>
        </w:numPr>
        <w:spacing w:line="320" w:lineRule="exact"/>
        <w:jc w:val="both"/>
        <w:rPr>
          <w:rFonts w:eastAsia="DFKai-SB"/>
          <w:color w:val="000000" w:themeColor="text1"/>
        </w:rPr>
      </w:pPr>
      <w:r w:rsidRPr="002F2105">
        <w:rPr>
          <w:rFonts w:eastAsia="DFKai-SB" w:hint="eastAsia"/>
          <w:color w:val="000000" w:themeColor="text1"/>
        </w:rPr>
        <w:t>請詳述預定各出國人員之出國行程、預估經費、天數及地點</w:t>
      </w:r>
      <w:r w:rsidRPr="002F2105">
        <w:rPr>
          <w:rFonts w:eastAsia="DFKai-SB"/>
          <w:color w:val="000000" w:themeColor="text1"/>
        </w:rPr>
        <w:t>。</w:t>
      </w:r>
    </w:p>
    <w:p w14:paraId="7DD6991B" w14:textId="77777777" w:rsidR="00733B3F" w:rsidRPr="002F2105" w:rsidRDefault="00733B3F" w:rsidP="009D7779">
      <w:pPr>
        <w:numPr>
          <w:ilvl w:val="0"/>
          <w:numId w:val="20"/>
        </w:numPr>
        <w:spacing w:line="320" w:lineRule="exact"/>
        <w:rPr>
          <w:rFonts w:eastAsia="DFKai-SB"/>
          <w:color w:val="000000" w:themeColor="text1"/>
        </w:rPr>
      </w:pPr>
      <w:r w:rsidRPr="002F2105">
        <w:rPr>
          <w:rFonts w:eastAsia="DFKai-SB"/>
          <w:color w:val="000000" w:themeColor="text1"/>
          <w:kern w:val="0"/>
          <w:lang w:val="zh-TW"/>
        </w:rPr>
        <w:t>機票費、生活費及其他費用之標準</w:t>
      </w:r>
      <w:r w:rsidRPr="002F2105">
        <w:rPr>
          <w:rFonts w:eastAsia="DFKai-SB"/>
          <w:color w:val="000000" w:themeColor="text1"/>
          <w:kern w:val="0"/>
        </w:rPr>
        <w:t>，</w:t>
      </w:r>
      <w:r w:rsidRPr="002F2105">
        <w:rPr>
          <w:rFonts w:eastAsia="DFKai-SB"/>
          <w:color w:val="000000" w:themeColor="text1"/>
          <w:kern w:val="0"/>
          <w:lang w:val="zh-TW"/>
        </w:rPr>
        <w:t>請依照行政院頒布之「國外出差旅費報支要點」規定填列</w:t>
      </w:r>
      <w:r w:rsidRPr="002F2105">
        <w:rPr>
          <w:rFonts w:eastAsia="DFKai-SB"/>
          <w:color w:val="000000" w:themeColor="text1"/>
          <w:spacing w:val="26"/>
        </w:rPr>
        <w:t>（網址</w:t>
      </w:r>
      <w:r w:rsidRPr="002F2105">
        <w:rPr>
          <w:color w:val="000000" w:themeColor="text1"/>
        </w:rPr>
        <w:fldChar w:fldCharType="begin"/>
      </w:r>
      <w:r w:rsidRPr="002F2105">
        <w:rPr>
          <w:rFonts w:eastAsia="DFKai-SB"/>
          <w:color w:val="000000" w:themeColor="text1"/>
        </w:rPr>
        <w:instrText>HYPERLINK "https://law.dgbas.gov.tw/LawContent.aspx?id=FL017584"</w:instrText>
      </w:r>
      <w:r w:rsidRPr="002F2105">
        <w:rPr>
          <w:color w:val="000000" w:themeColor="text1"/>
        </w:rPr>
      </w:r>
      <w:r w:rsidRPr="002F2105">
        <w:rPr>
          <w:color w:val="000000" w:themeColor="text1"/>
        </w:rPr>
        <w:fldChar w:fldCharType="separate"/>
      </w:r>
      <w:r w:rsidRPr="002F2105">
        <w:rPr>
          <w:rStyle w:val="Hyperlink"/>
          <w:rFonts w:eastAsia="DFKai-SB"/>
          <w:color w:val="000000" w:themeColor="text1"/>
          <w:spacing w:val="-10"/>
        </w:rPr>
        <w:t>https://law.dgbas.gov.tw/LawContent.aspx?id=FL017584</w:t>
      </w:r>
      <w:r w:rsidRPr="002F2105">
        <w:rPr>
          <w:rStyle w:val="Hyperlink"/>
          <w:rFonts w:eastAsia="DFKai-SB"/>
          <w:color w:val="000000" w:themeColor="text1"/>
          <w:spacing w:val="-10"/>
        </w:rPr>
        <w:fldChar w:fldCharType="end"/>
      </w:r>
      <w:r w:rsidRPr="002F2105">
        <w:rPr>
          <w:rFonts w:eastAsia="DFKai-SB"/>
          <w:color w:val="000000" w:themeColor="text1"/>
        </w:rPr>
        <w:t>）</w:t>
      </w:r>
      <w:r w:rsidRPr="002F2105">
        <w:rPr>
          <w:rFonts w:eastAsia="DFKai-SB" w:hint="eastAsia"/>
          <w:color w:val="000000" w:themeColor="text1"/>
        </w:rPr>
        <w:t>。</w:t>
      </w:r>
    </w:p>
    <w:p w14:paraId="2CBC8943" w14:textId="77777777" w:rsidR="00733B3F" w:rsidRPr="002F2105" w:rsidRDefault="00733B3F" w:rsidP="009D7779">
      <w:pPr>
        <w:numPr>
          <w:ilvl w:val="0"/>
          <w:numId w:val="20"/>
        </w:numPr>
        <w:spacing w:line="320" w:lineRule="exact"/>
        <w:jc w:val="both"/>
        <w:rPr>
          <w:rFonts w:eastAsia="DFKai-SB"/>
          <w:color w:val="000000" w:themeColor="text1"/>
        </w:rPr>
      </w:pPr>
      <w:r w:rsidRPr="002F2105">
        <w:rPr>
          <w:rFonts w:eastAsia="DFKai-SB"/>
          <w:color w:val="000000" w:themeColor="text1"/>
        </w:rPr>
        <w:t>請將所列各項費用換算為新</w:t>
      </w:r>
      <w:r w:rsidRPr="002F2105">
        <w:rPr>
          <w:rFonts w:eastAsia="DFKai-SB" w:hint="eastAsia"/>
          <w:color w:val="000000" w:themeColor="text1"/>
        </w:rPr>
        <w:t>臺</w:t>
      </w:r>
      <w:r w:rsidRPr="002F2105">
        <w:rPr>
          <w:rFonts w:eastAsia="DFKai-SB"/>
          <w:color w:val="000000" w:themeColor="text1"/>
        </w:rPr>
        <w:t>幣，並註明估算匯率</w:t>
      </w:r>
      <w:r w:rsidRPr="002F2105">
        <w:rPr>
          <w:rFonts w:eastAsia="DFKai-SB" w:hint="eastAsia"/>
          <w:color w:val="000000" w:themeColor="text1"/>
        </w:rPr>
        <w:t>。</w:t>
      </w:r>
    </w:p>
    <w:p w14:paraId="57EA8AE8" w14:textId="77777777" w:rsidR="00733B3F" w:rsidRPr="002F2105" w:rsidRDefault="00733B3F" w:rsidP="009D7779">
      <w:pPr>
        <w:numPr>
          <w:ilvl w:val="0"/>
          <w:numId w:val="20"/>
        </w:numPr>
        <w:spacing w:line="320" w:lineRule="exact"/>
        <w:jc w:val="both"/>
        <w:rPr>
          <w:rFonts w:eastAsia="DFKai-SB"/>
          <w:color w:val="000000" w:themeColor="text1"/>
        </w:rPr>
      </w:pPr>
      <w:r w:rsidRPr="002F2105">
        <w:rPr>
          <w:rFonts w:eastAsia="DFKai-SB"/>
          <w:color w:val="000000" w:themeColor="text1"/>
        </w:rPr>
        <w:t>請分年列述。</w:t>
      </w:r>
    </w:p>
    <w:p w14:paraId="5BDFCFA1" w14:textId="77777777" w:rsidR="00733B3F" w:rsidRPr="002F2105" w:rsidRDefault="00733B3F" w:rsidP="00733B3F">
      <w:pPr>
        <w:ind w:leftChars="50" w:left="120"/>
        <w:rPr>
          <w:rFonts w:eastAsia="DFKai-SB"/>
          <w:color w:val="000000" w:themeColor="text1"/>
        </w:rPr>
      </w:pPr>
    </w:p>
    <w:p w14:paraId="342D3C2A" w14:textId="77777777" w:rsidR="00733B3F" w:rsidRPr="002F2105" w:rsidRDefault="00733B3F" w:rsidP="00733B3F">
      <w:pPr>
        <w:rPr>
          <w:rFonts w:eastAsia="DFKai-SB"/>
          <w:b/>
          <w:bCs/>
          <w:noProof/>
          <w:color w:val="000000" w:themeColor="text1"/>
          <w:kern w:val="0"/>
          <w:sz w:val="28"/>
        </w:rPr>
      </w:pPr>
    </w:p>
    <w:p w14:paraId="4669E795" w14:textId="77777777" w:rsidR="00733B3F" w:rsidRPr="002F2105" w:rsidRDefault="00733B3F" w:rsidP="00733B3F">
      <w:pPr>
        <w:spacing w:line="320" w:lineRule="exact"/>
        <w:ind w:leftChars="50" w:left="120"/>
        <w:rPr>
          <w:rFonts w:eastAsia="DFKai-SB"/>
          <w:color w:val="000000" w:themeColor="text1"/>
        </w:rPr>
      </w:pPr>
    </w:p>
    <w:p w14:paraId="67E60E2D" w14:textId="77777777" w:rsidR="00733B3F" w:rsidRPr="002F2105" w:rsidRDefault="00733B3F" w:rsidP="00733B3F">
      <w:pPr>
        <w:ind w:leftChars="50" w:left="120"/>
        <w:rPr>
          <w:rFonts w:eastAsia="DFKai-SB"/>
          <w:color w:val="000000" w:themeColor="text1"/>
        </w:rPr>
      </w:pPr>
    </w:p>
    <w:p w14:paraId="7FBAC663" w14:textId="77777777" w:rsidR="00733B3F" w:rsidRPr="002F2105" w:rsidRDefault="00733B3F" w:rsidP="00733B3F">
      <w:pPr>
        <w:ind w:leftChars="50" w:left="120"/>
        <w:rPr>
          <w:rFonts w:eastAsia="DFKai-SB"/>
          <w:color w:val="000000" w:themeColor="text1"/>
        </w:rPr>
      </w:pPr>
    </w:p>
    <w:p w14:paraId="3B59AF56" w14:textId="77777777" w:rsidR="00733B3F" w:rsidRPr="002F2105" w:rsidRDefault="00733B3F" w:rsidP="00733B3F">
      <w:pPr>
        <w:ind w:leftChars="50" w:left="120"/>
        <w:rPr>
          <w:rFonts w:eastAsia="DFKai-SB"/>
          <w:color w:val="000000" w:themeColor="text1"/>
        </w:rPr>
      </w:pPr>
    </w:p>
    <w:p w14:paraId="7AA85B51" w14:textId="77777777" w:rsidR="00733B3F" w:rsidRPr="002F2105" w:rsidRDefault="00733B3F" w:rsidP="00733B3F">
      <w:pPr>
        <w:ind w:leftChars="50" w:left="120"/>
        <w:rPr>
          <w:rFonts w:eastAsia="DFKai-SB"/>
          <w:color w:val="000000" w:themeColor="text1"/>
        </w:rPr>
      </w:pPr>
    </w:p>
    <w:p w14:paraId="27C433E7" w14:textId="77777777" w:rsidR="00733B3F" w:rsidRPr="002F2105" w:rsidRDefault="00733B3F" w:rsidP="00733B3F">
      <w:pPr>
        <w:ind w:leftChars="50" w:left="120"/>
        <w:rPr>
          <w:rFonts w:eastAsia="DFKai-SB"/>
          <w:color w:val="000000" w:themeColor="text1"/>
        </w:rPr>
      </w:pPr>
    </w:p>
    <w:p w14:paraId="2D07F9F7" w14:textId="77777777" w:rsidR="00733B3F" w:rsidRPr="002F2105" w:rsidRDefault="00733B3F" w:rsidP="00733B3F">
      <w:pPr>
        <w:ind w:leftChars="50" w:left="120"/>
        <w:rPr>
          <w:rFonts w:eastAsia="DFKai-SB"/>
          <w:color w:val="000000" w:themeColor="text1"/>
        </w:rPr>
      </w:pPr>
    </w:p>
    <w:p w14:paraId="260D326D" w14:textId="77777777" w:rsidR="00733B3F" w:rsidRPr="002F2105" w:rsidRDefault="00733B3F" w:rsidP="00733B3F">
      <w:pPr>
        <w:ind w:leftChars="50" w:left="120"/>
        <w:rPr>
          <w:rFonts w:eastAsia="DFKai-SB"/>
          <w:color w:val="000000" w:themeColor="text1"/>
        </w:rPr>
      </w:pPr>
    </w:p>
    <w:p w14:paraId="63545431" w14:textId="77777777" w:rsidR="00733B3F" w:rsidRPr="002F2105" w:rsidRDefault="00733B3F" w:rsidP="00733B3F">
      <w:pPr>
        <w:ind w:leftChars="50" w:left="120"/>
        <w:rPr>
          <w:rFonts w:eastAsia="DFKai-SB"/>
          <w:color w:val="000000" w:themeColor="text1"/>
        </w:rPr>
      </w:pPr>
    </w:p>
    <w:p w14:paraId="352EB86A" w14:textId="77777777" w:rsidR="00733B3F" w:rsidRPr="002F2105" w:rsidRDefault="00733B3F" w:rsidP="00733B3F">
      <w:pPr>
        <w:ind w:leftChars="50" w:left="120"/>
        <w:rPr>
          <w:rFonts w:eastAsia="DFKai-SB"/>
          <w:color w:val="000000" w:themeColor="text1"/>
        </w:rPr>
      </w:pPr>
    </w:p>
    <w:p w14:paraId="5C658177" w14:textId="77777777" w:rsidR="00733B3F" w:rsidRPr="002F2105" w:rsidRDefault="00733B3F" w:rsidP="00733B3F">
      <w:pPr>
        <w:ind w:leftChars="50" w:left="120"/>
        <w:rPr>
          <w:rFonts w:eastAsia="DFKai-SB"/>
          <w:color w:val="000000" w:themeColor="text1"/>
        </w:rPr>
      </w:pPr>
    </w:p>
    <w:p w14:paraId="3D248C98" w14:textId="77777777" w:rsidR="00733B3F" w:rsidRPr="002F2105" w:rsidRDefault="00733B3F" w:rsidP="00733B3F">
      <w:pPr>
        <w:ind w:leftChars="50" w:left="120"/>
        <w:rPr>
          <w:rFonts w:eastAsia="DFKai-SB"/>
          <w:color w:val="000000" w:themeColor="text1"/>
        </w:rPr>
      </w:pPr>
    </w:p>
    <w:p w14:paraId="3E327F4E" w14:textId="77777777" w:rsidR="00733B3F" w:rsidRPr="002F2105" w:rsidRDefault="00733B3F" w:rsidP="00733B3F">
      <w:pPr>
        <w:ind w:leftChars="50" w:left="120"/>
        <w:rPr>
          <w:rFonts w:eastAsia="DFKai-SB"/>
          <w:color w:val="000000" w:themeColor="text1"/>
        </w:rPr>
      </w:pPr>
    </w:p>
    <w:p w14:paraId="324AB63E" w14:textId="77777777" w:rsidR="00733B3F" w:rsidRPr="002F2105" w:rsidRDefault="00733B3F" w:rsidP="00733B3F">
      <w:pPr>
        <w:ind w:leftChars="50" w:left="120"/>
        <w:rPr>
          <w:rFonts w:eastAsia="DFKai-SB"/>
          <w:color w:val="000000" w:themeColor="text1"/>
        </w:rPr>
      </w:pPr>
    </w:p>
    <w:p w14:paraId="773E395E" w14:textId="77777777" w:rsidR="00733B3F" w:rsidRPr="002F2105" w:rsidRDefault="00733B3F" w:rsidP="00733B3F">
      <w:pPr>
        <w:ind w:leftChars="50" w:left="120"/>
        <w:rPr>
          <w:rFonts w:eastAsia="DFKai-SB"/>
          <w:color w:val="000000" w:themeColor="text1"/>
        </w:rPr>
      </w:pPr>
    </w:p>
    <w:p w14:paraId="292BCAFA" w14:textId="77777777" w:rsidR="00733B3F" w:rsidRPr="002F2105" w:rsidRDefault="00733B3F" w:rsidP="00733B3F">
      <w:pPr>
        <w:ind w:leftChars="50" w:left="120"/>
        <w:rPr>
          <w:rFonts w:eastAsia="DFKai-SB"/>
          <w:color w:val="000000" w:themeColor="text1"/>
        </w:rPr>
      </w:pPr>
    </w:p>
    <w:p w14:paraId="1016AE2B" w14:textId="77777777" w:rsidR="00733B3F" w:rsidRPr="002F2105" w:rsidRDefault="00733B3F" w:rsidP="00733B3F">
      <w:pPr>
        <w:ind w:leftChars="50" w:left="120"/>
        <w:rPr>
          <w:rFonts w:eastAsia="DFKai-SB"/>
          <w:color w:val="000000" w:themeColor="text1"/>
        </w:rPr>
      </w:pPr>
    </w:p>
    <w:p w14:paraId="512456D3" w14:textId="77777777" w:rsidR="00733B3F" w:rsidRPr="002F2105" w:rsidRDefault="00733B3F" w:rsidP="00733B3F">
      <w:pPr>
        <w:ind w:leftChars="50" w:left="120"/>
        <w:rPr>
          <w:rFonts w:eastAsia="DFKai-SB"/>
          <w:color w:val="000000" w:themeColor="text1"/>
        </w:rPr>
      </w:pPr>
    </w:p>
    <w:p w14:paraId="7A23C71F" w14:textId="77777777" w:rsidR="00733B3F" w:rsidRPr="002F2105" w:rsidRDefault="00733B3F" w:rsidP="00733B3F">
      <w:pPr>
        <w:ind w:leftChars="50" w:left="120"/>
        <w:rPr>
          <w:rFonts w:eastAsia="DFKai-SB"/>
          <w:color w:val="000000" w:themeColor="text1"/>
        </w:rPr>
      </w:pPr>
    </w:p>
    <w:p w14:paraId="499AF4BC" w14:textId="77777777" w:rsidR="00733B3F" w:rsidRPr="002F2105" w:rsidRDefault="00733B3F" w:rsidP="00733B3F">
      <w:pPr>
        <w:ind w:leftChars="50" w:left="120"/>
        <w:rPr>
          <w:rFonts w:eastAsia="DFKai-SB"/>
          <w:color w:val="000000" w:themeColor="text1"/>
        </w:rPr>
      </w:pPr>
    </w:p>
    <w:p w14:paraId="58ABAF88" w14:textId="77777777" w:rsidR="007C0BBF" w:rsidRPr="002F2105" w:rsidRDefault="007C0BBF" w:rsidP="00733B3F">
      <w:pPr>
        <w:ind w:leftChars="50" w:left="120"/>
        <w:rPr>
          <w:rFonts w:eastAsia="DFKai-SB"/>
          <w:color w:val="000000" w:themeColor="text1"/>
        </w:rPr>
      </w:pPr>
    </w:p>
    <w:p w14:paraId="4D79C913" w14:textId="77777777" w:rsidR="007C0BBF" w:rsidRPr="002F2105" w:rsidRDefault="007C0BBF" w:rsidP="00733B3F">
      <w:pPr>
        <w:ind w:leftChars="50" w:left="120"/>
        <w:rPr>
          <w:rFonts w:eastAsia="DFKai-SB"/>
          <w:color w:val="000000" w:themeColor="text1"/>
        </w:rPr>
      </w:pPr>
    </w:p>
    <w:p w14:paraId="5423C17B" w14:textId="77777777" w:rsidR="00733B3F" w:rsidRPr="002F2105" w:rsidRDefault="00733B3F" w:rsidP="00733B3F">
      <w:pPr>
        <w:ind w:leftChars="50" w:left="120"/>
        <w:rPr>
          <w:rFonts w:eastAsia="DFKai-SB"/>
          <w:color w:val="000000" w:themeColor="text1"/>
        </w:rPr>
      </w:pPr>
    </w:p>
    <w:p w14:paraId="7AC274E1" w14:textId="77777777" w:rsidR="00733B3F" w:rsidRPr="002F2105" w:rsidRDefault="00733B3F" w:rsidP="00733B3F">
      <w:pPr>
        <w:ind w:leftChars="50" w:left="120"/>
        <w:rPr>
          <w:rFonts w:eastAsia="DFKai-SB"/>
          <w:color w:val="000000" w:themeColor="text1"/>
        </w:rPr>
      </w:pPr>
    </w:p>
    <w:p w14:paraId="110ADCD8" w14:textId="77777777" w:rsidR="00B17925" w:rsidRPr="002F2105" w:rsidRDefault="00B17925" w:rsidP="00733B3F">
      <w:pPr>
        <w:ind w:leftChars="50" w:left="120"/>
        <w:rPr>
          <w:rFonts w:eastAsia="DFKai-SB"/>
          <w:color w:val="000000" w:themeColor="text1"/>
        </w:rPr>
      </w:pPr>
    </w:p>
    <w:p w14:paraId="68C6FCBE" w14:textId="77777777" w:rsidR="00B17925" w:rsidRPr="002F2105" w:rsidRDefault="00B17925" w:rsidP="00733B3F">
      <w:pPr>
        <w:ind w:leftChars="50" w:left="120"/>
        <w:rPr>
          <w:rFonts w:eastAsia="DFKai-SB"/>
          <w:color w:val="000000" w:themeColor="text1"/>
        </w:rPr>
      </w:pPr>
    </w:p>
    <w:p w14:paraId="34DB00A8" w14:textId="77777777" w:rsidR="00733B3F" w:rsidRPr="002F2105" w:rsidRDefault="00733B3F" w:rsidP="00733B3F">
      <w:pPr>
        <w:ind w:leftChars="50" w:left="120"/>
        <w:rPr>
          <w:rFonts w:eastAsia="DFKai-SB"/>
          <w:color w:val="000000" w:themeColor="text1"/>
        </w:rPr>
      </w:pPr>
    </w:p>
    <w:p w14:paraId="50B4FBA1" w14:textId="77777777" w:rsidR="00733B3F" w:rsidRPr="002F2105" w:rsidRDefault="00733B3F" w:rsidP="00733B3F">
      <w:pPr>
        <w:ind w:leftChars="50" w:left="120"/>
        <w:rPr>
          <w:rFonts w:eastAsia="DFKai-SB"/>
          <w:color w:val="000000" w:themeColor="text1"/>
        </w:rPr>
      </w:pPr>
    </w:p>
    <w:p w14:paraId="4A263E15" w14:textId="77777777" w:rsidR="00733B3F" w:rsidRPr="002F2105" w:rsidRDefault="00733B3F" w:rsidP="00733B3F">
      <w:pPr>
        <w:ind w:leftChars="50" w:left="120"/>
        <w:rPr>
          <w:rFonts w:eastAsia="DFKai-SB"/>
          <w:color w:val="000000" w:themeColor="text1"/>
        </w:rPr>
      </w:pPr>
    </w:p>
    <w:p w14:paraId="3828895D" w14:textId="77777777" w:rsidR="00733B3F" w:rsidRPr="002F2105" w:rsidRDefault="00733B3F" w:rsidP="00733B3F">
      <w:pPr>
        <w:adjustRightInd w:val="0"/>
        <w:spacing w:line="400" w:lineRule="exact"/>
        <w:ind w:leftChars="-75" w:left="-178" w:rightChars="-67" w:right="-161" w:hanging="2"/>
        <w:jc w:val="center"/>
        <w:rPr>
          <w:rFonts w:eastAsia="DFKai-SB"/>
          <w:color w:val="000000" w:themeColor="text1"/>
          <w:sz w:val="28"/>
        </w:rPr>
        <w:sectPr w:rsidR="00733B3F" w:rsidRPr="002F2105" w:rsidSect="007C0BBF">
          <w:pgSz w:w="11906" w:h="16838"/>
          <w:pgMar w:top="680" w:right="680" w:bottom="680" w:left="680" w:header="567" w:footer="992" w:gutter="0"/>
          <w:cols w:space="425"/>
          <w:docGrid w:type="lines" w:linePitch="360"/>
        </w:sectPr>
      </w:pPr>
      <w:r w:rsidRPr="002F2105">
        <w:rPr>
          <w:rFonts w:eastAsia="DFKai-SB" w:hint="eastAsia"/>
          <w:color w:val="000000" w:themeColor="text1"/>
        </w:rPr>
        <w:t>表</w:t>
      </w:r>
      <w:r w:rsidRPr="002F2105">
        <w:rPr>
          <w:rFonts w:eastAsia="DFKai-SB"/>
          <w:color w:val="000000" w:themeColor="text1"/>
        </w:rPr>
        <w:t xml:space="preserve">CM12-1 </w:t>
      </w:r>
      <w:r w:rsidRPr="002F2105">
        <w:rPr>
          <w:rFonts w:eastAsia="DFKai-SB"/>
          <w:color w:val="000000" w:themeColor="text1"/>
          <w:sz w:val="20"/>
        </w:rPr>
        <w:t xml:space="preserve">                                                                            </w:t>
      </w:r>
      <w:r w:rsidRPr="002F2105">
        <w:rPr>
          <w:rFonts w:eastAsia="DFKai-SB"/>
          <w:color w:val="000000" w:themeColor="text1"/>
        </w:rPr>
        <w:t xml:space="preserve"> </w:t>
      </w:r>
      <w:r w:rsidRPr="002F2105">
        <w:rPr>
          <w:rFonts w:eastAsia="DFKai-SB" w:hint="eastAsia"/>
          <w:color w:val="000000" w:themeColor="text1"/>
        </w:rPr>
        <w:t>共</w:t>
      </w:r>
      <w:r w:rsidRPr="002F2105">
        <w:rPr>
          <w:rFonts w:eastAsia="DFKai-SB"/>
          <w:color w:val="000000" w:themeColor="text1"/>
        </w:rPr>
        <w:t xml:space="preserve">   </w:t>
      </w:r>
      <w:r w:rsidRPr="002F2105">
        <w:rPr>
          <w:rFonts w:eastAsia="DFKai-SB" w:hint="eastAsia"/>
          <w:color w:val="000000" w:themeColor="text1"/>
        </w:rPr>
        <w:t>頁</w:t>
      </w:r>
      <w:r w:rsidRPr="002F2105">
        <w:rPr>
          <w:rFonts w:eastAsia="DFKai-SB"/>
          <w:color w:val="000000" w:themeColor="text1"/>
        </w:rPr>
        <w:t xml:space="preserve">  </w:t>
      </w:r>
      <w:r w:rsidRPr="002F2105">
        <w:rPr>
          <w:rFonts w:eastAsia="DFKai-SB" w:hint="eastAsia"/>
          <w:color w:val="000000" w:themeColor="text1"/>
        </w:rPr>
        <w:t>第</w:t>
      </w:r>
      <w:r w:rsidRPr="002F2105">
        <w:rPr>
          <w:rFonts w:eastAsia="DFKai-SB"/>
          <w:color w:val="000000" w:themeColor="text1"/>
        </w:rPr>
        <w:t xml:space="preserve">   </w:t>
      </w:r>
      <w:r w:rsidRPr="002F2105">
        <w:rPr>
          <w:rFonts w:eastAsia="DFKai-SB" w:hint="eastAsia"/>
          <w:color w:val="000000" w:themeColor="text1"/>
        </w:rPr>
        <w:t>頁</w:t>
      </w:r>
    </w:p>
    <w:p w14:paraId="771613AE" w14:textId="77777777" w:rsidR="006B63DB" w:rsidRPr="002F2105" w:rsidRDefault="001C791D" w:rsidP="007C0BBF">
      <w:pPr>
        <w:numPr>
          <w:ilvl w:val="1"/>
          <w:numId w:val="0"/>
        </w:numPr>
        <w:tabs>
          <w:tab w:val="num" w:pos="709"/>
          <w:tab w:val="num" w:pos="851"/>
        </w:tabs>
        <w:snapToGrid w:val="0"/>
        <w:spacing w:line="400" w:lineRule="exact"/>
        <w:ind w:left="709" w:hanging="709"/>
        <w:jc w:val="center"/>
        <w:outlineLvl w:val="1"/>
        <w:rPr>
          <w:rFonts w:eastAsia="DFKai-SB"/>
          <w:b/>
          <w:bCs/>
          <w:color w:val="000000" w:themeColor="text1"/>
          <w:sz w:val="28"/>
          <w:szCs w:val="28"/>
          <w:shd w:val="clear" w:color="auto" w:fill="FFFF00"/>
        </w:rPr>
      </w:pPr>
      <w:r w:rsidRPr="002F2105">
        <w:rPr>
          <w:rFonts w:eastAsia="DFKai-SB"/>
          <w:b/>
          <w:color w:val="000000" w:themeColor="text1"/>
          <w:sz w:val="36"/>
          <w:szCs w:val="40"/>
        </w:rPr>
        <w:lastRenderedPageBreak/>
        <w:t>參考文獻</w:t>
      </w:r>
      <w:r w:rsidR="00F177B4" w:rsidRPr="002F2105">
        <w:rPr>
          <w:rFonts w:eastAsia="DFKai-SB"/>
          <w:b/>
          <w:color w:val="000000" w:themeColor="text1"/>
          <w:sz w:val="36"/>
          <w:szCs w:val="40"/>
        </w:rPr>
        <w:t xml:space="preserve"> </w:t>
      </w:r>
      <w:r w:rsidR="00F177B4" w:rsidRPr="002F2105">
        <w:rPr>
          <w:rFonts w:eastAsia="DFKai-SB" w:hint="eastAsia"/>
          <w:b/>
          <w:bCs/>
          <w:color w:val="000000" w:themeColor="text1"/>
          <w:sz w:val="28"/>
          <w:szCs w:val="28"/>
          <w:shd w:val="clear" w:color="auto" w:fill="FFFF00"/>
        </w:rPr>
        <w:t>總計畫彙整</w:t>
      </w:r>
    </w:p>
    <w:p w14:paraId="3D37B4F2" w14:textId="77777777" w:rsidR="003D12DF" w:rsidRPr="002F2105" w:rsidRDefault="003D12DF" w:rsidP="007C0BBF">
      <w:pPr>
        <w:numPr>
          <w:ilvl w:val="1"/>
          <w:numId w:val="0"/>
        </w:numPr>
        <w:tabs>
          <w:tab w:val="num" w:pos="709"/>
          <w:tab w:val="num" w:pos="851"/>
        </w:tabs>
        <w:snapToGrid w:val="0"/>
        <w:spacing w:line="400" w:lineRule="exact"/>
        <w:ind w:left="709" w:hanging="709"/>
        <w:jc w:val="center"/>
        <w:outlineLvl w:val="1"/>
        <w:rPr>
          <w:rFonts w:eastAsia="DFKai-SB"/>
          <w:b/>
          <w:bCs/>
          <w:color w:val="000000" w:themeColor="text1"/>
          <w:sz w:val="28"/>
          <w:szCs w:val="28"/>
          <w:shd w:val="clear" w:color="auto" w:fill="FFFF00"/>
        </w:rPr>
      </w:pPr>
    </w:p>
    <w:p w14:paraId="1D256E33" w14:textId="43593C60" w:rsidR="003D12DF" w:rsidRPr="002F2105" w:rsidRDefault="003D12DF" w:rsidP="003D12DF">
      <w:pPr>
        <w:jc w:val="both"/>
        <w:rPr>
          <w:rFonts w:eastAsia="DFKai-SB"/>
          <w:b/>
          <w:bCs/>
          <w:color w:val="000000" w:themeColor="text1"/>
        </w:rPr>
      </w:pPr>
      <w:r w:rsidRPr="002F2105">
        <w:rPr>
          <w:rFonts w:eastAsia="DFKai-SB" w:hint="eastAsia"/>
          <w:b/>
          <w:bCs/>
          <w:color w:val="000000" w:themeColor="text1"/>
        </w:rPr>
        <w:t>子計畫六</w:t>
      </w:r>
      <w:r w:rsidRPr="002F2105">
        <w:rPr>
          <w:rFonts w:eastAsia="DFKai-SB"/>
          <w:b/>
          <w:bCs/>
          <w:color w:val="000000" w:themeColor="text1"/>
        </w:rPr>
        <w:t xml:space="preserve"> - </w:t>
      </w:r>
      <w:r w:rsidRPr="002F2105">
        <w:rPr>
          <w:rFonts w:eastAsia="DFKai-SB" w:hint="eastAsia"/>
          <w:b/>
          <w:bCs/>
          <w:color w:val="000000" w:themeColor="text1"/>
        </w:rPr>
        <w:t>（二）</w:t>
      </w:r>
      <w:r w:rsidRPr="002F2105">
        <w:rPr>
          <w:rFonts w:eastAsia="DFKai-SB" w:hint="eastAsia"/>
          <w:b/>
          <w:color w:val="000000" w:themeColor="text1"/>
        </w:rPr>
        <w:t>原計畫執行成果及後續年度計畫執行規劃</w:t>
      </w:r>
      <w:r w:rsidRPr="002F2105">
        <w:rPr>
          <w:rFonts w:eastAsia="DFKai-SB"/>
          <w:b/>
          <w:color w:val="000000" w:themeColor="text1"/>
        </w:rPr>
        <w:t xml:space="preserve"> – </w:t>
      </w:r>
      <w:r w:rsidRPr="002F2105">
        <w:rPr>
          <w:rFonts w:eastAsia="DFKai-SB" w:hint="eastAsia"/>
          <w:b/>
          <w:bCs/>
          <w:color w:val="000000" w:themeColor="text1"/>
        </w:rPr>
        <w:t>參考文獻</w:t>
      </w:r>
      <w:r w:rsidRPr="002F2105">
        <w:rPr>
          <w:rFonts w:eastAsia="DFKai-SB"/>
          <w:b/>
          <w:bCs/>
          <w:color w:val="000000" w:themeColor="text1"/>
        </w:rPr>
        <w:t>：</w:t>
      </w:r>
    </w:p>
    <w:p w14:paraId="036F5ABB" w14:textId="12ADF27D" w:rsidR="00F90149" w:rsidRPr="002F2105" w:rsidRDefault="00F90149" w:rsidP="00325620">
      <w:pPr>
        <w:numPr>
          <w:ilvl w:val="0"/>
          <w:numId w:val="67"/>
        </w:numPr>
        <w:ind w:left="851" w:hanging="567"/>
        <w:contextualSpacing/>
        <w:jc w:val="both"/>
        <w:rPr>
          <w:rFonts w:eastAsia="DFKai-SB"/>
          <w:color w:val="000000" w:themeColor="text1"/>
          <w:sz w:val="22"/>
          <w:szCs w:val="22"/>
        </w:rPr>
      </w:pPr>
      <w:r w:rsidRPr="002F2105">
        <w:rPr>
          <w:rFonts w:eastAsia="DFKai-SB"/>
          <w:color w:val="000000" w:themeColor="text1"/>
          <w:sz w:val="22"/>
          <w:szCs w:val="22"/>
        </w:rPr>
        <w:t>Lin, Sheng-</w:t>
      </w:r>
      <w:proofErr w:type="spellStart"/>
      <w:r w:rsidRPr="002F2105">
        <w:rPr>
          <w:rFonts w:eastAsia="DFKai-SB"/>
          <w:color w:val="000000" w:themeColor="text1"/>
          <w:sz w:val="22"/>
          <w:szCs w:val="22"/>
        </w:rPr>
        <w:t>Ya</w:t>
      </w:r>
      <w:proofErr w:type="spellEnd"/>
      <w:r w:rsidRPr="002F2105">
        <w:rPr>
          <w:rFonts w:eastAsia="DFKai-SB"/>
          <w:color w:val="000000" w:themeColor="text1"/>
          <w:sz w:val="22"/>
          <w:szCs w:val="22"/>
        </w:rPr>
        <w:t xml:space="preserve">, Ho-Ling Chang, </w:t>
      </w:r>
      <w:proofErr w:type="spellStart"/>
      <w:r w:rsidRPr="002F2105">
        <w:rPr>
          <w:rFonts w:eastAsia="DFKai-SB"/>
          <w:color w:val="000000" w:themeColor="text1"/>
          <w:sz w:val="22"/>
          <w:szCs w:val="22"/>
        </w:rPr>
        <w:t>Thiri</w:t>
      </w:r>
      <w:proofErr w:type="spellEnd"/>
      <w:r w:rsidRPr="002F2105">
        <w:rPr>
          <w:rFonts w:eastAsia="DFKai-SB"/>
          <w:color w:val="000000" w:themeColor="text1"/>
          <w:sz w:val="22"/>
          <w:szCs w:val="22"/>
        </w:rPr>
        <w:t xml:space="preserve"> Wai, Li-Chen Fu, and Yu-Ling Chang, “Contrast-enhanced Automatic Cognitive Impairment Detection System with Pause-encoded,” </w:t>
      </w:r>
      <w:r w:rsidRPr="002F2105">
        <w:rPr>
          <w:rFonts w:eastAsia="DFKai-SB"/>
          <w:i/>
          <w:color w:val="000000" w:themeColor="text1"/>
          <w:sz w:val="22"/>
          <w:szCs w:val="22"/>
        </w:rPr>
        <w:t>Proc. of International Conference on Systems, Man, and Cybernetics</w:t>
      </w:r>
      <w:r w:rsidRPr="002F2105">
        <w:rPr>
          <w:rFonts w:eastAsia="DFKai-SB"/>
          <w:color w:val="000000" w:themeColor="text1"/>
          <w:sz w:val="22"/>
          <w:szCs w:val="22"/>
        </w:rPr>
        <w:t>, Czech Republic, Oct. 9-12, 2022.</w:t>
      </w:r>
    </w:p>
    <w:p w14:paraId="38006D56" w14:textId="1C2DABD0" w:rsidR="00F90149" w:rsidRPr="002F2105" w:rsidRDefault="00F90149" w:rsidP="00325620">
      <w:pPr>
        <w:numPr>
          <w:ilvl w:val="0"/>
          <w:numId w:val="67"/>
        </w:numPr>
        <w:ind w:left="851" w:hanging="567"/>
        <w:contextualSpacing/>
        <w:jc w:val="both"/>
        <w:rPr>
          <w:rFonts w:eastAsia="DFKai-SB"/>
          <w:color w:val="000000" w:themeColor="text1"/>
          <w:sz w:val="22"/>
          <w:szCs w:val="22"/>
        </w:rPr>
      </w:pPr>
      <w:r w:rsidRPr="002F2105">
        <w:rPr>
          <w:rFonts w:eastAsia="DFKai-SB"/>
          <w:color w:val="000000" w:themeColor="text1"/>
          <w:sz w:val="22"/>
          <w:szCs w:val="22"/>
        </w:rPr>
        <w:t>Tsai, Austin, Shen-</w:t>
      </w:r>
      <w:proofErr w:type="spellStart"/>
      <w:r w:rsidRPr="002F2105">
        <w:rPr>
          <w:rFonts w:eastAsia="DFKai-SB"/>
          <w:color w:val="000000" w:themeColor="text1"/>
          <w:sz w:val="22"/>
          <w:szCs w:val="22"/>
        </w:rPr>
        <w:t>Ya</w:t>
      </w:r>
      <w:proofErr w:type="spellEnd"/>
      <w:r w:rsidRPr="002F2105">
        <w:rPr>
          <w:rFonts w:eastAsia="DFKai-SB"/>
          <w:color w:val="000000" w:themeColor="text1"/>
          <w:sz w:val="22"/>
          <w:szCs w:val="22"/>
        </w:rPr>
        <w:t xml:space="preserve"> Lin, and Li-Chen Fu, “Contrast-enhanced Semi-supervised Text Classification with Few Labels,” </w:t>
      </w:r>
      <w:r w:rsidRPr="002F2105">
        <w:rPr>
          <w:rFonts w:eastAsia="DFKai-SB"/>
          <w:i/>
          <w:color w:val="000000" w:themeColor="text1"/>
          <w:sz w:val="22"/>
          <w:szCs w:val="22"/>
        </w:rPr>
        <w:t>Proc. 36th AAAI Conference on Artificial Intelligence</w:t>
      </w:r>
      <w:r w:rsidRPr="002F2105">
        <w:rPr>
          <w:rFonts w:eastAsia="DFKai-SB"/>
          <w:color w:val="000000" w:themeColor="text1"/>
          <w:sz w:val="22"/>
          <w:szCs w:val="22"/>
        </w:rPr>
        <w:t xml:space="preserve"> (acceptance </w:t>
      </w:r>
      <w:proofErr w:type="gramStart"/>
      <w:r w:rsidRPr="002F2105">
        <w:rPr>
          <w:rFonts w:eastAsia="DFKai-SB"/>
          <w:color w:val="000000" w:themeColor="text1"/>
          <w:sz w:val="22"/>
          <w:szCs w:val="22"/>
        </w:rPr>
        <w:t>rate :</w:t>
      </w:r>
      <w:proofErr w:type="gramEnd"/>
      <w:r w:rsidRPr="002F2105">
        <w:rPr>
          <w:rFonts w:eastAsia="DFKai-SB"/>
          <w:color w:val="000000" w:themeColor="text1"/>
          <w:sz w:val="22"/>
          <w:szCs w:val="22"/>
        </w:rPr>
        <w:t xml:space="preserve"> 15%), Vancouver, Canada, Feb. 22-March 1, 2022.</w:t>
      </w:r>
    </w:p>
    <w:p w14:paraId="40015C8A" w14:textId="4813BB2C"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proofErr w:type="spellStart"/>
      <w:r w:rsidRPr="002F2105">
        <w:rPr>
          <w:rFonts w:eastAsia="DFKai-SB"/>
          <w:color w:val="000000" w:themeColor="text1"/>
          <w:sz w:val="22"/>
          <w:szCs w:val="22"/>
        </w:rPr>
        <w:t>Eyben</w:t>
      </w:r>
      <w:proofErr w:type="spellEnd"/>
      <w:r w:rsidRPr="002F2105">
        <w:rPr>
          <w:rFonts w:eastAsia="DFKai-SB"/>
          <w:color w:val="000000" w:themeColor="text1"/>
          <w:sz w:val="22"/>
          <w:szCs w:val="22"/>
        </w:rPr>
        <w:t xml:space="preserve">, Florian, Martin </w:t>
      </w:r>
      <w:proofErr w:type="spellStart"/>
      <w:r w:rsidRPr="002F2105">
        <w:rPr>
          <w:rFonts w:eastAsia="DFKai-SB"/>
          <w:color w:val="000000" w:themeColor="text1"/>
          <w:sz w:val="22"/>
          <w:szCs w:val="22"/>
        </w:rPr>
        <w:t>Wöllmer</w:t>
      </w:r>
      <w:proofErr w:type="spellEnd"/>
      <w:r w:rsidRPr="002F2105">
        <w:rPr>
          <w:rFonts w:eastAsia="DFKai-SB"/>
          <w:color w:val="000000" w:themeColor="text1"/>
          <w:sz w:val="22"/>
          <w:szCs w:val="22"/>
        </w:rPr>
        <w:t>, and Björn Schuller. "</w:t>
      </w:r>
      <w:proofErr w:type="spellStart"/>
      <w:r w:rsidRPr="002F2105">
        <w:rPr>
          <w:rFonts w:eastAsia="DFKai-SB"/>
          <w:color w:val="000000" w:themeColor="text1"/>
          <w:sz w:val="22"/>
          <w:szCs w:val="22"/>
        </w:rPr>
        <w:t>Opensmile</w:t>
      </w:r>
      <w:proofErr w:type="spellEnd"/>
      <w:r w:rsidRPr="002F2105">
        <w:rPr>
          <w:rFonts w:eastAsia="DFKai-SB"/>
          <w:color w:val="000000" w:themeColor="text1"/>
          <w:sz w:val="22"/>
          <w:szCs w:val="22"/>
        </w:rPr>
        <w:t xml:space="preserve">: the </w:t>
      </w:r>
      <w:proofErr w:type="spellStart"/>
      <w:r w:rsidRPr="002F2105">
        <w:rPr>
          <w:rFonts w:eastAsia="DFKai-SB"/>
          <w:color w:val="000000" w:themeColor="text1"/>
          <w:sz w:val="22"/>
          <w:szCs w:val="22"/>
        </w:rPr>
        <w:t>munich</w:t>
      </w:r>
      <w:proofErr w:type="spellEnd"/>
      <w:r w:rsidRPr="002F2105">
        <w:rPr>
          <w:rFonts w:eastAsia="DFKai-SB"/>
          <w:color w:val="000000" w:themeColor="text1"/>
          <w:sz w:val="22"/>
          <w:szCs w:val="22"/>
        </w:rPr>
        <w:t xml:space="preserve"> versatile and fast open-source audio feature extractor." </w:t>
      </w:r>
      <w:r w:rsidRPr="002F2105">
        <w:rPr>
          <w:rFonts w:eastAsia="DFKai-SB"/>
          <w:i/>
          <w:iCs/>
          <w:color w:val="000000" w:themeColor="text1"/>
          <w:sz w:val="22"/>
          <w:szCs w:val="22"/>
        </w:rPr>
        <w:t>Proceedings of the 18th ACM international conference on Multimedia</w:t>
      </w:r>
      <w:r w:rsidRPr="002F2105">
        <w:rPr>
          <w:rFonts w:eastAsia="DFKai-SB"/>
          <w:color w:val="000000" w:themeColor="text1"/>
          <w:sz w:val="22"/>
          <w:szCs w:val="22"/>
        </w:rPr>
        <w:t>. 2010.</w:t>
      </w:r>
    </w:p>
    <w:p w14:paraId="0F47F4F3"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F. </w:t>
      </w:r>
      <w:proofErr w:type="spellStart"/>
      <w:r w:rsidRPr="002F2105">
        <w:rPr>
          <w:rFonts w:eastAsia="DFKai-SB"/>
          <w:color w:val="000000" w:themeColor="text1"/>
          <w:sz w:val="22"/>
          <w:szCs w:val="22"/>
        </w:rPr>
        <w:t>Eyben</w:t>
      </w:r>
      <w:proofErr w:type="spellEnd"/>
      <w:r w:rsidRPr="002F2105">
        <w:rPr>
          <w:rFonts w:eastAsia="DFKai-SB"/>
          <w:color w:val="000000" w:themeColor="text1"/>
          <w:sz w:val="22"/>
          <w:szCs w:val="22"/>
        </w:rPr>
        <w:t>, K. R. Scherer, B. W. Schuller, J. Sundberg, J. André et al., “The Geneva Minimalistic Acoustic Parameter Set (</w:t>
      </w:r>
      <w:proofErr w:type="spellStart"/>
      <w:r w:rsidRPr="002F2105">
        <w:rPr>
          <w:rFonts w:eastAsia="DFKai-SB"/>
          <w:color w:val="000000" w:themeColor="text1"/>
          <w:sz w:val="22"/>
          <w:szCs w:val="22"/>
        </w:rPr>
        <w:t>GeMAPS</w:t>
      </w:r>
      <w:proofErr w:type="spellEnd"/>
      <w:r w:rsidRPr="002F2105">
        <w:rPr>
          <w:rFonts w:eastAsia="DFKai-SB"/>
          <w:color w:val="000000" w:themeColor="text1"/>
          <w:sz w:val="22"/>
          <w:szCs w:val="22"/>
        </w:rPr>
        <w:t xml:space="preserve">) for Voice Research and Affective Computing,” </w:t>
      </w:r>
      <w:r w:rsidRPr="002F2105">
        <w:rPr>
          <w:rFonts w:eastAsia="DFKai-SB"/>
          <w:i/>
          <w:iCs/>
          <w:color w:val="000000" w:themeColor="text1"/>
          <w:sz w:val="22"/>
          <w:szCs w:val="22"/>
        </w:rPr>
        <w:t>IEEE Transactions on Affective Computing</w:t>
      </w:r>
      <w:r w:rsidRPr="002F2105">
        <w:rPr>
          <w:rFonts w:eastAsia="DFKai-SB"/>
          <w:color w:val="000000" w:themeColor="text1"/>
          <w:sz w:val="22"/>
          <w:szCs w:val="22"/>
        </w:rPr>
        <w:t>, vol. 7, no. 2, pp. 190-202, 2015.</w:t>
      </w:r>
    </w:p>
    <w:p w14:paraId="568CC772"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Arik, </w:t>
      </w:r>
      <w:proofErr w:type="spellStart"/>
      <w:r w:rsidRPr="002F2105">
        <w:rPr>
          <w:rFonts w:eastAsia="DFKai-SB"/>
          <w:color w:val="000000" w:themeColor="text1"/>
          <w:sz w:val="22"/>
          <w:szCs w:val="22"/>
        </w:rPr>
        <w:t>Sercan</w:t>
      </w:r>
      <w:proofErr w:type="spellEnd"/>
      <w:r w:rsidRPr="002F2105">
        <w:rPr>
          <w:rFonts w:eastAsia="DFKai-SB"/>
          <w:color w:val="000000" w:themeColor="text1"/>
          <w:sz w:val="22"/>
          <w:szCs w:val="22"/>
        </w:rPr>
        <w:t xml:space="preserve"> Ö., and Tomas Pfister. "</w:t>
      </w:r>
      <w:proofErr w:type="spellStart"/>
      <w:r w:rsidRPr="002F2105">
        <w:rPr>
          <w:rFonts w:eastAsia="DFKai-SB"/>
          <w:color w:val="000000" w:themeColor="text1"/>
          <w:sz w:val="22"/>
          <w:szCs w:val="22"/>
        </w:rPr>
        <w:t>Tabnet</w:t>
      </w:r>
      <w:proofErr w:type="spellEnd"/>
      <w:r w:rsidRPr="002F2105">
        <w:rPr>
          <w:rFonts w:eastAsia="DFKai-SB"/>
          <w:color w:val="000000" w:themeColor="text1"/>
          <w:sz w:val="22"/>
          <w:szCs w:val="22"/>
        </w:rPr>
        <w:t>: Attentive interpretable tabular learning." </w:t>
      </w:r>
      <w:r w:rsidRPr="002F2105">
        <w:rPr>
          <w:rFonts w:eastAsia="DFKai-SB"/>
          <w:i/>
          <w:iCs/>
          <w:color w:val="000000" w:themeColor="text1"/>
          <w:sz w:val="22"/>
          <w:szCs w:val="22"/>
        </w:rPr>
        <w:t>Proceedings of the AAAI conference on artificial intelligence</w:t>
      </w:r>
      <w:r w:rsidRPr="002F2105">
        <w:rPr>
          <w:rFonts w:eastAsia="DFKai-SB"/>
          <w:color w:val="000000" w:themeColor="text1"/>
          <w:sz w:val="22"/>
          <w:szCs w:val="22"/>
        </w:rPr>
        <w:t>. Vol. 35. No. 8. 2021.</w:t>
      </w:r>
    </w:p>
    <w:p w14:paraId="71CC50F4"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Vaswani, Ashish, et al. "Attention is all you need." </w:t>
      </w:r>
      <w:r w:rsidRPr="002F2105">
        <w:rPr>
          <w:rFonts w:eastAsia="DFKai-SB"/>
          <w:i/>
          <w:iCs/>
          <w:color w:val="000000" w:themeColor="text1"/>
          <w:sz w:val="22"/>
          <w:szCs w:val="22"/>
        </w:rPr>
        <w:t xml:space="preserve">Advances in neural information processing systems </w:t>
      </w:r>
      <w:r w:rsidRPr="002F2105">
        <w:rPr>
          <w:rFonts w:eastAsia="DFKai-SB"/>
          <w:color w:val="000000" w:themeColor="text1"/>
          <w:sz w:val="22"/>
          <w:szCs w:val="22"/>
        </w:rPr>
        <w:t>30 (2017).</w:t>
      </w:r>
    </w:p>
    <w:p w14:paraId="34DD35E7" w14:textId="723F2200" w:rsidR="00D635C0" w:rsidRPr="002F2105" w:rsidRDefault="00D635C0" w:rsidP="00325620">
      <w:pPr>
        <w:numPr>
          <w:ilvl w:val="0"/>
          <w:numId w:val="67"/>
        </w:numPr>
        <w:ind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Yang, Chiao-Yu, </w:t>
      </w:r>
      <w:proofErr w:type="spellStart"/>
      <w:r w:rsidRPr="002F2105">
        <w:rPr>
          <w:rFonts w:eastAsia="DFKai-SB"/>
          <w:color w:val="000000" w:themeColor="text1"/>
          <w:sz w:val="22"/>
          <w:szCs w:val="22"/>
        </w:rPr>
        <w:t>Edwinn</w:t>
      </w:r>
      <w:proofErr w:type="spellEnd"/>
      <w:r w:rsidRPr="002F2105">
        <w:rPr>
          <w:rFonts w:eastAsia="DFKai-SB"/>
          <w:color w:val="000000" w:themeColor="text1"/>
          <w:sz w:val="22"/>
          <w:szCs w:val="22"/>
        </w:rPr>
        <w:t xml:space="preserve"> </w:t>
      </w:r>
      <w:proofErr w:type="spellStart"/>
      <w:r w:rsidRPr="002F2105">
        <w:rPr>
          <w:rFonts w:eastAsia="DFKai-SB"/>
          <w:color w:val="000000" w:themeColor="text1"/>
          <w:sz w:val="22"/>
          <w:szCs w:val="22"/>
        </w:rPr>
        <w:t>Gamborino</w:t>
      </w:r>
      <w:proofErr w:type="spellEnd"/>
      <w:r w:rsidRPr="002F2105">
        <w:rPr>
          <w:rFonts w:eastAsia="DFKai-SB"/>
          <w:color w:val="000000" w:themeColor="text1"/>
          <w:sz w:val="22"/>
          <w:szCs w:val="22"/>
        </w:rPr>
        <w:t xml:space="preserve">, Li-Chen Fu, and Yu-Ling Chang, “A Brain-Inspired Self-Organizing Episodic Memory Model for a Memory Assistance Robot,” </w:t>
      </w:r>
      <w:r w:rsidRPr="002F2105">
        <w:rPr>
          <w:rFonts w:eastAsia="DFKai-SB"/>
          <w:i/>
          <w:color w:val="000000" w:themeColor="text1"/>
          <w:sz w:val="22"/>
          <w:szCs w:val="22"/>
        </w:rPr>
        <w:t>IEEE Transactions on Cognitive and Developmental Systems</w:t>
      </w:r>
      <w:r w:rsidRPr="002F2105">
        <w:rPr>
          <w:rFonts w:eastAsia="DFKai-SB"/>
          <w:color w:val="000000" w:themeColor="text1"/>
          <w:sz w:val="22"/>
          <w:szCs w:val="22"/>
        </w:rPr>
        <w:t>, Vol.14, No.2, pp.617-628, (SCI) 2022.</w:t>
      </w:r>
    </w:p>
    <w:p w14:paraId="464A9A19"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Yen, A. Z., Huang, H. H., and Chen H. H., “Personal knowledge base construction from text-based lifelogs,” in </w:t>
      </w:r>
      <w:r w:rsidRPr="002F2105">
        <w:rPr>
          <w:rFonts w:eastAsia="DFKai-SB"/>
          <w:i/>
          <w:iCs/>
          <w:color w:val="000000" w:themeColor="text1"/>
          <w:sz w:val="22"/>
          <w:szCs w:val="22"/>
        </w:rPr>
        <w:t>Proceedings of the 42nd International ACM SIGIR Conference on Research and Development in Information Retrieval</w:t>
      </w:r>
      <w:r w:rsidRPr="002F2105">
        <w:rPr>
          <w:rFonts w:eastAsia="DFKai-SB"/>
          <w:color w:val="000000" w:themeColor="text1"/>
          <w:sz w:val="22"/>
          <w:szCs w:val="22"/>
        </w:rPr>
        <w:t>, (2019).</w:t>
      </w:r>
    </w:p>
    <w:p w14:paraId="37069BDB"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Kao, P. W., Yen, A. Z., Huang, H. H., and Chen, H. H., “</w:t>
      </w:r>
      <w:proofErr w:type="spellStart"/>
      <w:r w:rsidRPr="002F2105">
        <w:rPr>
          <w:rFonts w:eastAsia="DFKai-SB"/>
          <w:color w:val="000000" w:themeColor="text1"/>
          <w:sz w:val="22"/>
          <w:szCs w:val="22"/>
        </w:rPr>
        <w:t>ConvLogMiner</w:t>
      </w:r>
      <w:proofErr w:type="spellEnd"/>
      <w:r w:rsidRPr="002F2105">
        <w:rPr>
          <w:rFonts w:eastAsia="DFKai-SB"/>
          <w:color w:val="000000" w:themeColor="text1"/>
          <w:sz w:val="22"/>
          <w:szCs w:val="22"/>
        </w:rPr>
        <w:t xml:space="preserve">: A Real-Time Conversational Lifelog Miner,” in </w:t>
      </w:r>
      <w:r w:rsidRPr="002F2105">
        <w:rPr>
          <w:rFonts w:eastAsia="DFKai-SB"/>
          <w:i/>
          <w:iCs/>
          <w:color w:val="000000" w:themeColor="text1"/>
          <w:sz w:val="22"/>
          <w:szCs w:val="22"/>
        </w:rPr>
        <w:t>IJCAI</w:t>
      </w:r>
      <w:r w:rsidRPr="002F2105">
        <w:rPr>
          <w:rFonts w:eastAsia="DFKai-SB"/>
          <w:color w:val="000000" w:themeColor="text1"/>
          <w:sz w:val="22"/>
          <w:szCs w:val="22"/>
        </w:rPr>
        <w:t>, pp. 4992-4995, (2021).</w:t>
      </w:r>
    </w:p>
    <w:p w14:paraId="1395F42E"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Shao, C. C., Liu, T., Lai, Y., Tseng, Y., and Tsai, S., “</w:t>
      </w:r>
      <w:proofErr w:type="spellStart"/>
      <w:r w:rsidRPr="002F2105">
        <w:rPr>
          <w:rFonts w:eastAsia="DFKai-SB"/>
          <w:color w:val="000000" w:themeColor="text1"/>
          <w:sz w:val="22"/>
          <w:szCs w:val="22"/>
        </w:rPr>
        <w:t>Drcd</w:t>
      </w:r>
      <w:proofErr w:type="spellEnd"/>
      <w:r w:rsidRPr="002F2105">
        <w:rPr>
          <w:rFonts w:eastAsia="DFKai-SB"/>
          <w:color w:val="000000" w:themeColor="text1"/>
          <w:sz w:val="22"/>
          <w:szCs w:val="22"/>
        </w:rPr>
        <w:t xml:space="preserve">: a </w:t>
      </w:r>
      <w:proofErr w:type="spellStart"/>
      <w:r w:rsidRPr="002F2105">
        <w:rPr>
          <w:rFonts w:eastAsia="DFKai-SB"/>
          <w:color w:val="000000" w:themeColor="text1"/>
          <w:sz w:val="22"/>
          <w:szCs w:val="22"/>
        </w:rPr>
        <w:t>chinese</w:t>
      </w:r>
      <w:proofErr w:type="spellEnd"/>
      <w:r w:rsidRPr="002F2105">
        <w:rPr>
          <w:rFonts w:eastAsia="DFKai-SB"/>
          <w:color w:val="000000" w:themeColor="text1"/>
          <w:sz w:val="22"/>
          <w:szCs w:val="22"/>
        </w:rPr>
        <w:t xml:space="preserve"> machine reading comprehension dataset,” </w:t>
      </w:r>
      <w:proofErr w:type="spellStart"/>
      <w:r w:rsidRPr="002F2105">
        <w:rPr>
          <w:rFonts w:eastAsia="DFKai-SB"/>
          <w:color w:val="000000" w:themeColor="text1"/>
          <w:sz w:val="22"/>
          <w:szCs w:val="22"/>
        </w:rPr>
        <w:t>arXiv</w:t>
      </w:r>
      <w:proofErr w:type="spellEnd"/>
      <w:r w:rsidRPr="002F2105">
        <w:rPr>
          <w:rFonts w:eastAsia="DFKai-SB"/>
          <w:color w:val="000000" w:themeColor="text1"/>
          <w:sz w:val="22"/>
          <w:szCs w:val="22"/>
        </w:rPr>
        <w:t xml:space="preserve"> preprint, arXiv:1806.00920, (2018).</w:t>
      </w:r>
    </w:p>
    <w:p w14:paraId="7AC55775"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proofErr w:type="spellStart"/>
      <w:r w:rsidRPr="002F2105">
        <w:rPr>
          <w:rFonts w:eastAsia="DFKai-SB"/>
          <w:color w:val="000000" w:themeColor="text1"/>
          <w:sz w:val="22"/>
          <w:szCs w:val="22"/>
        </w:rPr>
        <w:t>Xie</w:t>
      </w:r>
      <w:proofErr w:type="spellEnd"/>
      <w:r w:rsidRPr="002F2105">
        <w:rPr>
          <w:rFonts w:eastAsia="DFKai-SB"/>
          <w:color w:val="000000" w:themeColor="text1"/>
          <w:sz w:val="22"/>
          <w:szCs w:val="22"/>
        </w:rPr>
        <w:t xml:space="preserve">, Y., Yang, W., Tan, L., </w:t>
      </w:r>
      <w:proofErr w:type="spellStart"/>
      <w:r w:rsidRPr="002F2105">
        <w:rPr>
          <w:rFonts w:eastAsia="DFKai-SB"/>
          <w:color w:val="000000" w:themeColor="text1"/>
          <w:sz w:val="22"/>
          <w:szCs w:val="22"/>
        </w:rPr>
        <w:t>Xiong</w:t>
      </w:r>
      <w:proofErr w:type="spellEnd"/>
      <w:r w:rsidRPr="002F2105">
        <w:rPr>
          <w:rFonts w:eastAsia="DFKai-SB"/>
          <w:color w:val="000000" w:themeColor="text1"/>
          <w:sz w:val="22"/>
          <w:szCs w:val="22"/>
        </w:rPr>
        <w:t xml:space="preserve">, K., Yuan, N. J., </w:t>
      </w:r>
      <w:proofErr w:type="spellStart"/>
      <w:r w:rsidRPr="002F2105">
        <w:rPr>
          <w:rFonts w:eastAsia="DFKai-SB"/>
          <w:color w:val="000000" w:themeColor="text1"/>
          <w:sz w:val="22"/>
          <w:szCs w:val="22"/>
        </w:rPr>
        <w:t>Huai</w:t>
      </w:r>
      <w:proofErr w:type="spellEnd"/>
      <w:r w:rsidRPr="002F2105">
        <w:rPr>
          <w:rFonts w:eastAsia="DFKai-SB"/>
          <w:color w:val="000000" w:themeColor="text1"/>
          <w:sz w:val="22"/>
          <w:szCs w:val="22"/>
        </w:rPr>
        <w:t xml:space="preserve">, B., Li, M., and Lin, J., “Distant supervision for multi-stage fine-tuning in retrieval-based question answering,” in </w:t>
      </w:r>
      <w:r w:rsidRPr="002F2105">
        <w:rPr>
          <w:rFonts w:eastAsia="DFKai-SB"/>
          <w:i/>
          <w:iCs/>
          <w:color w:val="000000" w:themeColor="text1"/>
          <w:sz w:val="22"/>
          <w:szCs w:val="22"/>
        </w:rPr>
        <w:t>Proceedings of The Web Conference</w:t>
      </w:r>
      <w:r w:rsidRPr="002F2105">
        <w:rPr>
          <w:rFonts w:eastAsia="DFKai-SB"/>
          <w:color w:val="000000" w:themeColor="text1"/>
          <w:sz w:val="22"/>
          <w:szCs w:val="22"/>
        </w:rPr>
        <w:t xml:space="preserve"> 2020, pp. 2934-2940, (2020).</w:t>
      </w:r>
    </w:p>
    <w:p w14:paraId="7FB92008"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Zhao, T., Lu, X., and Lee, K., “SPARTA: efficient open-domain question answering via sparse transformer matching retrieval,” in </w:t>
      </w:r>
      <w:r w:rsidRPr="002F2105">
        <w:rPr>
          <w:rFonts w:eastAsia="DFKai-SB"/>
          <w:i/>
          <w:iCs/>
          <w:color w:val="000000" w:themeColor="text1"/>
          <w:sz w:val="22"/>
          <w:szCs w:val="22"/>
        </w:rPr>
        <w:t>Proceedings of the 2021 Conference of the North American Chapter of the Association for Computational Linguistics: Human Language Technologies</w:t>
      </w:r>
      <w:r w:rsidRPr="002F2105">
        <w:rPr>
          <w:rFonts w:eastAsia="DFKai-SB"/>
          <w:color w:val="000000" w:themeColor="text1"/>
          <w:sz w:val="22"/>
          <w:szCs w:val="22"/>
        </w:rPr>
        <w:t>, pp. 565-575, (June 2021).</w:t>
      </w:r>
    </w:p>
    <w:p w14:paraId="440CC67B" w14:textId="4CADCEDD" w:rsidR="00110EDB" w:rsidRPr="002F2105" w:rsidRDefault="00110EDB" w:rsidP="00325620">
      <w:pPr>
        <w:numPr>
          <w:ilvl w:val="0"/>
          <w:numId w:val="67"/>
        </w:numPr>
        <w:ind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Huang, Yu-Cian, </w:t>
      </w:r>
      <w:proofErr w:type="spellStart"/>
      <w:r w:rsidRPr="002F2105">
        <w:rPr>
          <w:rFonts w:eastAsia="DFKai-SB"/>
          <w:color w:val="000000" w:themeColor="text1"/>
          <w:sz w:val="22"/>
          <w:szCs w:val="22"/>
        </w:rPr>
        <w:t>Edwinn</w:t>
      </w:r>
      <w:proofErr w:type="spellEnd"/>
      <w:r w:rsidRPr="002F2105">
        <w:rPr>
          <w:rFonts w:eastAsia="DFKai-SB"/>
          <w:color w:val="000000" w:themeColor="text1"/>
          <w:sz w:val="22"/>
          <w:szCs w:val="22"/>
        </w:rPr>
        <w:t xml:space="preserve"> </w:t>
      </w:r>
      <w:proofErr w:type="spellStart"/>
      <w:r w:rsidRPr="002F2105">
        <w:rPr>
          <w:rFonts w:eastAsia="DFKai-SB"/>
          <w:color w:val="000000" w:themeColor="text1"/>
          <w:sz w:val="22"/>
          <w:szCs w:val="22"/>
        </w:rPr>
        <w:t>Gamborino</w:t>
      </w:r>
      <w:proofErr w:type="spellEnd"/>
      <w:r w:rsidRPr="002F2105">
        <w:rPr>
          <w:rFonts w:eastAsia="DFKai-SB"/>
          <w:color w:val="000000" w:themeColor="text1"/>
          <w:sz w:val="22"/>
          <w:szCs w:val="22"/>
        </w:rPr>
        <w:t xml:space="preserve">, Yan-Jia Huang, Xiaobei Qian, Li-Chen Fu, and </w:t>
      </w:r>
      <w:proofErr w:type="spellStart"/>
      <w:r w:rsidRPr="002F2105">
        <w:rPr>
          <w:rFonts w:eastAsia="DFKai-SB"/>
          <w:color w:val="000000" w:themeColor="text1"/>
          <w:sz w:val="22"/>
          <w:szCs w:val="22"/>
        </w:rPr>
        <w:t>Su</w:t>
      </w:r>
      <w:proofErr w:type="spellEnd"/>
      <w:r w:rsidRPr="002F2105">
        <w:rPr>
          <w:rFonts w:eastAsia="DFKai-SB"/>
          <w:color w:val="000000" w:themeColor="text1"/>
          <w:sz w:val="22"/>
          <w:szCs w:val="22"/>
        </w:rPr>
        <w:t xml:space="preserve">-Ling Yeh, “Inferring Stressors from Conversation: Towards an Emotional Support Robot Companion,” </w:t>
      </w:r>
      <w:r w:rsidRPr="002F2105">
        <w:rPr>
          <w:rFonts w:eastAsia="DFKai-SB"/>
          <w:i/>
          <w:color w:val="000000" w:themeColor="text1"/>
          <w:sz w:val="22"/>
          <w:szCs w:val="22"/>
        </w:rPr>
        <w:lastRenderedPageBreak/>
        <w:t>International Journal of Social Robotics</w:t>
      </w:r>
      <w:r w:rsidRPr="002F2105">
        <w:rPr>
          <w:rFonts w:eastAsia="DFKai-SB"/>
          <w:color w:val="000000" w:themeColor="text1"/>
          <w:sz w:val="22"/>
          <w:szCs w:val="22"/>
        </w:rPr>
        <w:t>, Vol. 14, pp. 1657–1671 DOI: 10.1007/s12369-022-00902-0, (SCI) 2022.</w:t>
      </w:r>
    </w:p>
    <w:p w14:paraId="7C0ECEE9" w14:textId="09B01B1C"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Majumder, </w:t>
      </w:r>
      <w:proofErr w:type="spellStart"/>
      <w:r w:rsidRPr="002F2105">
        <w:rPr>
          <w:rFonts w:eastAsia="DFKai-SB"/>
          <w:color w:val="000000" w:themeColor="text1"/>
          <w:sz w:val="22"/>
          <w:szCs w:val="22"/>
        </w:rPr>
        <w:t>Navonil</w:t>
      </w:r>
      <w:proofErr w:type="spellEnd"/>
      <w:r w:rsidRPr="002F2105">
        <w:rPr>
          <w:rFonts w:eastAsia="DFKai-SB"/>
          <w:color w:val="000000" w:themeColor="text1"/>
          <w:sz w:val="22"/>
          <w:szCs w:val="22"/>
        </w:rPr>
        <w:t xml:space="preserve">, et al. "MIME: </w:t>
      </w:r>
      <w:proofErr w:type="spellStart"/>
      <w:r w:rsidRPr="002F2105">
        <w:rPr>
          <w:rFonts w:eastAsia="DFKai-SB"/>
          <w:color w:val="000000" w:themeColor="text1"/>
          <w:sz w:val="22"/>
          <w:szCs w:val="22"/>
        </w:rPr>
        <w:t>MIMicking</w:t>
      </w:r>
      <w:proofErr w:type="spellEnd"/>
      <w:r w:rsidRPr="002F2105">
        <w:rPr>
          <w:rFonts w:eastAsia="DFKai-SB"/>
          <w:color w:val="000000" w:themeColor="text1"/>
          <w:sz w:val="22"/>
          <w:szCs w:val="22"/>
        </w:rPr>
        <w:t xml:space="preserve"> emotions for empathetic response generation." </w:t>
      </w:r>
      <w:proofErr w:type="spellStart"/>
      <w:r w:rsidRPr="002F2105">
        <w:rPr>
          <w:rFonts w:eastAsia="DFKai-SB"/>
          <w:i/>
          <w:iCs/>
          <w:color w:val="000000" w:themeColor="text1"/>
          <w:sz w:val="22"/>
          <w:szCs w:val="22"/>
        </w:rPr>
        <w:t>arXiv</w:t>
      </w:r>
      <w:proofErr w:type="spellEnd"/>
      <w:r w:rsidRPr="002F2105">
        <w:rPr>
          <w:rFonts w:eastAsia="DFKai-SB"/>
          <w:color w:val="000000" w:themeColor="text1"/>
          <w:sz w:val="22"/>
          <w:szCs w:val="22"/>
        </w:rPr>
        <w:t xml:space="preserve"> preprint arXiv:2010.01454 (2020). </w:t>
      </w:r>
    </w:p>
    <w:p w14:paraId="5F24B229"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Li, </w:t>
      </w:r>
      <w:proofErr w:type="spellStart"/>
      <w:r w:rsidRPr="002F2105">
        <w:rPr>
          <w:rFonts w:eastAsia="DFKai-SB"/>
          <w:color w:val="000000" w:themeColor="text1"/>
          <w:sz w:val="22"/>
          <w:szCs w:val="22"/>
        </w:rPr>
        <w:t>Qintong</w:t>
      </w:r>
      <w:proofErr w:type="spellEnd"/>
      <w:r w:rsidRPr="002F2105">
        <w:rPr>
          <w:rFonts w:eastAsia="DFKai-SB"/>
          <w:color w:val="000000" w:themeColor="text1"/>
          <w:sz w:val="22"/>
          <w:szCs w:val="22"/>
        </w:rPr>
        <w:t>, et al. "Knowledge Bridging for Empathetic Dialogue Generation." (2022).</w:t>
      </w:r>
    </w:p>
    <w:p w14:paraId="096E92F8" w14:textId="76BB4CB2" w:rsidR="00587C12" w:rsidRPr="002F2105" w:rsidRDefault="00587C12" w:rsidP="00325620">
      <w:pPr>
        <w:pStyle w:val="ListParagraph"/>
        <w:numPr>
          <w:ilvl w:val="0"/>
          <w:numId w:val="67"/>
        </w:numPr>
        <w:ind w:leftChars="0" w:left="851" w:hanging="567"/>
        <w:contextualSpacing/>
        <w:jc w:val="both"/>
        <w:rPr>
          <w:rFonts w:eastAsia="DFKai-SB"/>
          <w:color w:val="000000" w:themeColor="text1"/>
          <w:sz w:val="22"/>
          <w:szCs w:val="22"/>
        </w:rPr>
      </w:pPr>
      <w:proofErr w:type="spellStart"/>
      <w:r w:rsidRPr="002F2105">
        <w:rPr>
          <w:rFonts w:eastAsia="DFKai-SB"/>
          <w:color w:val="000000" w:themeColor="text1"/>
          <w:sz w:val="22"/>
          <w:szCs w:val="22"/>
        </w:rPr>
        <w:t>Gratch</w:t>
      </w:r>
      <w:proofErr w:type="spellEnd"/>
      <w:r w:rsidRPr="002F2105">
        <w:rPr>
          <w:rFonts w:eastAsia="DFKai-SB"/>
          <w:color w:val="000000" w:themeColor="text1"/>
          <w:sz w:val="22"/>
          <w:szCs w:val="22"/>
        </w:rPr>
        <w:t xml:space="preserve">, J., </w:t>
      </w:r>
      <w:proofErr w:type="spellStart"/>
      <w:r w:rsidRPr="002F2105">
        <w:rPr>
          <w:rFonts w:eastAsia="DFKai-SB"/>
          <w:color w:val="000000" w:themeColor="text1"/>
          <w:sz w:val="22"/>
          <w:szCs w:val="22"/>
        </w:rPr>
        <w:t>Artstein</w:t>
      </w:r>
      <w:proofErr w:type="spellEnd"/>
      <w:r w:rsidRPr="002F2105">
        <w:rPr>
          <w:rFonts w:eastAsia="DFKai-SB"/>
          <w:color w:val="000000" w:themeColor="text1"/>
          <w:sz w:val="22"/>
          <w:szCs w:val="22"/>
        </w:rPr>
        <w:t xml:space="preserve">, R., Lucas, G., </w:t>
      </w:r>
      <w:proofErr w:type="spellStart"/>
      <w:r w:rsidRPr="002F2105">
        <w:rPr>
          <w:rFonts w:eastAsia="DFKai-SB"/>
          <w:color w:val="000000" w:themeColor="text1"/>
          <w:sz w:val="22"/>
          <w:szCs w:val="22"/>
        </w:rPr>
        <w:t>Stratou</w:t>
      </w:r>
      <w:proofErr w:type="spellEnd"/>
      <w:r w:rsidRPr="002F2105">
        <w:rPr>
          <w:rFonts w:eastAsia="DFKai-SB"/>
          <w:color w:val="000000" w:themeColor="text1"/>
          <w:sz w:val="22"/>
          <w:szCs w:val="22"/>
        </w:rPr>
        <w:t xml:space="preserve">, G., Scherer, S., Nazarian, A., ... &amp; </w:t>
      </w:r>
      <w:proofErr w:type="spellStart"/>
      <w:r w:rsidRPr="002F2105">
        <w:rPr>
          <w:rFonts w:eastAsia="DFKai-SB"/>
          <w:color w:val="000000" w:themeColor="text1"/>
          <w:sz w:val="22"/>
          <w:szCs w:val="22"/>
        </w:rPr>
        <w:t>Morency</w:t>
      </w:r>
      <w:proofErr w:type="spellEnd"/>
      <w:r w:rsidRPr="002F2105">
        <w:rPr>
          <w:rFonts w:eastAsia="DFKai-SB"/>
          <w:color w:val="000000" w:themeColor="text1"/>
          <w:sz w:val="22"/>
          <w:szCs w:val="22"/>
        </w:rPr>
        <w:t>, L. P. (2014). The distress analysis interview corpus of human and computer interviews. University of Southern California Los Angeles.</w:t>
      </w:r>
    </w:p>
    <w:p w14:paraId="319C54AE" w14:textId="6E12D2BD" w:rsidR="00587C12" w:rsidRPr="002F2105" w:rsidRDefault="00587C12"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Hong, S., Cohn, A., &amp; Hogg, D. C. (2022, January). Using graph representation learning with schema encoders to measure the severity of depressive symptoms. In </w:t>
      </w:r>
      <w:r w:rsidRPr="002F2105">
        <w:rPr>
          <w:rFonts w:eastAsia="DFKai-SB"/>
          <w:i/>
          <w:iCs/>
          <w:color w:val="000000" w:themeColor="text1"/>
          <w:sz w:val="22"/>
          <w:szCs w:val="22"/>
        </w:rPr>
        <w:t>International Conference on Learning Representations</w:t>
      </w:r>
      <w:r w:rsidRPr="002F2105">
        <w:rPr>
          <w:rFonts w:eastAsia="DFKai-SB"/>
          <w:color w:val="000000" w:themeColor="text1"/>
          <w:sz w:val="22"/>
          <w:szCs w:val="22"/>
        </w:rPr>
        <w:t>.</w:t>
      </w:r>
    </w:p>
    <w:p w14:paraId="2CD4797A" w14:textId="7175E69C" w:rsidR="00587C12" w:rsidRPr="002F2105" w:rsidRDefault="00571D4E"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Li, C., </w:t>
      </w:r>
      <w:proofErr w:type="spellStart"/>
      <w:r w:rsidRPr="002F2105">
        <w:rPr>
          <w:rFonts w:eastAsia="DFKai-SB"/>
          <w:color w:val="000000" w:themeColor="text1"/>
          <w:sz w:val="22"/>
          <w:szCs w:val="22"/>
        </w:rPr>
        <w:t>Braud</w:t>
      </w:r>
      <w:proofErr w:type="spellEnd"/>
      <w:r w:rsidRPr="002F2105">
        <w:rPr>
          <w:rFonts w:eastAsia="DFKai-SB"/>
          <w:color w:val="000000" w:themeColor="text1"/>
          <w:sz w:val="22"/>
          <w:szCs w:val="22"/>
        </w:rPr>
        <w:t xml:space="preserve">, C., &amp; </w:t>
      </w:r>
      <w:proofErr w:type="spellStart"/>
      <w:r w:rsidRPr="002F2105">
        <w:rPr>
          <w:rFonts w:eastAsia="DFKai-SB"/>
          <w:color w:val="000000" w:themeColor="text1"/>
          <w:sz w:val="22"/>
          <w:szCs w:val="22"/>
        </w:rPr>
        <w:t>Amblard</w:t>
      </w:r>
      <w:proofErr w:type="spellEnd"/>
      <w:r w:rsidRPr="002F2105">
        <w:rPr>
          <w:rFonts w:eastAsia="DFKai-SB"/>
          <w:color w:val="000000" w:themeColor="text1"/>
          <w:sz w:val="22"/>
          <w:szCs w:val="22"/>
        </w:rPr>
        <w:t>, M. (2022). Multi-Task Learning for Depression Detection in Dialogs. </w:t>
      </w:r>
      <w:proofErr w:type="spellStart"/>
      <w:r w:rsidRPr="002F2105">
        <w:rPr>
          <w:rFonts w:eastAsia="DFKai-SB"/>
          <w:i/>
          <w:iCs/>
          <w:color w:val="000000" w:themeColor="text1"/>
          <w:sz w:val="22"/>
          <w:szCs w:val="22"/>
        </w:rPr>
        <w:t>arXiv</w:t>
      </w:r>
      <w:proofErr w:type="spellEnd"/>
      <w:r w:rsidRPr="002F2105">
        <w:rPr>
          <w:rFonts w:eastAsia="DFKai-SB"/>
          <w:i/>
          <w:iCs/>
          <w:color w:val="000000" w:themeColor="text1"/>
          <w:sz w:val="22"/>
          <w:szCs w:val="22"/>
        </w:rPr>
        <w:t xml:space="preserve"> </w:t>
      </w:r>
      <w:r w:rsidRPr="002F2105">
        <w:rPr>
          <w:rFonts w:eastAsia="DFKai-SB"/>
          <w:color w:val="000000" w:themeColor="text1"/>
          <w:sz w:val="22"/>
          <w:szCs w:val="22"/>
        </w:rPr>
        <w:t>preprint arXiv:2208.10250.</w:t>
      </w:r>
    </w:p>
    <w:p w14:paraId="75CF05E9" w14:textId="77777777" w:rsidR="00571D4E" w:rsidRPr="002F2105" w:rsidRDefault="00571D4E" w:rsidP="00325620">
      <w:pPr>
        <w:numPr>
          <w:ilvl w:val="0"/>
          <w:numId w:val="67"/>
        </w:numPr>
        <w:ind w:left="851" w:hanging="567"/>
        <w:contextualSpacing/>
        <w:jc w:val="both"/>
        <w:rPr>
          <w:rFonts w:eastAsia="DFKai-SB"/>
          <w:color w:val="000000" w:themeColor="text1"/>
          <w:sz w:val="22"/>
          <w:szCs w:val="22"/>
        </w:rPr>
      </w:pPr>
      <w:r w:rsidRPr="002F2105">
        <w:rPr>
          <w:rFonts w:eastAsia="DFKai-SB"/>
          <w:color w:val="000000" w:themeColor="text1"/>
          <w:sz w:val="22"/>
          <w:szCs w:val="22"/>
        </w:rPr>
        <w:t>Huang, Yan-Jia, Yi-Ting Lin, Chen-Chung Liu, Lue-</w:t>
      </w:r>
      <w:proofErr w:type="spellStart"/>
      <w:r w:rsidRPr="002F2105">
        <w:rPr>
          <w:rFonts w:eastAsia="DFKai-SB"/>
          <w:color w:val="000000" w:themeColor="text1"/>
          <w:sz w:val="22"/>
          <w:szCs w:val="22"/>
        </w:rPr>
        <w:t>En</w:t>
      </w:r>
      <w:proofErr w:type="spellEnd"/>
      <w:r w:rsidRPr="002F2105">
        <w:rPr>
          <w:rFonts w:eastAsia="DFKai-SB"/>
          <w:color w:val="000000" w:themeColor="text1"/>
          <w:sz w:val="22"/>
          <w:szCs w:val="22"/>
        </w:rPr>
        <w:t xml:space="preserve"> Lee, Shu Hui Hung, Jun-Kai Lo, Li-Chen Fu, “Assessing Schizophrenia Patients through Linguistic and Acoustic Features using Deep Learning Techniques,” </w:t>
      </w:r>
      <w:r w:rsidRPr="002F2105">
        <w:rPr>
          <w:rFonts w:eastAsia="DFKai-SB"/>
          <w:i/>
          <w:color w:val="000000" w:themeColor="text1"/>
          <w:sz w:val="22"/>
          <w:szCs w:val="22"/>
        </w:rPr>
        <w:t>IEEE Transactions on Neural Systems and Rehabilitation Engineering</w:t>
      </w:r>
      <w:r w:rsidRPr="002F2105">
        <w:rPr>
          <w:rFonts w:eastAsia="DFKai-SB"/>
          <w:color w:val="000000" w:themeColor="text1"/>
          <w:sz w:val="22"/>
          <w:szCs w:val="22"/>
        </w:rPr>
        <w:t>, Vol. 30, pp.947-956, (SCI) 2022.</w:t>
      </w:r>
    </w:p>
    <w:p w14:paraId="4BD529ED" w14:textId="77777777" w:rsidR="00571D4E" w:rsidRPr="002F2105" w:rsidRDefault="00571D4E" w:rsidP="00325620">
      <w:pPr>
        <w:numPr>
          <w:ilvl w:val="0"/>
          <w:numId w:val="67"/>
        </w:numPr>
        <w:ind w:left="851" w:hanging="567"/>
        <w:contextualSpacing/>
        <w:jc w:val="both"/>
        <w:rPr>
          <w:rFonts w:eastAsia="DFKai-SB"/>
          <w:color w:val="000000" w:themeColor="text1"/>
          <w:sz w:val="22"/>
          <w:szCs w:val="22"/>
        </w:rPr>
      </w:pPr>
      <w:r w:rsidRPr="002F2105">
        <w:rPr>
          <w:rFonts w:eastAsia="DFKai-SB"/>
          <w:color w:val="000000" w:themeColor="text1"/>
          <w:sz w:val="22"/>
          <w:szCs w:val="22"/>
        </w:rPr>
        <w:t>Bing-</w:t>
      </w:r>
      <w:proofErr w:type="spellStart"/>
      <w:r w:rsidRPr="002F2105">
        <w:rPr>
          <w:rFonts w:eastAsia="DFKai-SB"/>
          <w:color w:val="000000" w:themeColor="text1"/>
          <w:sz w:val="22"/>
          <w:szCs w:val="22"/>
        </w:rPr>
        <w:t>Jhang</w:t>
      </w:r>
      <w:proofErr w:type="spellEnd"/>
      <w:r w:rsidRPr="002F2105">
        <w:rPr>
          <w:rFonts w:eastAsia="DFKai-SB"/>
          <w:color w:val="000000" w:themeColor="text1"/>
          <w:sz w:val="22"/>
          <w:szCs w:val="22"/>
        </w:rPr>
        <w:t xml:space="preserve"> Lin, Yi-Ting Lin, Chen-Chung Liu, Lue-</w:t>
      </w:r>
      <w:proofErr w:type="spellStart"/>
      <w:r w:rsidRPr="002F2105">
        <w:rPr>
          <w:rFonts w:eastAsia="DFKai-SB"/>
          <w:color w:val="000000" w:themeColor="text1"/>
          <w:sz w:val="22"/>
          <w:szCs w:val="22"/>
        </w:rPr>
        <w:t>En</w:t>
      </w:r>
      <w:proofErr w:type="spellEnd"/>
      <w:r w:rsidRPr="002F2105">
        <w:rPr>
          <w:rFonts w:eastAsia="DFKai-SB"/>
          <w:color w:val="000000" w:themeColor="text1"/>
          <w:sz w:val="22"/>
          <w:szCs w:val="22"/>
        </w:rPr>
        <w:t xml:space="preserve"> Lee, </w:t>
      </w:r>
      <w:proofErr w:type="spellStart"/>
      <w:r w:rsidRPr="002F2105">
        <w:rPr>
          <w:rFonts w:eastAsia="DFKai-SB"/>
          <w:color w:val="000000" w:themeColor="text1"/>
          <w:sz w:val="22"/>
          <w:szCs w:val="22"/>
        </w:rPr>
        <w:t>Chih</w:t>
      </w:r>
      <w:proofErr w:type="spellEnd"/>
      <w:r w:rsidRPr="002F2105">
        <w:rPr>
          <w:rFonts w:eastAsia="DFKai-SB"/>
          <w:color w:val="000000" w:themeColor="text1"/>
          <w:sz w:val="22"/>
          <w:szCs w:val="22"/>
        </w:rPr>
        <w:t xml:space="preserve">-Yuan Chuang, An-Sheng Liu, Shu-Hui Hung, and Li-Chen Fu, “Mental Status Detection for Schizophrenia Patients via Deep Visual Perception,” </w:t>
      </w:r>
      <w:r w:rsidRPr="002F2105">
        <w:rPr>
          <w:rFonts w:eastAsia="DFKai-SB"/>
          <w:i/>
          <w:color w:val="000000" w:themeColor="text1"/>
          <w:sz w:val="22"/>
          <w:szCs w:val="22"/>
        </w:rPr>
        <w:t>IEEE Journal of Biomedical and Health Informatics</w:t>
      </w:r>
      <w:r w:rsidRPr="002F2105">
        <w:rPr>
          <w:rFonts w:eastAsia="DFKai-SB"/>
          <w:color w:val="000000" w:themeColor="text1"/>
          <w:sz w:val="22"/>
          <w:szCs w:val="22"/>
        </w:rPr>
        <w:t>, Vol.26, No.11, pp.5704-5715, (SCI) 2022.</w:t>
      </w:r>
    </w:p>
    <w:p w14:paraId="62EE94CA" w14:textId="18EB3969" w:rsidR="00571D4E" w:rsidRPr="002F2105" w:rsidRDefault="00571D4E" w:rsidP="00325620">
      <w:pPr>
        <w:numPr>
          <w:ilvl w:val="0"/>
          <w:numId w:val="67"/>
        </w:numPr>
        <w:ind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Chuang, </w:t>
      </w:r>
      <w:proofErr w:type="spellStart"/>
      <w:r w:rsidRPr="002F2105">
        <w:rPr>
          <w:rFonts w:eastAsia="DFKai-SB"/>
          <w:color w:val="000000" w:themeColor="text1"/>
          <w:sz w:val="22"/>
          <w:szCs w:val="22"/>
        </w:rPr>
        <w:t>Chih</w:t>
      </w:r>
      <w:proofErr w:type="spellEnd"/>
      <w:r w:rsidRPr="002F2105">
        <w:rPr>
          <w:rFonts w:eastAsia="DFKai-SB"/>
          <w:color w:val="000000" w:themeColor="text1"/>
          <w:sz w:val="22"/>
          <w:szCs w:val="22"/>
        </w:rPr>
        <w:t>-Yuan, Yi-Ting Lin, Chen-Chung Liu, Lue-</w:t>
      </w:r>
      <w:proofErr w:type="spellStart"/>
      <w:r w:rsidRPr="002F2105">
        <w:rPr>
          <w:rFonts w:eastAsia="DFKai-SB"/>
          <w:color w:val="000000" w:themeColor="text1"/>
          <w:sz w:val="22"/>
          <w:szCs w:val="22"/>
        </w:rPr>
        <w:t>En</w:t>
      </w:r>
      <w:proofErr w:type="spellEnd"/>
      <w:r w:rsidRPr="002F2105">
        <w:rPr>
          <w:rFonts w:eastAsia="DFKai-SB"/>
          <w:color w:val="000000" w:themeColor="text1"/>
          <w:sz w:val="22"/>
          <w:szCs w:val="22"/>
        </w:rPr>
        <w:t xml:space="preserve"> Lee, </w:t>
      </w:r>
      <w:proofErr w:type="spellStart"/>
      <w:r w:rsidRPr="002F2105">
        <w:rPr>
          <w:rFonts w:eastAsia="DFKai-SB"/>
          <w:color w:val="000000" w:themeColor="text1"/>
          <w:sz w:val="22"/>
          <w:szCs w:val="22"/>
        </w:rPr>
        <w:t>Hsin</w:t>
      </w:r>
      <w:proofErr w:type="spellEnd"/>
      <w:r w:rsidRPr="002F2105">
        <w:rPr>
          <w:rFonts w:eastAsia="DFKai-SB"/>
          <w:color w:val="000000" w:themeColor="text1"/>
          <w:sz w:val="22"/>
          <w:szCs w:val="22"/>
        </w:rPr>
        <w:t xml:space="preserve">-Yang Chang, An-Sheng Liu, Shu-Hui Hung, and Li-Chen Fu, “Multimodal Assessment of Schizophrenia Symptom Severity from Linguistic, Acoustic and Visual Cues,” </w:t>
      </w:r>
      <w:r w:rsidRPr="002F2105">
        <w:rPr>
          <w:rFonts w:eastAsia="DFKai-SB"/>
          <w:i/>
          <w:color w:val="000000" w:themeColor="text1"/>
          <w:sz w:val="22"/>
          <w:szCs w:val="22"/>
        </w:rPr>
        <w:t>IEEE in Transactions on Neural Systems &amp; Rehabilitation Engineering</w:t>
      </w:r>
      <w:r w:rsidRPr="002F2105">
        <w:rPr>
          <w:rFonts w:eastAsia="DFKai-SB"/>
          <w:color w:val="000000" w:themeColor="text1"/>
          <w:sz w:val="22"/>
          <w:szCs w:val="22"/>
        </w:rPr>
        <w:t>, Accepted, (SCI) 2023</w:t>
      </w:r>
    </w:p>
    <w:p w14:paraId="1DD3AFEE" w14:textId="77777777" w:rsidR="003D12DF" w:rsidRPr="002F2105" w:rsidRDefault="003D12DF" w:rsidP="00325620">
      <w:pPr>
        <w:pStyle w:val="ListParagraph"/>
        <w:widowControl/>
        <w:numPr>
          <w:ilvl w:val="0"/>
          <w:numId w:val="67"/>
        </w:numPr>
        <w:adjustRightInd w:val="0"/>
        <w:snapToGrid w:val="0"/>
        <w:ind w:leftChars="0" w:left="851" w:hanging="567"/>
        <w:contextualSpacing/>
        <w:jc w:val="both"/>
        <w:outlineLvl w:val="2"/>
        <w:rPr>
          <w:rFonts w:eastAsia="DFKai-SB"/>
          <w:color w:val="000000" w:themeColor="text1"/>
          <w:sz w:val="22"/>
          <w:szCs w:val="22"/>
        </w:rPr>
      </w:pPr>
      <w:r w:rsidRPr="002F2105">
        <w:rPr>
          <w:rFonts w:eastAsia="DFKai-SB"/>
          <w:color w:val="000000" w:themeColor="text1"/>
          <w:sz w:val="22"/>
          <w:szCs w:val="22"/>
        </w:rPr>
        <w:t xml:space="preserve">W. Yu, H. Xu, Y. </w:t>
      </w:r>
      <w:proofErr w:type="spellStart"/>
      <w:r w:rsidRPr="002F2105">
        <w:rPr>
          <w:rFonts w:eastAsia="DFKai-SB"/>
          <w:color w:val="000000" w:themeColor="text1"/>
          <w:sz w:val="22"/>
          <w:szCs w:val="22"/>
        </w:rPr>
        <w:t>Ziqi</w:t>
      </w:r>
      <w:proofErr w:type="spellEnd"/>
      <w:r w:rsidRPr="002F2105">
        <w:rPr>
          <w:rFonts w:eastAsia="DFKai-SB"/>
          <w:color w:val="000000" w:themeColor="text1"/>
          <w:sz w:val="22"/>
          <w:szCs w:val="22"/>
        </w:rPr>
        <w:t xml:space="preserve">, and W. </w:t>
      </w:r>
      <w:proofErr w:type="spellStart"/>
      <w:r w:rsidRPr="002F2105">
        <w:rPr>
          <w:rFonts w:eastAsia="DFKai-SB"/>
          <w:color w:val="000000" w:themeColor="text1"/>
          <w:sz w:val="22"/>
          <w:szCs w:val="22"/>
        </w:rPr>
        <w:t>Jiele</w:t>
      </w:r>
      <w:proofErr w:type="spellEnd"/>
      <w:r w:rsidRPr="002F2105">
        <w:rPr>
          <w:rFonts w:eastAsia="DFKai-SB"/>
          <w:color w:val="000000" w:themeColor="text1"/>
          <w:sz w:val="22"/>
          <w:szCs w:val="22"/>
        </w:rPr>
        <w:t xml:space="preserve">, “Learning modality-specific representations with self-supervised multi-task learning for multimodal sentiment analysis,” in </w:t>
      </w:r>
      <w:r w:rsidRPr="002F2105">
        <w:rPr>
          <w:rFonts w:eastAsia="DFKai-SB"/>
          <w:i/>
          <w:iCs/>
          <w:color w:val="000000" w:themeColor="text1"/>
          <w:sz w:val="22"/>
          <w:szCs w:val="22"/>
        </w:rPr>
        <w:t>Proceedings of the AAAI Conference on Artificial Intelligence</w:t>
      </w:r>
      <w:r w:rsidRPr="002F2105">
        <w:rPr>
          <w:rFonts w:eastAsia="DFKai-SB"/>
          <w:color w:val="000000" w:themeColor="text1"/>
          <w:sz w:val="22"/>
          <w:szCs w:val="22"/>
        </w:rPr>
        <w:t>, (2021).</w:t>
      </w:r>
    </w:p>
    <w:p w14:paraId="5D10F98D" w14:textId="77777777" w:rsidR="003D12DF" w:rsidRPr="002F2105" w:rsidRDefault="003D12DF" w:rsidP="00325620">
      <w:pPr>
        <w:pStyle w:val="ListParagraph"/>
        <w:widowControl/>
        <w:numPr>
          <w:ilvl w:val="0"/>
          <w:numId w:val="67"/>
        </w:numPr>
        <w:adjustRightInd w:val="0"/>
        <w:snapToGrid w:val="0"/>
        <w:ind w:leftChars="0" w:left="851" w:hanging="567"/>
        <w:contextualSpacing/>
        <w:jc w:val="both"/>
        <w:outlineLvl w:val="2"/>
        <w:rPr>
          <w:rFonts w:eastAsia="DFKai-SB"/>
          <w:color w:val="000000" w:themeColor="text1"/>
          <w:sz w:val="22"/>
          <w:szCs w:val="22"/>
        </w:rPr>
      </w:pPr>
      <w:r w:rsidRPr="002F2105">
        <w:rPr>
          <w:rFonts w:eastAsia="DFKai-SB"/>
          <w:color w:val="000000" w:themeColor="text1"/>
          <w:sz w:val="22"/>
          <w:szCs w:val="22"/>
        </w:rPr>
        <w:t xml:space="preserve">W. Han, H. Chen, and S. </w:t>
      </w:r>
      <w:proofErr w:type="spellStart"/>
      <w:r w:rsidRPr="002F2105">
        <w:rPr>
          <w:rFonts w:eastAsia="DFKai-SB"/>
          <w:color w:val="000000" w:themeColor="text1"/>
          <w:sz w:val="22"/>
          <w:szCs w:val="22"/>
        </w:rPr>
        <w:t>Poria</w:t>
      </w:r>
      <w:proofErr w:type="spellEnd"/>
      <w:r w:rsidRPr="002F2105">
        <w:rPr>
          <w:rFonts w:eastAsia="DFKai-SB"/>
          <w:color w:val="000000" w:themeColor="text1"/>
          <w:sz w:val="22"/>
          <w:szCs w:val="22"/>
        </w:rPr>
        <w:t xml:space="preserve">, “Improving multimodal fusion with hierarchical mutual information maximization for multimodal sentiment analysis,” in </w:t>
      </w:r>
      <w:r w:rsidRPr="002F2105">
        <w:rPr>
          <w:rFonts w:eastAsia="DFKai-SB"/>
          <w:i/>
          <w:iCs/>
          <w:color w:val="000000" w:themeColor="text1"/>
          <w:sz w:val="22"/>
          <w:szCs w:val="22"/>
        </w:rPr>
        <w:t>Proceedings of the 2021 Conference on Empirical Methods in Natural Language Processing</w:t>
      </w:r>
      <w:r w:rsidRPr="002F2105">
        <w:rPr>
          <w:rFonts w:eastAsia="DFKai-SB"/>
          <w:color w:val="000000" w:themeColor="text1"/>
          <w:sz w:val="22"/>
          <w:szCs w:val="22"/>
        </w:rPr>
        <w:t>, pp. 9180–9192, (2021).</w:t>
      </w:r>
    </w:p>
    <w:p w14:paraId="6F4289FC"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S. Gupta and V. R. Carvalho, "FAQ retrieval using attentive matching," in </w:t>
      </w:r>
      <w:r w:rsidRPr="002F2105">
        <w:rPr>
          <w:rFonts w:eastAsia="DFKai-SB"/>
          <w:i/>
          <w:iCs/>
          <w:color w:val="000000" w:themeColor="text1"/>
          <w:sz w:val="22"/>
          <w:szCs w:val="22"/>
        </w:rPr>
        <w:t>Proceedings of the 42nd International ACM SIGIR Conference on Research and Development in Information Retrieval</w:t>
      </w:r>
      <w:r w:rsidRPr="002F2105">
        <w:rPr>
          <w:rFonts w:eastAsia="DFKai-SB"/>
          <w:color w:val="000000" w:themeColor="text1"/>
          <w:sz w:val="22"/>
          <w:szCs w:val="22"/>
        </w:rPr>
        <w:t xml:space="preserve">, 2019, pp. 929-932. </w:t>
      </w:r>
    </w:p>
    <w:p w14:paraId="66B47ABC"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W. Sakata, T. Shibata, R. Tanaka, and S. </w:t>
      </w:r>
      <w:proofErr w:type="spellStart"/>
      <w:r w:rsidRPr="002F2105">
        <w:rPr>
          <w:rFonts w:eastAsia="DFKai-SB"/>
          <w:color w:val="000000" w:themeColor="text1"/>
          <w:sz w:val="22"/>
          <w:szCs w:val="22"/>
        </w:rPr>
        <w:t>Kurohashi</w:t>
      </w:r>
      <w:proofErr w:type="spellEnd"/>
      <w:r w:rsidRPr="002F2105">
        <w:rPr>
          <w:rFonts w:eastAsia="DFKai-SB"/>
          <w:color w:val="000000" w:themeColor="text1"/>
          <w:sz w:val="22"/>
          <w:szCs w:val="22"/>
        </w:rPr>
        <w:t xml:space="preserve">, "FAQ retrieval using query-question similarity and BERT-based query-answer relevance," in </w:t>
      </w:r>
      <w:r w:rsidRPr="002F2105">
        <w:rPr>
          <w:rFonts w:eastAsia="DFKai-SB"/>
          <w:i/>
          <w:iCs/>
          <w:color w:val="000000" w:themeColor="text1"/>
          <w:sz w:val="22"/>
          <w:szCs w:val="22"/>
        </w:rPr>
        <w:t>Proceedings of the 42nd International ACM SIGIR Conference on Research and Development in Information Retrieval</w:t>
      </w:r>
      <w:r w:rsidRPr="002F2105">
        <w:rPr>
          <w:rFonts w:eastAsia="DFKai-SB"/>
          <w:color w:val="000000" w:themeColor="text1"/>
          <w:sz w:val="22"/>
          <w:szCs w:val="22"/>
        </w:rPr>
        <w:t>, 2019, pp. 1113-1116.</w:t>
      </w:r>
    </w:p>
    <w:p w14:paraId="34D5779B"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Y. Mass, B. </w:t>
      </w:r>
      <w:proofErr w:type="spellStart"/>
      <w:r w:rsidRPr="002F2105">
        <w:rPr>
          <w:rFonts w:eastAsia="DFKai-SB"/>
          <w:color w:val="000000" w:themeColor="text1"/>
          <w:sz w:val="22"/>
          <w:szCs w:val="22"/>
        </w:rPr>
        <w:t>Carmeli</w:t>
      </w:r>
      <w:proofErr w:type="spellEnd"/>
      <w:r w:rsidRPr="002F2105">
        <w:rPr>
          <w:rFonts w:eastAsia="DFKai-SB"/>
          <w:color w:val="000000" w:themeColor="text1"/>
          <w:sz w:val="22"/>
          <w:szCs w:val="22"/>
        </w:rPr>
        <w:t xml:space="preserve">, H. </w:t>
      </w:r>
      <w:proofErr w:type="spellStart"/>
      <w:r w:rsidRPr="002F2105">
        <w:rPr>
          <w:rFonts w:eastAsia="DFKai-SB"/>
          <w:color w:val="000000" w:themeColor="text1"/>
          <w:sz w:val="22"/>
          <w:szCs w:val="22"/>
        </w:rPr>
        <w:t>Roitman</w:t>
      </w:r>
      <w:proofErr w:type="spellEnd"/>
      <w:r w:rsidRPr="002F2105">
        <w:rPr>
          <w:rFonts w:eastAsia="DFKai-SB"/>
          <w:color w:val="000000" w:themeColor="text1"/>
          <w:sz w:val="22"/>
          <w:szCs w:val="22"/>
        </w:rPr>
        <w:t xml:space="preserve">, and D. </w:t>
      </w:r>
      <w:proofErr w:type="spellStart"/>
      <w:r w:rsidRPr="002F2105">
        <w:rPr>
          <w:rFonts w:eastAsia="DFKai-SB"/>
          <w:color w:val="000000" w:themeColor="text1"/>
          <w:sz w:val="22"/>
          <w:szCs w:val="22"/>
        </w:rPr>
        <w:t>Konopnicki</w:t>
      </w:r>
      <w:proofErr w:type="spellEnd"/>
      <w:r w:rsidRPr="002F2105">
        <w:rPr>
          <w:rFonts w:eastAsia="DFKai-SB"/>
          <w:color w:val="000000" w:themeColor="text1"/>
          <w:sz w:val="22"/>
          <w:szCs w:val="22"/>
        </w:rPr>
        <w:t xml:space="preserve">, "Unsupervised FAQ retrieval with question generation and BERT," in </w:t>
      </w:r>
      <w:r w:rsidRPr="002F2105">
        <w:rPr>
          <w:rFonts w:eastAsia="DFKai-SB"/>
          <w:i/>
          <w:iCs/>
          <w:color w:val="000000" w:themeColor="text1"/>
          <w:sz w:val="22"/>
          <w:szCs w:val="22"/>
        </w:rPr>
        <w:t>Proceedings of the 58th Annual Meeting of the Association for Computational Linguistics</w:t>
      </w:r>
      <w:r w:rsidRPr="002F2105">
        <w:rPr>
          <w:rFonts w:eastAsia="DFKai-SB"/>
          <w:color w:val="000000" w:themeColor="text1"/>
          <w:sz w:val="22"/>
          <w:szCs w:val="22"/>
        </w:rPr>
        <w:t xml:space="preserve">, 2020, pp. 807-812. </w:t>
      </w:r>
    </w:p>
    <w:p w14:paraId="7C5A5211"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lastRenderedPageBreak/>
        <w:t xml:space="preserve">L. Liu, Q. Wu, and G. Chen, "Improving Dense FAQ Retrieval with Synthetic Training," in </w:t>
      </w:r>
      <w:r w:rsidRPr="002F2105">
        <w:rPr>
          <w:rFonts w:eastAsia="DFKai-SB"/>
          <w:i/>
          <w:iCs/>
          <w:color w:val="000000" w:themeColor="text1"/>
          <w:sz w:val="22"/>
          <w:szCs w:val="22"/>
        </w:rPr>
        <w:t>2021 7th IEEE International Conference on Network Intelligence and Digital Content (IC-NIDC)</w:t>
      </w:r>
      <w:r w:rsidRPr="002F2105">
        <w:rPr>
          <w:rFonts w:eastAsia="DFKai-SB"/>
          <w:color w:val="000000" w:themeColor="text1"/>
          <w:sz w:val="22"/>
          <w:szCs w:val="22"/>
        </w:rPr>
        <w:t>, 2021: IEEE, pp. 304-308.</w:t>
      </w:r>
    </w:p>
    <w:p w14:paraId="300B516F"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N. Reimers and I. </w:t>
      </w:r>
      <w:proofErr w:type="spellStart"/>
      <w:r w:rsidRPr="002F2105">
        <w:rPr>
          <w:rFonts w:eastAsia="DFKai-SB"/>
          <w:color w:val="000000" w:themeColor="text1"/>
          <w:sz w:val="22"/>
          <w:szCs w:val="22"/>
        </w:rPr>
        <w:t>Gurevych</w:t>
      </w:r>
      <w:proofErr w:type="spellEnd"/>
      <w:r w:rsidRPr="002F2105">
        <w:rPr>
          <w:rFonts w:eastAsia="DFKai-SB"/>
          <w:color w:val="000000" w:themeColor="text1"/>
          <w:sz w:val="22"/>
          <w:szCs w:val="22"/>
        </w:rPr>
        <w:t>, "Sentence-</w:t>
      </w:r>
      <w:proofErr w:type="spellStart"/>
      <w:r w:rsidRPr="002F2105">
        <w:rPr>
          <w:rFonts w:eastAsia="DFKai-SB"/>
          <w:color w:val="000000" w:themeColor="text1"/>
          <w:sz w:val="22"/>
          <w:szCs w:val="22"/>
        </w:rPr>
        <w:t>bert</w:t>
      </w:r>
      <w:proofErr w:type="spellEnd"/>
      <w:r w:rsidRPr="002F2105">
        <w:rPr>
          <w:rFonts w:eastAsia="DFKai-SB"/>
          <w:color w:val="000000" w:themeColor="text1"/>
          <w:sz w:val="22"/>
          <w:szCs w:val="22"/>
        </w:rPr>
        <w:t xml:space="preserve">: Sentence embeddings using </w:t>
      </w:r>
      <w:proofErr w:type="spellStart"/>
      <w:r w:rsidRPr="002F2105">
        <w:rPr>
          <w:rFonts w:eastAsia="DFKai-SB"/>
          <w:color w:val="000000" w:themeColor="text1"/>
          <w:sz w:val="22"/>
          <w:szCs w:val="22"/>
        </w:rPr>
        <w:t>siamese</w:t>
      </w:r>
      <w:proofErr w:type="spellEnd"/>
      <w:r w:rsidRPr="002F2105">
        <w:rPr>
          <w:rFonts w:eastAsia="DFKai-SB"/>
          <w:color w:val="000000" w:themeColor="text1"/>
          <w:sz w:val="22"/>
          <w:szCs w:val="22"/>
        </w:rPr>
        <w:t xml:space="preserve"> </w:t>
      </w:r>
      <w:proofErr w:type="spellStart"/>
      <w:r w:rsidRPr="002F2105">
        <w:rPr>
          <w:rFonts w:eastAsia="DFKai-SB"/>
          <w:color w:val="000000" w:themeColor="text1"/>
          <w:sz w:val="22"/>
          <w:szCs w:val="22"/>
        </w:rPr>
        <w:t>bert</w:t>
      </w:r>
      <w:proofErr w:type="spellEnd"/>
      <w:r w:rsidRPr="002F2105">
        <w:rPr>
          <w:rFonts w:eastAsia="DFKai-SB"/>
          <w:color w:val="000000" w:themeColor="text1"/>
          <w:sz w:val="22"/>
          <w:szCs w:val="22"/>
        </w:rPr>
        <w:t xml:space="preserve">-networks," in </w:t>
      </w:r>
      <w:r w:rsidRPr="002F2105">
        <w:rPr>
          <w:rFonts w:eastAsia="DFKai-SB"/>
          <w:i/>
          <w:iCs/>
          <w:color w:val="000000" w:themeColor="text1"/>
          <w:sz w:val="22"/>
          <w:szCs w:val="22"/>
        </w:rPr>
        <w:t>Proceedings of the 2019 Conference on Empirical Methods in Natural Language Processing and the 9th International Joint Conference on Natural Language Processing (EMNLP-IJCNLP)</w:t>
      </w:r>
      <w:r w:rsidRPr="002F2105">
        <w:rPr>
          <w:rFonts w:eastAsia="DFKai-SB"/>
          <w:color w:val="000000" w:themeColor="text1"/>
          <w:sz w:val="22"/>
          <w:szCs w:val="22"/>
        </w:rPr>
        <w:t xml:space="preserve">, 2019, pp. 3982-3992. </w:t>
      </w:r>
    </w:p>
    <w:p w14:paraId="3D3FE185"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proofErr w:type="spellStart"/>
      <w:r w:rsidRPr="002F2105">
        <w:rPr>
          <w:rFonts w:eastAsia="DFKai-SB"/>
          <w:color w:val="000000" w:themeColor="text1"/>
          <w:sz w:val="22"/>
          <w:szCs w:val="22"/>
        </w:rPr>
        <w:t>Kokhlikyan</w:t>
      </w:r>
      <w:proofErr w:type="spellEnd"/>
      <w:r w:rsidRPr="002F2105">
        <w:rPr>
          <w:rFonts w:eastAsia="DFKai-SB"/>
          <w:color w:val="000000" w:themeColor="text1"/>
          <w:sz w:val="22"/>
          <w:szCs w:val="22"/>
        </w:rPr>
        <w:t xml:space="preserve">, N., </w:t>
      </w:r>
      <w:proofErr w:type="spellStart"/>
      <w:r w:rsidRPr="002F2105">
        <w:rPr>
          <w:rFonts w:eastAsia="DFKai-SB"/>
          <w:color w:val="000000" w:themeColor="text1"/>
          <w:sz w:val="22"/>
          <w:szCs w:val="22"/>
        </w:rPr>
        <w:t>Miglani</w:t>
      </w:r>
      <w:proofErr w:type="spellEnd"/>
      <w:r w:rsidRPr="002F2105">
        <w:rPr>
          <w:rFonts w:eastAsia="DFKai-SB"/>
          <w:color w:val="000000" w:themeColor="text1"/>
          <w:sz w:val="22"/>
          <w:szCs w:val="22"/>
        </w:rPr>
        <w:t xml:space="preserve">, V., Martin, M., Wang, E., </w:t>
      </w:r>
      <w:proofErr w:type="spellStart"/>
      <w:r w:rsidRPr="002F2105">
        <w:rPr>
          <w:rFonts w:eastAsia="DFKai-SB"/>
          <w:color w:val="000000" w:themeColor="text1"/>
          <w:sz w:val="22"/>
          <w:szCs w:val="22"/>
        </w:rPr>
        <w:t>Alsallakh</w:t>
      </w:r>
      <w:proofErr w:type="spellEnd"/>
      <w:r w:rsidRPr="002F2105">
        <w:rPr>
          <w:rFonts w:eastAsia="DFKai-SB"/>
          <w:color w:val="000000" w:themeColor="text1"/>
          <w:sz w:val="22"/>
          <w:szCs w:val="22"/>
        </w:rPr>
        <w:t xml:space="preserve">, B., Reynolds, J., Melnikov, A., </w:t>
      </w:r>
      <w:proofErr w:type="spellStart"/>
      <w:r w:rsidRPr="002F2105">
        <w:rPr>
          <w:rFonts w:eastAsia="DFKai-SB"/>
          <w:color w:val="000000" w:themeColor="text1"/>
          <w:sz w:val="22"/>
          <w:szCs w:val="22"/>
        </w:rPr>
        <w:t>Kliushkina</w:t>
      </w:r>
      <w:proofErr w:type="spellEnd"/>
      <w:r w:rsidRPr="002F2105">
        <w:rPr>
          <w:rFonts w:eastAsia="DFKai-SB"/>
          <w:color w:val="000000" w:themeColor="text1"/>
          <w:sz w:val="22"/>
          <w:szCs w:val="22"/>
        </w:rPr>
        <w:t xml:space="preserve">, N., Araya, C., Yan, S., and </w:t>
      </w:r>
      <w:proofErr w:type="spellStart"/>
      <w:r w:rsidRPr="002F2105">
        <w:rPr>
          <w:rFonts w:eastAsia="DFKai-SB"/>
          <w:color w:val="000000" w:themeColor="text1"/>
          <w:sz w:val="22"/>
          <w:szCs w:val="22"/>
        </w:rPr>
        <w:t>Reblitz</w:t>
      </w:r>
      <w:proofErr w:type="spellEnd"/>
      <w:r w:rsidRPr="002F2105">
        <w:rPr>
          <w:rFonts w:eastAsia="DFKai-SB"/>
          <w:color w:val="000000" w:themeColor="text1"/>
          <w:sz w:val="22"/>
          <w:szCs w:val="22"/>
        </w:rPr>
        <w:t>-Richardson, O.., “</w:t>
      </w:r>
      <w:proofErr w:type="spellStart"/>
      <w:r w:rsidRPr="002F2105">
        <w:rPr>
          <w:rFonts w:eastAsia="DFKai-SB"/>
          <w:color w:val="000000" w:themeColor="text1"/>
          <w:sz w:val="22"/>
          <w:szCs w:val="22"/>
        </w:rPr>
        <w:t>Captum</w:t>
      </w:r>
      <w:proofErr w:type="spellEnd"/>
      <w:r w:rsidRPr="002F2105">
        <w:rPr>
          <w:rFonts w:eastAsia="DFKai-SB"/>
          <w:color w:val="000000" w:themeColor="text1"/>
          <w:sz w:val="22"/>
          <w:szCs w:val="22"/>
        </w:rPr>
        <w:t xml:space="preserve">: A unified and generic model interpretability library for </w:t>
      </w:r>
      <w:proofErr w:type="spellStart"/>
      <w:r w:rsidRPr="002F2105">
        <w:rPr>
          <w:rFonts w:eastAsia="DFKai-SB"/>
          <w:color w:val="000000" w:themeColor="text1"/>
          <w:sz w:val="22"/>
          <w:szCs w:val="22"/>
        </w:rPr>
        <w:t>pytorch</w:t>
      </w:r>
      <w:proofErr w:type="spellEnd"/>
      <w:r w:rsidRPr="002F2105">
        <w:rPr>
          <w:rFonts w:eastAsia="DFKai-SB"/>
          <w:color w:val="000000" w:themeColor="text1"/>
          <w:sz w:val="22"/>
          <w:szCs w:val="22"/>
        </w:rPr>
        <w:t xml:space="preserve">,” </w:t>
      </w:r>
      <w:proofErr w:type="spellStart"/>
      <w:r w:rsidRPr="002F2105">
        <w:rPr>
          <w:rFonts w:eastAsia="DFKai-SB"/>
          <w:i/>
          <w:iCs/>
          <w:color w:val="000000" w:themeColor="text1"/>
          <w:sz w:val="22"/>
          <w:szCs w:val="22"/>
        </w:rPr>
        <w:t>arXiv</w:t>
      </w:r>
      <w:proofErr w:type="spellEnd"/>
      <w:r w:rsidRPr="002F2105">
        <w:rPr>
          <w:rFonts w:eastAsia="DFKai-SB"/>
          <w:color w:val="000000" w:themeColor="text1"/>
          <w:sz w:val="22"/>
          <w:szCs w:val="22"/>
        </w:rPr>
        <w:t xml:space="preserve"> preprint, arXiv:2009.07896 (2020).</w:t>
      </w:r>
    </w:p>
    <w:p w14:paraId="56BB8F1F" w14:textId="54CDA824"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C. Yu et al., "Speech Enhancement Based on Denoising Autoencoder </w:t>
      </w:r>
      <w:r w:rsidR="00147832" w:rsidRPr="002F2105">
        <w:rPr>
          <w:rFonts w:eastAsia="DFKai-SB"/>
          <w:color w:val="000000" w:themeColor="text1"/>
          <w:sz w:val="22"/>
          <w:szCs w:val="22"/>
        </w:rPr>
        <w:t>w</w:t>
      </w:r>
      <w:r w:rsidRPr="002F2105">
        <w:rPr>
          <w:rFonts w:eastAsia="DFKai-SB"/>
          <w:color w:val="000000" w:themeColor="text1"/>
          <w:sz w:val="22"/>
          <w:szCs w:val="22"/>
        </w:rPr>
        <w:t xml:space="preserve">ith Multi-Branched Encoders," in </w:t>
      </w:r>
      <w:r w:rsidRPr="002F2105">
        <w:rPr>
          <w:rFonts w:eastAsia="DFKai-SB"/>
          <w:i/>
          <w:iCs/>
          <w:color w:val="000000" w:themeColor="text1"/>
          <w:sz w:val="22"/>
          <w:szCs w:val="22"/>
        </w:rPr>
        <w:t>IEEE/ACM Transactions on Audio, Speech, and Language Processing</w:t>
      </w:r>
      <w:r w:rsidRPr="002F2105">
        <w:rPr>
          <w:rFonts w:eastAsia="DFKai-SB"/>
          <w:color w:val="000000" w:themeColor="text1"/>
          <w:sz w:val="22"/>
          <w:szCs w:val="22"/>
        </w:rPr>
        <w:t xml:space="preserve">, vol. 28, pp. 2756-2769, 2020, </w:t>
      </w:r>
      <w:proofErr w:type="spellStart"/>
      <w:r w:rsidRPr="002F2105">
        <w:rPr>
          <w:rFonts w:eastAsia="DFKai-SB"/>
          <w:color w:val="000000" w:themeColor="text1"/>
          <w:sz w:val="22"/>
          <w:szCs w:val="22"/>
        </w:rPr>
        <w:t>doi</w:t>
      </w:r>
      <w:proofErr w:type="spellEnd"/>
      <w:r w:rsidRPr="002F2105">
        <w:rPr>
          <w:rFonts w:eastAsia="DFKai-SB"/>
          <w:color w:val="000000" w:themeColor="text1"/>
          <w:sz w:val="22"/>
          <w:szCs w:val="22"/>
        </w:rPr>
        <w:t>: 10.1109/TASLP.2020.3025638.</w:t>
      </w:r>
    </w:p>
    <w:p w14:paraId="746E7000"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shd w:val="clear" w:color="auto" w:fill="FFFFFF"/>
        </w:rPr>
        <w:t xml:space="preserve">Zhao, </w:t>
      </w:r>
      <w:proofErr w:type="spellStart"/>
      <w:r w:rsidRPr="002F2105">
        <w:rPr>
          <w:rFonts w:eastAsia="DFKai-SB"/>
          <w:color w:val="000000" w:themeColor="text1"/>
          <w:sz w:val="22"/>
          <w:szCs w:val="22"/>
          <w:shd w:val="clear" w:color="auto" w:fill="FFFFFF"/>
        </w:rPr>
        <w:t>Shengkui</w:t>
      </w:r>
      <w:proofErr w:type="spellEnd"/>
      <w:r w:rsidRPr="002F2105">
        <w:rPr>
          <w:rFonts w:eastAsia="DFKai-SB"/>
          <w:color w:val="000000" w:themeColor="text1"/>
          <w:sz w:val="22"/>
          <w:szCs w:val="22"/>
          <w:shd w:val="clear" w:color="auto" w:fill="FFFFFF"/>
        </w:rPr>
        <w:t xml:space="preserve">, </w:t>
      </w:r>
      <w:proofErr w:type="spellStart"/>
      <w:r w:rsidRPr="002F2105">
        <w:rPr>
          <w:rFonts w:eastAsia="DFKai-SB"/>
          <w:color w:val="000000" w:themeColor="text1"/>
          <w:sz w:val="22"/>
          <w:szCs w:val="22"/>
          <w:shd w:val="clear" w:color="auto" w:fill="FFFFFF"/>
        </w:rPr>
        <w:t>Trung</w:t>
      </w:r>
      <w:proofErr w:type="spellEnd"/>
      <w:r w:rsidRPr="002F2105">
        <w:rPr>
          <w:rFonts w:eastAsia="DFKai-SB"/>
          <w:color w:val="000000" w:themeColor="text1"/>
          <w:sz w:val="22"/>
          <w:szCs w:val="22"/>
          <w:shd w:val="clear" w:color="auto" w:fill="FFFFFF"/>
        </w:rPr>
        <w:t xml:space="preserve"> </w:t>
      </w:r>
      <w:proofErr w:type="spellStart"/>
      <w:r w:rsidRPr="002F2105">
        <w:rPr>
          <w:rFonts w:eastAsia="DFKai-SB"/>
          <w:color w:val="000000" w:themeColor="text1"/>
          <w:sz w:val="22"/>
          <w:szCs w:val="22"/>
          <w:shd w:val="clear" w:color="auto" w:fill="FFFFFF"/>
        </w:rPr>
        <w:t>Hieu</w:t>
      </w:r>
      <w:proofErr w:type="spellEnd"/>
      <w:r w:rsidRPr="002F2105">
        <w:rPr>
          <w:rFonts w:eastAsia="DFKai-SB"/>
          <w:color w:val="000000" w:themeColor="text1"/>
          <w:sz w:val="22"/>
          <w:szCs w:val="22"/>
          <w:shd w:val="clear" w:color="auto" w:fill="FFFFFF"/>
        </w:rPr>
        <w:t xml:space="preserve"> Nguyen, and Bin Ma. "Monaural speech enhancement with complex convolutional block attention module and joint time frequency losses." </w:t>
      </w:r>
      <w:r w:rsidRPr="002F2105">
        <w:rPr>
          <w:rFonts w:eastAsia="DFKai-SB"/>
          <w:i/>
          <w:iCs/>
          <w:color w:val="000000" w:themeColor="text1"/>
          <w:sz w:val="22"/>
          <w:szCs w:val="22"/>
          <w:shd w:val="clear" w:color="auto" w:fill="FFFFFF"/>
        </w:rPr>
        <w:t>ICASSP 2021-2021 IEEE International Conference on Acoustics, Speech and Signal Processing (ICASSP)</w:t>
      </w:r>
      <w:r w:rsidRPr="002F2105">
        <w:rPr>
          <w:rFonts w:eastAsia="DFKai-SB"/>
          <w:color w:val="000000" w:themeColor="text1"/>
          <w:sz w:val="22"/>
          <w:szCs w:val="22"/>
          <w:shd w:val="clear" w:color="auto" w:fill="FFFFFF"/>
        </w:rPr>
        <w:t>. IEEE, 2021.</w:t>
      </w:r>
    </w:p>
    <w:p w14:paraId="4BCBA4BD"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G. Sell and D. Garcia-Romero, "</w:t>
      </w:r>
      <w:proofErr w:type="spellStart"/>
      <w:r w:rsidRPr="002F2105">
        <w:rPr>
          <w:rFonts w:eastAsia="DFKai-SB"/>
          <w:color w:val="000000" w:themeColor="text1"/>
          <w:sz w:val="22"/>
          <w:szCs w:val="22"/>
        </w:rPr>
        <w:t>Diarization</w:t>
      </w:r>
      <w:proofErr w:type="spellEnd"/>
      <w:r w:rsidRPr="002F2105">
        <w:rPr>
          <w:rFonts w:eastAsia="DFKai-SB"/>
          <w:color w:val="000000" w:themeColor="text1"/>
          <w:sz w:val="22"/>
          <w:szCs w:val="22"/>
        </w:rPr>
        <w:t xml:space="preserve"> </w:t>
      </w:r>
      <w:proofErr w:type="spellStart"/>
      <w:r w:rsidRPr="002F2105">
        <w:rPr>
          <w:rFonts w:eastAsia="DFKai-SB"/>
          <w:color w:val="000000" w:themeColor="text1"/>
          <w:sz w:val="22"/>
          <w:szCs w:val="22"/>
        </w:rPr>
        <w:t>resegmentation</w:t>
      </w:r>
      <w:proofErr w:type="spellEnd"/>
      <w:r w:rsidRPr="002F2105">
        <w:rPr>
          <w:rFonts w:eastAsia="DFKai-SB"/>
          <w:color w:val="000000" w:themeColor="text1"/>
          <w:sz w:val="22"/>
          <w:szCs w:val="22"/>
        </w:rPr>
        <w:t xml:space="preserve"> in the factor analysis subspace," 2015 </w:t>
      </w:r>
      <w:r w:rsidRPr="002F2105">
        <w:rPr>
          <w:rFonts w:eastAsia="DFKai-SB"/>
          <w:i/>
          <w:iCs/>
          <w:color w:val="000000" w:themeColor="text1"/>
          <w:sz w:val="22"/>
          <w:szCs w:val="22"/>
        </w:rPr>
        <w:t>IEEE International Conference on Acoustics, Speech and Signal Processing</w:t>
      </w:r>
      <w:r w:rsidRPr="002F2105">
        <w:rPr>
          <w:rFonts w:eastAsia="DFKai-SB"/>
          <w:color w:val="000000" w:themeColor="text1"/>
          <w:sz w:val="22"/>
          <w:szCs w:val="22"/>
        </w:rPr>
        <w:t xml:space="preserve"> (ICASSP), South Brisbane, QLD, Australia, 2015, pp. 4794-4798, </w:t>
      </w:r>
      <w:proofErr w:type="spellStart"/>
      <w:r w:rsidRPr="002F2105">
        <w:rPr>
          <w:rFonts w:eastAsia="DFKai-SB"/>
          <w:color w:val="000000" w:themeColor="text1"/>
          <w:sz w:val="22"/>
          <w:szCs w:val="22"/>
        </w:rPr>
        <w:t>doi</w:t>
      </w:r>
      <w:proofErr w:type="spellEnd"/>
      <w:r w:rsidRPr="002F2105">
        <w:rPr>
          <w:rFonts w:eastAsia="DFKai-SB"/>
          <w:color w:val="000000" w:themeColor="text1"/>
          <w:sz w:val="22"/>
          <w:szCs w:val="22"/>
        </w:rPr>
        <w:t>: 10.1109/ICASSP.2015.7178881.</w:t>
      </w:r>
    </w:p>
    <w:p w14:paraId="5E7BC07F"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proofErr w:type="spellStart"/>
      <w:r w:rsidRPr="002F2105">
        <w:rPr>
          <w:rFonts w:eastAsia="DFKai-SB"/>
          <w:color w:val="000000" w:themeColor="text1"/>
          <w:sz w:val="22"/>
          <w:szCs w:val="22"/>
        </w:rPr>
        <w:t>Konig</w:t>
      </w:r>
      <w:proofErr w:type="spellEnd"/>
      <w:r w:rsidRPr="002F2105">
        <w:rPr>
          <w:rFonts w:eastAsia="DFKai-SB"/>
          <w:color w:val="000000" w:themeColor="text1"/>
          <w:sz w:val="22"/>
          <w:szCs w:val="22"/>
        </w:rPr>
        <w:t xml:space="preserve">, A., </w:t>
      </w:r>
      <w:proofErr w:type="spellStart"/>
      <w:r w:rsidRPr="002F2105">
        <w:rPr>
          <w:rFonts w:eastAsia="DFKai-SB"/>
          <w:color w:val="000000" w:themeColor="text1"/>
          <w:sz w:val="22"/>
          <w:szCs w:val="22"/>
        </w:rPr>
        <w:t>Eonta</w:t>
      </w:r>
      <w:proofErr w:type="spellEnd"/>
      <w:r w:rsidRPr="002F2105">
        <w:rPr>
          <w:rFonts w:eastAsia="DFKai-SB"/>
          <w:color w:val="000000" w:themeColor="text1"/>
          <w:sz w:val="22"/>
          <w:szCs w:val="22"/>
        </w:rPr>
        <w:t xml:space="preserve">, A., </w:t>
      </w:r>
      <w:proofErr w:type="spellStart"/>
      <w:r w:rsidRPr="002F2105">
        <w:rPr>
          <w:rFonts w:eastAsia="DFKai-SB"/>
          <w:color w:val="000000" w:themeColor="text1"/>
          <w:sz w:val="22"/>
          <w:szCs w:val="22"/>
        </w:rPr>
        <w:t>Dyal</w:t>
      </w:r>
      <w:proofErr w:type="spellEnd"/>
      <w:r w:rsidRPr="002F2105">
        <w:rPr>
          <w:rFonts w:eastAsia="DFKai-SB"/>
          <w:color w:val="000000" w:themeColor="text1"/>
          <w:sz w:val="22"/>
          <w:szCs w:val="22"/>
        </w:rPr>
        <w:t xml:space="preserve">, S. R., &amp; </w:t>
      </w:r>
      <w:proofErr w:type="spellStart"/>
      <w:r w:rsidRPr="002F2105">
        <w:rPr>
          <w:rFonts w:eastAsia="DFKai-SB"/>
          <w:color w:val="000000" w:themeColor="text1"/>
          <w:sz w:val="22"/>
          <w:szCs w:val="22"/>
        </w:rPr>
        <w:t>Vrana</w:t>
      </w:r>
      <w:proofErr w:type="spellEnd"/>
      <w:r w:rsidRPr="002F2105">
        <w:rPr>
          <w:rFonts w:eastAsia="DFKai-SB"/>
          <w:color w:val="000000" w:themeColor="text1"/>
          <w:sz w:val="22"/>
          <w:szCs w:val="22"/>
        </w:rPr>
        <w:t xml:space="preserve">, S. R. (2014). Enhancing the benefits of written emotional disclosure through response training. </w:t>
      </w:r>
      <w:r w:rsidRPr="002F2105">
        <w:rPr>
          <w:rFonts w:eastAsia="DFKai-SB"/>
          <w:i/>
          <w:iCs/>
          <w:color w:val="000000" w:themeColor="text1"/>
          <w:sz w:val="22"/>
          <w:szCs w:val="22"/>
        </w:rPr>
        <w:t>Behavior therapy</w:t>
      </w:r>
      <w:r w:rsidRPr="002F2105">
        <w:rPr>
          <w:rFonts w:eastAsia="DFKai-SB"/>
          <w:color w:val="000000" w:themeColor="text1"/>
          <w:sz w:val="22"/>
          <w:szCs w:val="22"/>
        </w:rPr>
        <w:t>, 45(3), 344-357.</w:t>
      </w:r>
    </w:p>
    <w:p w14:paraId="4C94C02C"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Y.-S. Chuang et al., “</w:t>
      </w:r>
      <w:r w:rsidRPr="002F2105">
        <w:rPr>
          <w:rFonts w:eastAsia="DFKai-SB"/>
          <w:iCs/>
          <w:color w:val="000000" w:themeColor="text1"/>
          <w:sz w:val="22"/>
          <w:szCs w:val="22"/>
        </w:rPr>
        <w:t>Using Machine Theory of Mind to Learn Agent Social Network Structures from Observed Interactive Behaviors with Targets,”</w:t>
      </w:r>
      <w:r w:rsidRPr="002F2105">
        <w:rPr>
          <w:rFonts w:eastAsia="DFKai-SB"/>
          <w:color w:val="000000" w:themeColor="text1"/>
          <w:sz w:val="22"/>
          <w:szCs w:val="22"/>
        </w:rPr>
        <w:t xml:space="preserve"> in 2020 29th </w:t>
      </w:r>
      <w:r w:rsidRPr="002F2105">
        <w:rPr>
          <w:rFonts w:eastAsia="DFKai-SB"/>
          <w:i/>
          <w:iCs/>
          <w:color w:val="000000" w:themeColor="text1"/>
          <w:sz w:val="22"/>
          <w:szCs w:val="22"/>
        </w:rPr>
        <w:t xml:space="preserve">IEEE International Conference on Robot and Human Interactive Communication </w:t>
      </w:r>
      <w:r w:rsidRPr="002F2105">
        <w:rPr>
          <w:rFonts w:eastAsia="DFKai-SB"/>
          <w:color w:val="000000" w:themeColor="text1"/>
          <w:sz w:val="22"/>
          <w:szCs w:val="22"/>
        </w:rPr>
        <w:t xml:space="preserve">(RO-MAN), Aug. 2020, pp. 1013–1019, </w:t>
      </w:r>
      <w:proofErr w:type="spellStart"/>
      <w:r w:rsidRPr="002F2105">
        <w:rPr>
          <w:rFonts w:eastAsia="DFKai-SB"/>
          <w:color w:val="000000" w:themeColor="text1"/>
          <w:sz w:val="22"/>
          <w:szCs w:val="22"/>
        </w:rPr>
        <w:t>doi</w:t>
      </w:r>
      <w:proofErr w:type="spellEnd"/>
      <w:r w:rsidRPr="002F2105">
        <w:rPr>
          <w:rFonts w:eastAsia="DFKai-SB"/>
          <w:color w:val="000000" w:themeColor="text1"/>
          <w:sz w:val="22"/>
          <w:szCs w:val="22"/>
        </w:rPr>
        <w:t>: 10.1109/RO-MAN47096.2020.9223453.</w:t>
      </w:r>
    </w:p>
    <w:p w14:paraId="019D3161"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shd w:val="clear" w:color="auto" w:fill="FFFFFF"/>
        </w:rPr>
        <w:t xml:space="preserve">Cho, </w:t>
      </w:r>
      <w:proofErr w:type="spellStart"/>
      <w:r w:rsidRPr="002F2105">
        <w:rPr>
          <w:rFonts w:eastAsia="DFKai-SB"/>
          <w:color w:val="000000" w:themeColor="text1"/>
          <w:sz w:val="22"/>
          <w:szCs w:val="22"/>
          <w:shd w:val="clear" w:color="auto" w:fill="FFFFFF"/>
        </w:rPr>
        <w:t>Youngsang</w:t>
      </w:r>
      <w:proofErr w:type="spellEnd"/>
      <w:r w:rsidRPr="002F2105">
        <w:rPr>
          <w:rFonts w:eastAsia="DFKai-SB"/>
          <w:color w:val="000000" w:themeColor="text1"/>
          <w:sz w:val="22"/>
          <w:szCs w:val="22"/>
          <w:shd w:val="clear" w:color="auto" w:fill="FFFFFF"/>
        </w:rPr>
        <w:t>, et al. "Individual subject classification for Alzheimer's disease based on incremental learning using a spatial frequency representation of cortical thickness data." </w:t>
      </w:r>
      <w:r w:rsidRPr="002F2105">
        <w:rPr>
          <w:rFonts w:eastAsia="DFKai-SB"/>
          <w:i/>
          <w:iCs/>
          <w:color w:val="000000" w:themeColor="text1"/>
          <w:sz w:val="22"/>
          <w:szCs w:val="22"/>
          <w:shd w:val="clear" w:color="auto" w:fill="FFFFFF"/>
        </w:rPr>
        <w:t>Neuroimage</w:t>
      </w:r>
      <w:r w:rsidRPr="002F2105">
        <w:rPr>
          <w:rFonts w:eastAsia="DFKai-SB"/>
          <w:color w:val="000000" w:themeColor="text1"/>
          <w:sz w:val="22"/>
          <w:szCs w:val="22"/>
          <w:shd w:val="clear" w:color="auto" w:fill="FFFFFF"/>
        </w:rPr>
        <w:t> 59.3 (2012): 2217-2230.</w:t>
      </w:r>
    </w:p>
    <w:p w14:paraId="067BFE1B" w14:textId="77777777" w:rsidR="003D12DF" w:rsidRPr="002F2105" w:rsidRDefault="003D12DF" w:rsidP="00325620">
      <w:pPr>
        <w:pStyle w:val="ListParagraph"/>
        <w:numPr>
          <w:ilvl w:val="0"/>
          <w:numId w:val="67"/>
        </w:numPr>
        <w:ind w:leftChars="0" w:left="851" w:hanging="567"/>
        <w:contextualSpacing/>
        <w:jc w:val="both"/>
        <w:rPr>
          <w:rFonts w:eastAsia="DFKai-SB"/>
          <w:color w:val="000000" w:themeColor="text1"/>
          <w:sz w:val="22"/>
          <w:szCs w:val="22"/>
        </w:rPr>
      </w:pPr>
      <w:r w:rsidRPr="002F2105">
        <w:rPr>
          <w:rFonts w:eastAsia="DFKai-SB"/>
          <w:color w:val="000000" w:themeColor="text1"/>
          <w:sz w:val="22"/>
          <w:szCs w:val="22"/>
        </w:rPr>
        <w:t xml:space="preserve">Zhu, </w:t>
      </w:r>
      <w:proofErr w:type="spellStart"/>
      <w:r w:rsidRPr="002F2105">
        <w:rPr>
          <w:rFonts w:eastAsia="DFKai-SB"/>
          <w:color w:val="000000" w:themeColor="text1"/>
          <w:sz w:val="22"/>
          <w:szCs w:val="22"/>
        </w:rPr>
        <w:t>Youxiang</w:t>
      </w:r>
      <w:proofErr w:type="spellEnd"/>
      <w:r w:rsidRPr="002F2105">
        <w:rPr>
          <w:rFonts w:eastAsia="DFKai-SB"/>
          <w:color w:val="000000" w:themeColor="text1"/>
          <w:sz w:val="22"/>
          <w:szCs w:val="22"/>
        </w:rPr>
        <w:t xml:space="preserve">, et al. "Towards interpretability of speech pause in dementia detection using adversarial learning." ICASSP 2022-2022 </w:t>
      </w:r>
      <w:r w:rsidRPr="002F2105">
        <w:rPr>
          <w:rFonts w:eastAsia="DFKai-SB"/>
          <w:i/>
          <w:iCs/>
          <w:color w:val="000000" w:themeColor="text1"/>
          <w:sz w:val="22"/>
          <w:szCs w:val="22"/>
        </w:rPr>
        <w:t>IEEE International Conference on Acoustics, Speech and Signal Processing</w:t>
      </w:r>
      <w:r w:rsidRPr="002F2105">
        <w:rPr>
          <w:rFonts w:eastAsia="DFKai-SB"/>
          <w:color w:val="000000" w:themeColor="text1"/>
          <w:sz w:val="22"/>
          <w:szCs w:val="22"/>
        </w:rPr>
        <w:t xml:space="preserve"> (ICASSP). IEEE, 2022.</w:t>
      </w:r>
    </w:p>
    <w:p w14:paraId="062A978B" w14:textId="77777777" w:rsidR="003D12DF" w:rsidRPr="002F2105" w:rsidRDefault="003D12DF" w:rsidP="007C0BBF">
      <w:pPr>
        <w:numPr>
          <w:ilvl w:val="1"/>
          <w:numId w:val="0"/>
        </w:numPr>
        <w:tabs>
          <w:tab w:val="num" w:pos="709"/>
          <w:tab w:val="num" w:pos="851"/>
        </w:tabs>
        <w:snapToGrid w:val="0"/>
        <w:spacing w:line="400" w:lineRule="exact"/>
        <w:ind w:left="709" w:hanging="709"/>
        <w:jc w:val="center"/>
        <w:outlineLvl w:val="1"/>
        <w:rPr>
          <w:rFonts w:eastAsia="DFKai-SB"/>
          <w:color w:val="000000" w:themeColor="text1"/>
          <w:sz w:val="22"/>
        </w:rPr>
        <w:sectPr w:rsidR="003D12DF" w:rsidRPr="002F2105" w:rsidSect="00650DB8">
          <w:footerReference w:type="default" r:id="rId30"/>
          <w:footerReference w:type="first" r:id="rId31"/>
          <w:pgSz w:w="11906" w:h="16838"/>
          <w:pgMar w:top="1134" w:right="1134" w:bottom="1134" w:left="1134" w:header="851" w:footer="851" w:gutter="0"/>
          <w:cols w:space="425"/>
          <w:titlePg/>
          <w:docGrid w:type="lines" w:linePitch="381"/>
        </w:sectPr>
      </w:pPr>
    </w:p>
    <w:p w14:paraId="2B047269" w14:textId="77777777" w:rsidR="00301A3C" w:rsidRPr="002F2105" w:rsidRDefault="00301A3C" w:rsidP="00301A3C">
      <w:pPr>
        <w:snapToGrid w:val="0"/>
        <w:spacing w:afterLines="50" w:after="190" w:line="400" w:lineRule="exact"/>
        <w:ind w:leftChars="60" w:left="431" w:hangingChars="88" w:hanging="287"/>
        <w:outlineLvl w:val="0"/>
        <w:rPr>
          <w:rFonts w:eastAsia="DFKai-SB"/>
          <w:b/>
          <w:bCs/>
          <w:color w:val="000000" w:themeColor="text1"/>
          <w:sz w:val="32"/>
          <w:szCs w:val="36"/>
        </w:rPr>
      </w:pPr>
      <w:r w:rsidRPr="002F2105">
        <w:rPr>
          <w:rFonts w:eastAsia="DFKai-SB"/>
          <w:b/>
          <w:bCs/>
          <w:color w:val="000000" w:themeColor="text1"/>
          <w:sz w:val="32"/>
          <w:szCs w:val="36"/>
        </w:rPr>
        <w:lastRenderedPageBreak/>
        <w:t>附件</w:t>
      </w:r>
      <w:r w:rsidRPr="002F2105">
        <w:rPr>
          <w:rFonts w:eastAsia="DFKai-SB"/>
          <w:b/>
          <w:bCs/>
          <w:color w:val="000000" w:themeColor="text1"/>
          <w:sz w:val="32"/>
          <w:szCs w:val="36"/>
        </w:rPr>
        <w:t>1</w:t>
      </w:r>
      <w:r w:rsidRPr="002F2105">
        <w:rPr>
          <w:rFonts w:eastAsia="DFKai-SB"/>
          <w:b/>
          <w:bCs/>
          <w:color w:val="000000" w:themeColor="text1"/>
          <w:sz w:val="32"/>
          <w:szCs w:val="36"/>
        </w:rPr>
        <w:t>、</w:t>
      </w:r>
      <w:r w:rsidRPr="002F2105">
        <w:rPr>
          <w:rFonts w:eastAsia="DFKai-SB"/>
          <w:b/>
          <w:bCs/>
          <w:color w:val="000000" w:themeColor="text1"/>
          <w:sz w:val="32"/>
          <w:szCs w:val="36"/>
        </w:rPr>
        <w:t>AI</w:t>
      </w:r>
      <w:r w:rsidRPr="002F2105">
        <w:rPr>
          <w:rFonts w:eastAsia="DFKai-SB" w:hint="eastAsia"/>
          <w:b/>
          <w:bCs/>
          <w:color w:val="000000" w:themeColor="text1"/>
          <w:sz w:val="32"/>
          <w:szCs w:val="36"/>
        </w:rPr>
        <w:t>技術突破指標—</w:t>
      </w:r>
      <w:r w:rsidRPr="002F2105">
        <w:rPr>
          <w:rFonts w:eastAsia="DFKai-SB"/>
          <w:b/>
          <w:bCs/>
          <w:color w:val="000000" w:themeColor="text1"/>
          <w:sz w:val="32"/>
          <w:szCs w:val="36"/>
        </w:rPr>
        <w:t>會議及期刊清單</w:t>
      </w:r>
    </w:p>
    <w:tbl>
      <w:tblPr>
        <w:tblW w:w="992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809"/>
        <w:gridCol w:w="1843"/>
        <w:gridCol w:w="3508"/>
        <w:gridCol w:w="2977"/>
      </w:tblGrid>
      <w:tr w:rsidR="002F2105" w:rsidRPr="002F2105" w14:paraId="51BAADE2" w14:textId="77777777" w:rsidTr="006E522B">
        <w:trPr>
          <w:tblHeader/>
        </w:trPr>
        <w:tc>
          <w:tcPr>
            <w:tcW w:w="786" w:type="dxa"/>
            <w:shd w:val="clear" w:color="auto" w:fill="7F7F7F"/>
            <w:vAlign w:val="center"/>
          </w:tcPr>
          <w:p w14:paraId="64A5E17C" w14:textId="77777777" w:rsidR="00301A3C" w:rsidRPr="002F2105" w:rsidRDefault="00301A3C" w:rsidP="006E522B">
            <w:pPr>
              <w:spacing w:line="360" w:lineRule="exact"/>
              <w:jc w:val="center"/>
              <w:rPr>
                <w:rFonts w:eastAsia="DFKai-SB"/>
                <w:b/>
                <w:color w:val="000000" w:themeColor="text1"/>
                <w:sz w:val="28"/>
              </w:rPr>
            </w:pPr>
            <w:r w:rsidRPr="002F2105">
              <w:rPr>
                <w:rFonts w:eastAsia="DFKai-SB"/>
                <w:b/>
                <w:color w:val="000000" w:themeColor="text1"/>
                <w:sz w:val="28"/>
              </w:rPr>
              <w:t>項次</w:t>
            </w:r>
          </w:p>
        </w:tc>
        <w:tc>
          <w:tcPr>
            <w:tcW w:w="809" w:type="dxa"/>
            <w:shd w:val="clear" w:color="auto" w:fill="7F7F7F"/>
            <w:vAlign w:val="center"/>
          </w:tcPr>
          <w:p w14:paraId="4AC84CDB" w14:textId="77777777" w:rsidR="00301A3C" w:rsidRPr="002F2105" w:rsidRDefault="00301A3C" w:rsidP="006E522B">
            <w:pPr>
              <w:spacing w:line="360" w:lineRule="exact"/>
              <w:jc w:val="center"/>
              <w:rPr>
                <w:rFonts w:eastAsia="DFKai-SB"/>
                <w:b/>
                <w:color w:val="000000" w:themeColor="text1"/>
                <w:sz w:val="28"/>
              </w:rPr>
            </w:pPr>
            <w:r w:rsidRPr="002F2105">
              <w:rPr>
                <w:rFonts w:eastAsia="DFKai-SB"/>
                <w:b/>
                <w:color w:val="000000" w:themeColor="text1"/>
                <w:sz w:val="28"/>
              </w:rPr>
              <w:t>類型</w:t>
            </w:r>
          </w:p>
        </w:tc>
        <w:tc>
          <w:tcPr>
            <w:tcW w:w="1843" w:type="dxa"/>
            <w:shd w:val="clear" w:color="auto" w:fill="7F7F7F"/>
            <w:vAlign w:val="center"/>
          </w:tcPr>
          <w:p w14:paraId="01393C3D" w14:textId="77777777" w:rsidR="00301A3C" w:rsidRPr="002F2105" w:rsidRDefault="00301A3C" w:rsidP="006E522B">
            <w:pPr>
              <w:spacing w:line="360" w:lineRule="exact"/>
              <w:jc w:val="center"/>
              <w:rPr>
                <w:rFonts w:eastAsia="DFKai-SB"/>
                <w:b/>
                <w:color w:val="000000" w:themeColor="text1"/>
                <w:sz w:val="28"/>
              </w:rPr>
            </w:pPr>
            <w:r w:rsidRPr="002F2105">
              <w:rPr>
                <w:rFonts w:eastAsia="DFKai-SB"/>
                <w:b/>
                <w:color w:val="000000" w:themeColor="text1"/>
                <w:sz w:val="28"/>
              </w:rPr>
              <w:t>名稱</w:t>
            </w:r>
          </w:p>
        </w:tc>
        <w:tc>
          <w:tcPr>
            <w:tcW w:w="3508" w:type="dxa"/>
            <w:shd w:val="clear" w:color="auto" w:fill="7F7F7F"/>
            <w:vAlign w:val="center"/>
          </w:tcPr>
          <w:p w14:paraId="0BC89900" w14:textId="77777777" w:rsidR="00301A3C" w:rsidRPr="002F2105" w:rsidRDefault="00301A3C" w:rsidP="006E522B">
            <w:pPr>
              <w:spacing w:line="360" w:lineRule="exact"/>
              <w:jc w:val="center"/>
              <w:rPr>
                <w:rFonts w:eastAsia="DFKai-SB"/>
                <w:b/>
                <w:color w:val="000000" w:themeColor="text1"/>
                <w:sz w:val="28"/>
              </w:rPr>
            </w:pPr>
            <w:r w:rsidRPr="002F2105">
              <w:rPr>
                <w:rFonts w:eastAsia="DFKai-SB"/>
                <w:b/>
                <w:color w:val="000000" w:themeColor="text1"/>
                <w:sz w:val="28"/>
              </w:rPr>
              <w:t>全名</w:t>
            </w:r>
          </w:p>
        </w:tc>
        <w:tc>
          <w:tcPr>
            <w:tcW w:w="2977" w:type="dxa"/>
            <w:shd w:val="clear" w:color="auto" w:fill="7F7F7F"/>
            <w:vAlign w:val="center"/>
          </w:tcPr>
          <w:p w14:paraId="29A24841" w14:textId="77777777" w:rsidR="00301A3C" w:rsidRPr="002F2105" w:rsidRDefault="00301A3C" w:rsidP="006E522B">
            <w:pPr>
              <w:spacing w:line="360" w:lineRule="exact"/>
              <w:jc w:val="center"/>
              <w:rPr>
                <w:rFonts w:eastAsia="DFKai-SB"/>
                <w:b/>
                <w:color w:val="000000" w:themeColor="text1"/>
                <w:sz w:val="28"/>
              </w:rPr>
            </w:pPr>
            <w:r w:rsidRPr="002F2105">
              <w:rPr>
                <w:rFonts w:eastAsia="DFKai-SB"/>
                <w:b/>
                <w:color w:val="000000" w:themeColor="text1"/>
                <w:sz w:val="28"/>
              </w:rPr>
              <w:t>備註</w:t>
            </w:r>
          </w:p>
        </w:tc>
      </w:tr>
      <w:tr w:rsidR="002F2105" w:rsidRPr="002F2105" w14:paraId="4680871A" w14:textId="77777777" w:rsidTr="006E522B">
        <w:tc>
          <w:tcPr>
            <w:tcW w:w="786" w:type="dxa"/>
            <w:shd w:val="clear" w:color="auto" w:fill="auto"/>
            <w:vAlign w:val="center"/>
          </w:tcPr>
          <w:p w14:paraId="01AD8525"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w:t>
            </w:r>
          </w:p>
        </w:tc>
        <w:tc>
          <w:tcPr>
            <w:tcW w:w="809" w:type="dxa"/>
            <w:shd w:val="clear" w:color="auto" w:fill="auto"/>
            <w:vAlign w:val="center"/>
          </w:tcPr>
          <w:p w14:paraId="78D9838D"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4B98B162"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AAAI</w:t>
            </w:r>
          </w:p>
        </w:tc>
        <w:tc>
          <w:tcPr>
            <w:tcW w:w="3508" w:type="dxa"/>
            <w:shd w:val="clear" w:color="auto" w:fill="auto"/>
            <w:vAlign w:val="center"/>
          </w:tcPr>
          <w:p w14:paraId="3BD9E26E"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Association for the Advancement of Artificial Intelligence</w:t>
            </w:r>
          </w:p>
        </w:tc>
        <w:tc>
          <w:tcPr>
            <w:tcW w:w="2977" w:type="dxa"/>
            <w:shd w:val="clear" w:color="auto" w:fill="F2F2F2"/>
            <w:vAlign w:val="center"/>
          </w:tcPr>
          <w:p w14:paraId="30D06A08"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55557903" w14:textId="77777777" w:rsidTr="006E522B">
        <w:tc>
          <w:tcPr>
            <w:tcW w:w="786" w:type="dxa"/>
            <w:shd w:val="clear" w:color="auto" w:fill="auto"/>
            <w:vAlign w:val="center"/>
          </w:tcPr>
          <w:p w14:paraId="4BCBD440"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2</w:t>
            </w:r>
          </w:p>
        </w:tc>
        <w:tc>
          <w:tcPr>
            <w:tcW w:w="809" w:type="dxa"/>
            <w:shd w:val="clear" w:color="auto" w:fill="auto"/>
            <w:vAlign w:val="center"/>
          </w:tcPr>
          <w:p w14:paraId="659A72FD"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713A48A5"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IJCAI</w:t>
            </w:r>
          </w:p>
        </w:tc>
        <w:tc>
          <w:tcPr>
            <w:tcW w:w="3508" w:type="dxa"/>
            <w:shd w:val="clear" w:color="auto" w:fill="auto"/>
            <w:vAlign w:val="center"/>
          </w:tcPr>
          <w:p w14:paraId="6401E1FE"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International Joint Conference on Artificial Intelligence</w:t>
            </w:r>
          </w:p>
        </w:tc>
        <w:tc>
          <w:tcPr>
            <w:tcW w:w="2977" w:type="dxa"/>
            <w:shd w:val="clear" w:color="auto" w:fill="F2F2F2"/>
            <w:vAlign w:val="center"/>
          </w:tcPr>
          <w:p w14:paraId="3747B773"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1E3C1706" w14:textId="77777777" w:rsidTr="006E522B">
        <w:tc>
          <w:tcPr>
            <w:tcW w:w="786" w:type="dxa"/>
            <w:shd w:val="clear" w:color="auto" w:fill="auto"/>
            <w:vAlign w:val="center"/>
          </w:tcPr>
          <w:p w14:paraId="4B1057CF"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3</w:t>
            </w:r>
          </w:p>
        </w:tc>
        <w:tc>
          <w:tcPr>
            <w:tcW w:w="809" w:type="dxa"/>
            <w:shd w:val="clear" w:color="auto" w:fill="auto"/>
            <w:vAlign w:val="center"/>
          </w:tcPr>
          <w:p w14:paraId="4D05735F"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6527CED0"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CVPR</w:t>
            </w:r>
          </w:p>
        </w:tc>
        <w:tc>
          <w:tcPr>
            <w:tcW w:w="3508" w:type="dxa"/>
            <w:shd w:val="clear" w:color="auto" w:fill="auto"/>
            <w:vAlign w:val="center"/>
          </w:tcPr>
          <w:p w14:paraId="4335F075"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Conference on Computer Vision and Pattern Recognition</w:t>
            </w:r>
          </w:p>
        </w:tc>
        <w:tc>
          <w:tcPr>
            <w:tcW w:w="2977" w:type="dxa"/>
            <w:shd w:val="clear" w:color="auto" w:fill="F2F2F2"/>
            <w:vAlign w:val="center"/>
          </w:tcPr>
          <w:p w14:paraId="07568BC1"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6040E1D3" w14:textId="77777777" w:rsidTr="006E522B">
        <w:tc>
          <w:tcPr>
            <w:tcW w:w="786" w:type="dxa"/>
            <w:shd w:val="clear" w:color="auto" w:fill="auto"/>
            <w:vAlign w:val="center"/>
          </w:tcPr>
          <w:p w14:paraId="024C0598"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4</w:t>
            </w:r>
          </w:p>
        </w:tc>
        <w:tc>
          <w:tcPr>
            <w:tcW w:w="809" w:type="dxa"/>
            <w:shd w:val="clear" w:color="auto" w:fill="auto"/>
            <w:vAlign w:val="center"/>
          </w:tcPr>
          <w:p w14:paraId="397F457A"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62992812"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ECCV</w:t>
            </w:r>
          </w:p>
        </w:tc>
        <w:tc>
          <w:tcPr>
            <w:tcW w:w="3508" w:type="dxa"/>
            <w:shd w:val="clear" w:color="auto" w:fill="auto"/>
            <w:vAlign w:val="center"/>
          </w:tcPr>
          <w:p w14:paraId="28A327B6"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European Conference on Computer Vision</w:t>
            </w:r>
          </w:p>
        </w:tc>
        <w:tc>
          <w:tcPr>
            <w:tcW w:w="2977" w:type="dxa"/>
            <w:shd w:val="clear" w:color="auto" w:fill="F2F2F2"/>
            <w:vAlign w:val="center"/>
          </w:tcPr>
          <w:p w14:paraId="16373D8C"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78250544" w14:textId="77777777" w:rsidTr="006E522B">
        <w:tc>
          <w:tcPr>
            <w:tcW w:w="786" w:type="dxa"/>
            <w:shd w:val="clear" w:color="auto" w:fill="auto"/>
            <w:vAlign w:val="center"/>
          </w:tcPr>
          <w:p w14:paraId="34243DCF"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5</w:t>
            </w:r>
          </w:p>
        </w:tc>
        <w:tc>
          <w:tcPr>
            <w:tcW w:w="809" w:type="dxa"/>
            <w:shd w:val="clear" w:color="auto" w:fill="auto"/>
            <w:vAlign w:val="center"/>
          </w:tcPr>
          <w:p w14:paraId="6D640616"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314A7CAB"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ICCV</w:t>
            </w:r>
          </w:p>
        </w:tc>
        <w:tc>
          <w:tcPr>
            <w:tcW w:w="3508" w:type="dxa"/>
            <w:shd w:val="clear" w:color="auto" w:fill="auto"/>
            <w:vAlign w:val="center"/>
          </w:tcPr>
          <w:p w14:paraId="119D7D92"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International Conference on Computer Vision</w:t>
            </w:r>
          </w:p>
        </w:tc>
        <w:tc>
          <w:tcPr>
            <w:tcW w:w="2977" w:type="dxa"/>
            <w:shd w:val="clear" w:color="auto" w:fill="F2F2F2"/>
            <w:vAlign w:val="center"/>
          </w:tcPr>
          <w:p w14:paraId="61E70E86"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1F050AC8" w14:textId="77777777" w:rsidTr="006E522B">
        <w:tc>
          <w:tcPr>
            <w:tcW w:w="786" w:type="dxa"/>
            <w:shd w:val="clear" w:color="auto" w:fill="auto"/>
            <w:vAlign w:val="center"/>
          </w:tcPr>
          <w:p w14:paraId="3F47F2B2"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6</w:t>
            </w:r>
          </w:p>
        </w:tc>
        <w:tc>
          <w:tcPr>
            <w:tcW w:w="809" w:type="dxa"/>
            <w:shd w:val="clear" w:color="auto" w:fill="auto"/>
            <w:vAlign w:val="center"/>
          </w:tcPr>
          <w:p w14:paraId="46366D35"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31085C3A"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ICML</w:t>
            </w:r>
          </w:p>
        </w:tc>
        <w:tc>
          <w:tcPr>
            <w:tcW w:w="3508" w:type="dxa"/>
            <w:shd w:val="clear" w:color="auto" w:fill="auto"/>
            <w:vAlign w:val="center"/>
          </w:tcPr>
          <w:p w14:paraId="28C6EBF9"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International Conference on Machine Learning</w:t>
            </w:r>
          </w:p>
        </w:tc>
        <w:tc>
          <w:tcPr>
            <w:tcW w:w="2977" w:type="dxa"/>
            <w:shd w:val="clear" w:color="auto" w:fill="F2F2F2"/>
            <w:vAlign w:val="center"/>
          </w:tcPr>
          <w:p w14:paraId="72576D32"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64ECD962" w14:textId="77777777" w:rsidTr="006E522B">
        <w:tc>
          <w:tcPr>
            <w:tcW w:w="786" w:type="dxa"/>
            <w:shd w:val="clear" w:color="auto" w:fill="auto"/>
            <w:vAlign w:val="center"/>
          </w:tcPr>
          <w:p w14:paraId="1F7B58A0"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7</w:t>
            </w:r>
          </w:p>
        </w:tc>
        <w:tc>
          <w:tcPr>
            <w:tcW w:w="809" w:type="dxa"/>
            <w:shd w:val="clear" w:color="auto" w:fill="auto"/>
            <w:vAlign w:val="center"/>
          </w:tcPr>
          <w:p w14:paraId="5A03ADEB"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5A33E843"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KDD</w:t>
            </w:r>
          </w:p>
        </w:tc>
        <w:tc>
          <w:tcPr>
            <w:tcW w:w="3508" w:type="dxa"/>
            <w:shd w:val="clear" w:color="auto" w:fill="auto"/>
            <w:vAlign w:val="center"/>
          </w:tcPr>
          <w:p w14:paraId="14622EA8"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Knowledge Discovery and Data Mining</w:t>
            </w:r>
          </w:p>
        </w:tc>
        <w:tc>
          <w:tcPr>
            <w:tcW w:w="2977" w:type="dxa"/>
            <w:shd w:val="clear" w:color="auto" w:fill="F2F2F2"/>
            <w:vAlign w:val="center"/>
          </w:tcPr>
          <w:p w14:paraId="15A48E1E"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2706FCAF" w14:textId="77777777" w:rsidTr="006E522B">
        <w:tc>
          <w:tcPr>
            <w:tcW w:w="786" w:type="dxa"/>
            <w:shd w:val="clear" w:color="auto" w:fill="auto"/>
            <w:vAlign w:val="center"/>
          </w:tcPr>
          <w:p w14:paraId="6D5C5F30"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8</w:t>
            </w:r>
          </w:p>
        </w:tc>
        <w:tc>
          <w:tcPr>
            <w:tcW w:w="809" w:type="dxa"/>
            <w:shd w:val="clear" w:color="auto" w:fill="auto"/>
            <w:vAlign w:val="center"/>
          </w:tcPr>
          <w:p w14:paraId="0BBCA56F"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5F234380" w14:textId="77777777" w:rsidR="00301A3C" w:rsidRPr="002F2105" w:rsidRDefault="00301A3C" w:rsidP="006E522B">
            <w:pPr>
              <w:spacing w:line="360" w:lineRule="exact"/>
              <w:jc w:val="center"/>
              <w:rPr>
                <w:rFonts w:eastAsia="DFKai-SB"/>
                <w:color w:val="000000" w:themeColor="text1"/>
              </w:rPr>
            </w:pPr>
            <w:proofErr w:type="spellStart"/>
            <w:proofErr w:type="gramStart"/>
            <w:r w:rsidRPr="002F2105">
              <w:rPr>
                <w:rFonts w:eastAsia="DFKai-SB"/>
                <w:color w:val="000000" w:themeColor="text1"/>
              </w:rPr>
              <w:t>NeurIPS</w:t>
            </w:r>
            <w:proofErr w:type="spellEnd"/>
            <w:r w:rsidRPr="002F2105">
              <w:rPr>
                <w:rFonts w:eastAsia="DFKai-SB"/>
                <w:color w:val="000000" w:themeColor="text1"/>
              </w:rPr>
              <w:t>(</w:t>
            </w:r>
            <w:proofErr w:type="gramEnd"/>
            <w:r w:rsidRPr="002F2105">
              <w:rPr>
                <w:rFonts w:eastAsia="DFKai-SB"/>
                <w:color w:val="000000" w:themeColor="text1"/>
              </w:rPr>
              <w:t>NIPS)</w:t>
            </w:r>
          </w:p>
        </w:tc>
        <w:tc>
          <w:tcPr>
            <w:tcW w:w="3508" w:type="dxa"/>
            <w:shd w:val="clear" w:color="auto" w:fill="auto"/>
            <w:vAlign w:val="center"/>
          </w:tcPr>
          <w:p w14:paraId="66E17DD5"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Neural Information Processing Systems</w:t>
            </w:r>
          </w:p>
        </w:tc>
        <w:tc>
          <w:tcPr>
            <w:tcW w:w="2977" w:type="dxa"/>
            <w:shd w:val="clear" w:color="auto" w:fill="F2F2F2"/>
            <w:vAlign w:val="center"/>
          </w:tcPr>
          <w:p w14:paraId="73A549A4"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342979DB" w14:textId="77777777" w:rsidTr="006E522B">
        <w:tc>
          <w:tcPr>
            <w:tcW w:w="786" w:type="dxa"/>
            <w:shd w:val="clear" w:color="auto" w:fill="auto"/>
            <w:vAlign w:val="center"/>
          </w:tcPr>
          <w:p w14:paraId="521892D3"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9</w:t>
            </w:r>
          </w:p>
        </w:tc>
        <w:tc>
          <w:tcPr>
            <w:tcW w:w="809" w:type="dxa"/>
            <w:shd w:val="clear" w:color="auto" w:fill="auto"/>
            <w:vAlign w:val="center"/>
          </w:tcPr>
          <w:p w14:paraId="13C58CE9"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1CBB7B79"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ACL</w:t>
            </w:r>
          </w:p>
        </w:tc>
        <w:tc>
          <w:tcPr>
            <w:tcW w:w="3508" w:type="dxa"/>
            <w:shd w:val="clear" w:color="auto" w:fill="auto"/>
            <w:vAlign w:val="center"/>
          </w:tcPr>
          <w:p w14:paraId="5F7C869B"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the Association for Computational Linguistics</w:t>
            </w:r>
          </w:p>
        </w:tc>
        <w:tc>
          <w:tcPr>
            <w:tcW w:w="2977" w:type="dxa"/>
            <w:shd w:val="clear" w:color="auto" w:fill="F2F2F2"/>
            <w:vAlign w:val="center"/>
          </w:tcPr>
          <w:p w14:paraId="4744C43F"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4934BE5F" w14:textId="77777777" w:rsidTr="006E522B">
        <w:tc>
          <w:tcPr>
            <w:tcW w:w="786" w:type="dxa"/>
            <w:shd w:val="clear" w:color="auto" w:fill="auto"/>
            <w:vAlign w:val="center"/>
          </w:tcPr>
          <w:p w14:paraId="36349FA6"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10</w:t>
            </w:r>
          </w:p>
        </w:tc>
        <w:tc>
          <w:tcPr>
            <w:tcW w:w="809" w:type="dxa"/>
            <w:shd w:val="clear" w:color="auto" w:fill="auto"/>
            <w:vAlign w:val="center"/>
          </w:tcPr>
          <w:p w14:paraId="1BDD7C06"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1AEBA80E"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EMNLP</w:t>
            </w:r>
          </w:p>
        </w:tc>
        <w:tc>
          <w:tcPr>
            <w:tcW w:w="3508" w:type="dxa"/>
            <w:shd w:val="clear" w:color="auto" w:fill="auto"/>
            <w:vAlign w:val="center"/>
          </w:tcPr>
          <w:p w14:paraId="5D9AEB90"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Empirical Methods in Natural Language Processing</w:t>
            </w:r>
          </w:p>
        </w:tc>
        <w:tc>
          <w:tcPr>
            <w:tcW w:w="2977" w:type="dxa"/>
            <w:shd w:val="clear" w:color="auto" w:fill="F2F2F2"/>
            <w:vAlign w:val="center"/>
          </w:tcPr>
          <w:p w14:paraId="1B4BE249"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7D3B86EB" w14:textId="77777777" w:rsidTr="006E522B">
        <w:tc>
          <w:tcPr>
            <w:tcW w:w="786" w:type="dxa"/>
            <w:shd w:val="clear" w:color="auto" w:fill="auto"/>
            <w:vAlign w:val="center"/>
          </w:tcPr>
          <w:p w14:paraId="077810AA"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11</w:t>
            </w:r>
          </w:p>
        </w:tc>
        <w:tc>
          <w:tcPr>
            <w:tcW w:w="809" w:type="dxa"/>
            <w:shd w:val="clear" w:color="auto" w:fill="auto"/>
            <w:vAlign w:val="center"/>
          </w:tcPr>
          <w:p w14:paraId="24240E8B"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164EBA99"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NAACL</w:t>
            </w:r>
          </w:p>
        </w:tc>
        <w:tc>
          <w:tcPr>
            <w:tcW w:w="3508" w:type="dxa"/>
            <w:shd w:val="clear" w:color="auto" w:fill="auto"/>
            <w:vAlign w:val="center"/>
          </w:tcPr>
          <w:p w14:paraId="655939B9"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Conference of the North American Chapter of the Association for Computational Linguistics: Human Language Technologies</w:t>
            </w:r>
          </w:p>
        </w:tc>
        <w:tc>
          <w:tcPr>
            <w:tcW w:w="2977" w:type="dxa"/>
            <w:shd w:val="clear" w:color="auto" w:fill="F2F2F2"/>
            <w:vAlign w:val="center"/>
          </w:tcPr>
          <w:p w14:paraId="2B086C9D"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01A89471" w14:textId="77777777" w:rsidTr="006E522B">
        <w:tc>
          <w:tcPr>
            <w:tcW w:w="786" w:type="dxa"/>
            <w:shd w:val="clear" w:color="auto" w:fill="auto"/>
            <w:vAlign w:val="center"/>
          </w:tcPr>
          <w:p w14:paraId="6FB3D4F0"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12</w:t>
            </w:r>
          </w:p>
        </w:tc>
        <w:tc>
          <w:tcPr>
            <w:tcW w:w="809" w:type="dxa"/>
            <w:shd w:val="clear" w:color="auto" w:fill="auto"/>
            <w:vAlign w:val="center"/>
          </w:tcPr>
          <w:p w14:paraId="60FCE6DC"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61316082"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SIGIR</w:t>
            </w:r>
          </w:p>
        </w:tc>
        <w:tc>
          <w:tcPr>
            <w:tcW w:w="3508" w:type="dxa"/>
            <w:shd w:val="clear" w:color="auto" w:fill="auto"/>
            <w:vAlign w:val="center"/>
          </w:tcPr>
          <w:p w14:paraId="3E504C38"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Special Interest Group on Information Retrieval</w:t>
            </w:r>
          </w:p>
        </w:tc>
        <w:tc>
          <w:tcPr>
            <w:tcW w:w="2977" w:type="dxa"/>
            <w:shd w:val="clear" w:color="auto" w:fill="F2F2F2"/>
            <w:vAlign w:val="center"/>
          </w:tcPr>
          <w:p w14:paraId="2988D6E3"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2DE8CAAB" w14:textId="77777777" w:rsidTr="006E522B">
        <w:tc>
          <w:tcPr>
            <w:tcW w:w="786" w:type="dxa"/>
            <w:shd w:val="clear" w:color="auto" w:fill="auto"/>
            <w:vAlign w:val="center"/>
          </w:tcPr>
          <w:p w14:paraId="3B535B96"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13</w:t>
            </w:r>
          </w:p>
        </w:tc>
        <w:tc>
          <w:tcPr>
            <w:tcW w:w="809" w:type="dxa"/>
            <w:shd w:val="clear" w:color="auto" w:fill="auto"/>
            <w:vAlign w:val="center"/>
          </w:tcPr>
          <w:p w14:paraId="07ED6D9A"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3A925F4C"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WWW</w:t>
            </w:r>
          </w:p>
        </w:tc>
        <w:tc>
          <w:tcPr>
            <w:tcW w:w="3508" w:type="dxa"/>
            <w:shd w:val="clear" w:color="auto" w:fill="auto"/>
            <w:vAlign w:val="center"/>
          </w:tcPr>
          <w:p w14:paraId="1C5EC2D9"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International World Wide Web Conferences</w:t>
            </w:r>
          </w:p>
        </w:tc>
        <w:tc>
          <w:tcPr>
            <w:tcW w:w="2977" w:type="dxa"/>
            <w:shd w:val="clear" w:color="auto" w:fill="F2F2F2"/>
            <w:vAlign w:val="center"/>
          </w:tcPr>
          <w:p w14:paraId="7A65C94F" w14:textId="77777777" w:rsidR="00301A3C" w:rsidRPr="002F2105" w:rsidRDefault="00301A3C" w:rsidP="006E522B">
            <w:pPr>
              <w:spacing w:line="360" w:lineRule="exact"/>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AI</w:t>
            </w:r>
            <w:r w:rsidRPr="002F2105">
              <w:rPr>
                <w:rFonts w:eastAsia="DFKai-SB"/>
                <w:color w:val="000000" w:themeColor="text1"/>
              </w:rPr>
              <w:t>類頂會</w:t>
            </w:r>
          </w:p>
        </w:tc>
      </w:tr>
      <w:tr w:rsidR="002F2105" w:rsidRPr="002F2105" w14:paraId="7768C423" w14:textId="77777777" w:rsidTr="006E522B">
        <w:tc>
          <w:tcPr>
            <w:tcW w:w="786" w:type="dxa"/>
            <w:shd w:val="clear" w:color="auto" w:fill="auto"/>
            <w:vAlign w:val="center"/>
          </w:tcPr>
          <w:p w14:paraId="56B3DC69"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14</w:t>
            </w:r>
          </w:p>
        </w:tc>
        <w:tc>
          <w:tcPr>
            <w:tcW w:w="809" w:type="dxa"/>
            <w:shd w:val="clear" w:color="auto" w:fill="auto"/>
            <w:vAlign w:val="center"/>
          </w:tcPr>
          <w:p w14:paraId="4D1B7D43"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32A15A5E"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ACM CHI</w:t>
            </w:r>
          </w:p>
        </w:tc>
        <w:tc>
          <w:tcPr>
            <w:tcW w:w="3508" w:type="dxa"/>
            <w:shd w:val="clear" w:color="auto" w:fill="auto"/>
            <w:vAlign w:val="center"/>
          </w:tcPr>
          <w:p w14:paraId="7314989E"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ACM Conference on Human Factors in Computing Systems</w:t>
            </w:r>
          </w:p>
        </w:tc>
        <w:tc>
          <w:tcPr>
            <w:tcW w:w="2977" w:type="dxa"/>
            <w:shd w:val="clear" w:color="auto" w:fill="auto"/>
            <w:vAlign w:val="center"/>
          </w:tcPr>
          <w:p w14:paraId="782FE8BF"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Human-Computer Interaction</w:t>
            </w:r>
            <w:r w:rsidRPr="002F2105">
              <w:rPr>
                <w:rFonts w:eastAsia="DFKai-SB"/>
                <w:color w:val="000000" w:themeColor="text1"/>
              </w:rPr>
              <w:t>類排名第</w:t>
            </w:r>
            <w:r w:rsidRPr="002F2105">
              <w:rPr>
                <w:rFonts w:eastAsia="DFKai-SB"/>
                <w:color w:val="000000" w:themeColor="text1"/>
              </w:rPr>
              <w:t>1</w:t>
            </w:r>
          </w:p>
          <w:p w14:paraId="6100D142"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101</w:t>
            </w:r>
          </w:p>
        </w:tc>
      </w:tr>
      <w:tr w:rsidR="002F2105" w:rsidRPr="002F2105" w14:paraId="4090A045" w14:textId="77777777" w:rsidTr="006E522B">
        <w:tc>
          <w:tcPr>
            <w:tcW w:w="786" w:type="dxa"/>
            <w:shd w:val="clear" w:color="auto" w:fill="auto"/>
            <w:vAlign w:val="center"/>
          </w:tcPr>
          <w:p w14:paraId="093979E4"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15</w:t>
            </w:r>
          </w:p>
        </w:tc>
        <w:tc>
          <w:tcPr>
            <w:tcW w:w="809" w:type="dxa"/>
            <w:shd w:val="clear" w:color="auto" w:fill="auto"/>
            <w:vAlign w:val="center"/>
          </w:tcPr>
          <w:p w14:paraId="7D05C703"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61B0BE37"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IROS</w:t>
            </w:r>
          </w:p>
        </w:tc>
        <w:tc>
          <w:tcPr>
            <w:tcW w:w="3508" w:type="dxa"/>
            <w:shd w:val="clear" w:color="auto" w:fill="auto"/>
            <w:vAlign w:val="center"/>
          </w:tcPr>
          <w:p w14:paraId="547E3532"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International Conference on Intelligent Robots and Systems</w:t>
            </w:r>
          </w:p>
        </w:tc>
        <w:tc>
          <w:tcPr>
            <w:tcW w:w="2977" w:type="dxa"/>
            <w:shd w:val="clear" w:color="auto" w:fill="auto"/>
            <w:vAlign w:val="center"/>
          </w:tcPr>
          <w:p w14:paraId="08CBAA9D"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proofErr w:type="spellStart"/>
            <w:r w:rsidRPr="002F2105">
              <w:rPr>
                <w:rFonts w:eastAsia="DFKai-SB"/>
                <w:color w:val="000000" w:themeColor="text1"/>
              </w:rPr>
              <w:t>CSRankings</w:t>
            </w:r>
            <w:proofErr w:type="spellEnd"/>
            <w:r w:rsidRPr="002F2105">
              <w:rPr>
                <w:rFonts w:eastAsia="DFKai-SB"/>
                <w:color w:val="000000" w:themeColor="text1"/>
              </w:rPr>
              <w:t xml:space="preserve"> Robotics</w:t>
            </w:r>
            <w:r w:rsidRPr="002F2105">
              <w:rPr>
                <w:rFonts w:eastAsia="DFKai-SB"/>
                <w:color w:val="000000" w:themeColor="text1"/>
              </w:rPr>
              <w:t>類頂會，</w:t>
            </w:r>
            <w:r w:rsidRPr="002F2105">
              <w:rPr>
                <w:rFonts w:eastAsia="DFKai-SB"/>
                <w:color w:val="000000" w:themeColor="text1"/>
              </w:rPr>
              <w:t>Robotics</w:t>
            </w:r>
            <w:r w:rsidRPr="002F2105">
              <w:rPr>
                <w:rFonts w:eastAsia="DFKai-SB"/>
                <w:color w:val="000000" w:themeColor="text1"/>
              </w:rPr>
              <w:t>類排名第</w:t>
            </w:r>
            <w:r w:rsidRPr="002F2105">
              <w:rPr>
                <w:rFonts w:eastAsia="DFKai-SB"/>
                <w:color w:val="000000" w:themeColor="text1"/>
              </w:rPr>
              <w:t>3</w:t>
            </w:r>
          </w:p>
          <w:p w14:paraId="085D0EA6"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lastRenderedPageBreak/>
              <w:t>H5-index 73</w:t>
            </w:r>
          </w:p>
          <w:p w14:paraId="75079FF6" w14:textId="77777777" w:rsidR="00301A3C" w:rsidRPr="002F2105" w:rsidRDefault="00301A3C" w:rsidP="006E522B">
            <w:pPr>
              <w:spacing w:line="360" w:lineRule="exact"/>
              <w:ind w:left="559"/>
              <w:rPr>
                <w:rFonts w:eastAsia="DFKai-SB"/>
                <w:color w:val="000000" w:themeColor="text1"/>
              </w:rPr>
            </w:pPr>
          </w:p>
        </w:tc>
      </w:tr>
      <w:tr w:rsidR="002F2105" w:rsidRPr="002F2105" w14:paraId="413353CA" w14:textId="77777777" w:rsidTr="006E522B">
        <w:tc>
          <w:tcPr>
            <w:tcW w:w="786" w:type="dxa"/>
            <w:shd w:val="clear" w:color="auto" w:fill="auto"/>
            <w:vAlign w:val="center"/>
          </w:tcPr>
          <w:p w14:paraId="0761534F"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lastRenderedPageBreak/>
              <w:t>16</w:t>
            </w:r>
          </w:p>
        </w:tc>
        <w:tc>
          <w:tcPr>
            <w:tcW w:w="809" w:type="dxa"/>
            <w:shd w:val="clear" w:color="auto" w:fill="auto"/>
            <w:vAlign w:val="center"/>
          </w:tcPr>
          <w:p w14:paraId="3BC5A1D1"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27DD9788"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ACM CSCW</w:t>
            </w:r>
          </w:p>
        </w:tc>
        <w:tc>
          <w:tcPr>
            <w:tcW w:w="3508" w:type="dxa"/>
            <w:shd w:val="clear" w:color="auto" w:fill="auto"/>
            <w:vAlign w:val="center"/>
          </w:tcPr>
          <w:p w14:paraId="7B0B169E"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 xml:space="preserve">ACM Conference on Computer-Supported Cooperative Work and Social Computing  </w:t>
            </w:r>
          </w:p>
        </w:tc>
        <w:tc>
          <w:tcPr>
            <w:tcW w:w="2977" w:type="dxa"/>
            <w:shd w:val="clear" w:color="auto" w:fill="auto"/>
            <w:vAlign w:val="center"/>
          </w:tcPr>
          <w:p w14:paraId="736F9FE9"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Human-Computer Interaction</w:t>
            </w:r>
            <w:r w:rsidRPr="002F2105">
              <w:rPr>
                <w:rFonts w:eastAsia="DFKai-SB"/>
                <w:color w:val="000000" w:themeColor="text1"/>
              </w:rPr>
              <w:t>類排名第</w:t>
            </w:r>
            <w:r w:rsidRPr="002F2105">
              <w:rPr>
                <w:rFonts w:eastAsia="DFKai-SB"/>
                <w:color w:val="000000" w:themeColor="text1"/>
              </w:rPr>
              <w:t>2</w:t>
            </w:r>
          </w:p>
          <w:p w14:paraId="1C5698DF"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58</w:t>
            </w:r>
          </w:p>
        </w:tc>
      </w:tr>
      <w:tr w:rsidR="002F2105" w:rsidRPr="002F2105" w14:paraId="07B25052" w14:textId="77777777" w:rsidTr="006E522B">
        <w:tc>
          <w:tcPr>
            <w:tcW w:w="786" w:type="dxa"/>
            <w:shd w:val="clear" w:color="auto" w:fill="auto"/>
            <w:vAlign w:val="center"/>
          </w:tcPr>
          <w:p w14:paraId="69224FBC"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17</w:t>
            </w:r>
          </w:p>
        </w:tc>
        <w:tc>
          <w:tcPr>
            <w:tcW w:w="809" w:type="dxa"/>
            <w:shd w:val="clear" w:color="auto" w:fill="auto"/>
            <w:vAlign w:val="center"/>
          </w:tcPr>
          <w:p w14:paraId="6459D9F4"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660B4CBD"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ICASSP</w:t>
            </w:r>
          </w:p>
        </w:tc>
        <w:tc>
          <w:tcPr>
            <w:tcW w:w="3508" w:type="dxa"/>
            <w:shd w:val="clear" w:color="auto" w:fill="auto"/>
            <w:vAlign w:val="center"/>
          </w:tcPr>
          <w:p w14:paraId="5A8BEC77"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The International Conference on Acoustics, Speech, &amp; Signal Processing</w:t>
            </w:r>
          </w:p>
        </w:tc>
        <w:tc>
          <w:tcPr>
            <w:tcW w:w="2977" w:type="dxa"/>
            <w:shd w:val="clear" w:color="auto" w:fill="auto"/>
            <w:vAlign w:val="center"/>
          </w:tcPr>
          <w:p w14:paraId="44FB6A18"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Signal Processing</w:t>
            </w:r>
            <w:r w:rsidRPr="002F2105">
              <w:rPr>
                <w:rFonts w:eastAsia="DFKai-SB"/>
                <w:color w:val="000000" w:themeColor="text1"/>
              </w:rPr>
              <w:t>類</w:t>
            </w:r>
          </w:p>
          <w:p w14:paraId="7C2204E4"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排名第</w:t>
            </w:r>
            <w:r w:rsidRPr="002F2105">
              <w:rPr>
                <w:rFonts w:eastAsia="DFKai-SB"/>
                <w:color w:val="000000" w:themeColor="text1"/>
              </w:rPr>
              <w:t>1</w:t>
            </w:r>
          </w:p>
          <w:p w14:paraId="4022876E"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96</w:t>
            </w:r>
          </w:p>
        </w:tc>
      </w:tr>
      <w:tr w:rsidR="002F2105" w:rsidRPr="002F2105" w14:paraId="515621D4" w14:textId="77777777" w:rsidTr="006E522B">
        <w:tc>
          <w:tcPr>
            <w:tcW w:w="786" w:type="dxa"/>
            <w:shd w:val="clear" w:color="auto" w:fill="auto"/>
            <w:vAlign w:val="center"/>
          </w:tcPr>
          <w:p w14:paraId="5EC00698"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18</w:t>
            </w:r>
          </w:p>
        </w:tc>
        <w:tc>
          <w:tcPr>
            <w:tcW w:w="809" w:type="dxa"/>
            <w:shd w:val="clear" w:color="auto" w:fill="auto"/>
            <w:vAlign w:val="center"/>
          </w:tcPr>
          <w:p w14:paraId="07C9E6E4"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67AB5AFE"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INTERSPEECH</w:t>
            </w:r>
          </w:p>
        </w:tc>
        <w:tc>
          <w:tcPr>
            <w:tcW w:w="3508" w:type="dxa"/>
            <w:shd w:val="clear" w:color="auto" w:fill="auto"/>
            <w:vAlign w:val="center"/>
          </w:tcPr>
          <w:p w14:paraId="33CEBBE2"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INTERSPEECH</w:t>
            </w:r>
          </w:p>
        </w:tc>
        <w:tc>
          <w:tcPr>
            <w:tcW w:w="2977" w:type="dxa"/>
            <w:shd w:val="clear" w:color="auto" w:fill="auto"/>
            <w:vAlign w:val="center"/>
          </w:tcPr>
          <w:p w14:paraId="1D0A9F60"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Signal Processing</w:t>
            </w:r>
            <w:r w:rsidRPr="002F2105">
              <w:rPr>
                <w:rFonts w:eastAsia="DFKai-SB"/>
                <w:color w:val="000000" w:themeColor="text1"/>
              </w:rPr>
              <w:t>類</w:t>
            </w:r>
          </w:p>
          <w:p w14:paraId="3B90EA49"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排名第</w:t>
            </w:r>
            <w:r w:rsidRPr="002F2105">
              <w:rPr>
                <w:rFonts w:eastAsia="DFKai-SB"/>
                <w:color w:val="000000" w:themeColor="text1"/>
              </w:rPr>
              <w:t>2</w:t>
            </w:r>
          </w:p>
          <w:p w14:paraId="4178C624"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89</w:t>
            </w:r>
          </w:p>
        </w:tc>
      </w:tr>
      <w:tr w:rsidR="002F2105" w:rsidRPr="002F2105" w14:paraId="57F2204D" w14:textId="77777777" w:rsidTr="006E522B">
        <w:tc>
          <w:tcPr>
            <w:tcW w:w="786" w:type="dxa"/>
            <w:shd w:val="clear" w:color="auto" w:fill="auto"/>
            <w:vAlign w:val="center"/>
          </w:tcPr>
          <w:p w14:paraId="705C982E"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19</w:t>
            </w:r>
          </w:p>
        </w:tc>
        <w:tc>
          <w:tcPr>
            <w:tcW w:w="809" w:type="dxa"/>
            <w:shd w:val="clear" w:color="auto" w:fill="auto"/>
            <w:vAlign w:val="center"/>
          </w:tcPr>
          <w:p w14:paraId="2B471892"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會議</w:t>
            </w:r>
          </w:p>
        </w:tc>
        <w:tc>
          <w:tcPr>
            <w:tcW w:w="1843" w:type="dxa"/>
            <w:shd w:val="clear" w:color="auto" w:fill="auto"/>
            <w:vAlign w:val="center"/>
          </w:tcPr>
          <w:p w14:paraId="61865641"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ICLR</w:t>
            </w:r>
          </w:p>
        </w:tc>
        <w:tc>
          <w:tcPr>
            <w:tcW w:w="3508" w:type="dxa"/>
            <w:shd w:val="clear" w:color="auto" w:fill="auto"/>
            <w:vAlign w:val="center"/>
          </w:tcPr>
          <w:p w14:paraId="79A7E4CF"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International Conference on Learning Representations</w:t>
            </w:r>
          </w:p>
        </w:tc>
        <w:tc>
          <w:tcPr>
            <w:tcW w:w="2977" w:type="dxa"/>
            <w:shd w:val="clear" w:color="auto" w:fill="auto"/>
            <w:vAlign w:val="center"/>
          </w:tcPr>
          <w:p w14:paraId="3901DA4D"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AI</w:t>
            </w:r>
            <w:r w:rsidRPr="002F2105">
              <w:rPr>
                <w:rFonts w:eastAsia="DFKai-SB"/>
                <w:color w:val="000000" w:themeColor="text1"/>
              </w:rPr>
              <w:t>類排名第</w:t>
            </w:r>
            <w:r w:rsidRPr="002F2105">
              <w:rPr>
                <w:rFonts w:eastAsia="DFKai-SB"/>
                <w:color w:val="000000" w:themeColor="text1"/>
              </w:rPr>
              <w:t>1</w:t>
            </w:r>
          </w:p>
          <w:p w14:paraId="1720949E"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253</w:t>
            </w:r>
          </w:p>
        </w:tc>
      </w:tr>
      <w:tr w:rsidR="002F2105" w:rsidRPr="002F2105" w14:paraId="37721F79" w14:textId="77777777" w:rsidTr="006E522B">
        <w:tc>
          <w:tcPr>
            <w:tcW w:w="786" w:type="dxa"/>
            <w:shd w:val="clear" w:color="auto" w:fill="auto"/>
            <w:vAlign w:val="center"/>
          </w:tcPr>
          <w:p w14:paraId="7ECE1EEF"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20</w:t>
            </w:r>
          </w:p>
        </w:tc>
        <w:tc>
          <w:tcPr>
            <w:tcW w:w="809" w:type="dxa"/>
            <w:shd w:val="clear" w:color="auto" w:fill="auto"/>
            <w:vAlign w:val="center"/>
          </w:tcPr>
          <w:p w14:paraId="4485A56B"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期刊</w:t>
            </w:r>
          </w:p>
        </w:tc>
        <w:tc>
          <w:tcPr>
            <w:tcW w:w="1843" w:type="dxa"/>
            <w:shd w:val="clear" w:color="auto" w:fill="auto"/>
            <w:vAlign w:val="center"/>
          </w:tcPr>
          <w:p w14:paraId="5627D79B"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TKDE</w:t>
            </w:r>
          </w:p>
        </w:tc>
        <w:tc>
          <w:tcPr>
            <w:tcW w:w="3508" w:type="dxa"/>
            <w:shd w:val="clear" w:color="auto" w:fill="auto"/>
            <w:vAlign w:val="center"/>
          </w:tcPr>
          <w:p w14:paraId="51873810"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IEEE Transactions on Knowledge and Data Engineering</w:t>
            </w:r>
          </w:p>
        </w:tc>
        <w:tc>
          <w:tcPr>
            <w:tcW w:w="2977" w:type="dxa"/>
            <w:shd w:val="clear" w:color="auto" w:fill="auto"/>
            <w:vAlign w:val="center"/>
          </w:tcPr>
          <w:p w14:paraId="4B7EA716"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Data Mining</w:t>
            </w:r>
            <w:r w:rsidRPr="002F2105">
              <w:rPr>
                <w:rFonts w:eastAsia="DFKai-SB"/>
                <w:color w:val="000000" w:themeColor="text1"/>
              </w:rPr>
              <w:t>類排名第</w:t>
            </w:r>
            <w:r w:rsidRPr="002F2105">
              <w:rPr>
                <w:rFonts w:eastAsia="DFKai-SB"/>
                <w:color w:val="000000" w:themeColor="text1"/>
              </w:rPr>
              <w:t>2</w:t>
            </w:r>
          </w:p>
          <w:p w14:paraId="54DCD8B3"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87</w:t>
            </w:r>
          </w:p>
        </w:tc>
      </w:tr>
      <w:tr w:rsidR="002F2105" w:rsidRPr="002F2105" w14:paraId="6E8B7D0B" w14:textId="77777777" w:rsidTr="006E522B">
        <w:tc>
          <w:tcPr>
            <w:tcW w:w="786" w:type="dxa"/>
            <w:shd w:val="clear" w:color="auto" w:fill="auto"/>
            <w:vAlign w:val="center"/>
          </w:tcPr>
          <w:p w14:paraId="302E33A2"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21</w:t>
            </w:r>
          </w:p>
        </w:tc>
        <w:tc>
          <w:tcPr>
            <w:tcW w:w="809" w:type="dxa"/>
            <w:shd w:val="clear" w:color="auto" w:fill="auto"/>
            <w:vAlign w:val="center"/>
          </w:tcPr>
          <w:p w14:paraId="777F9D0C"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期刊</w:t>
            </w:r>
          </w:p>
        </w:tc>
        <w:tc>
          <w:tcPr>
            <w:tcW w:w="1843" w:type="dxa"/>
            <w:shd w:val="clear" w:color="auto" w:fill="auto"/>
            <w:vAlign w:val="center"/>
          </w:tcPr>
          <w:p w14:paraId="75B8D555"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PAMI</w:t>
            </w:r>
          </w:p>
        </w:tc>
        <w:tc>
          <w:tcPr>
            <w:tcW w:w="3508" w:type="dxa"/>
            <w:shd w:val="clear" w:color="auto" w:fill="auto"/>
            <w:vAlign w:val="center"/>
          </w:tcPr>
          <w:p w14:paraId="4EDD275F"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IEEE Transactions on Pattern Analysis and Machine Intelligence</w:t>
            </w:r>
          </w:p>
        </w:tc>
        <w:tc>
          <w:tcPr>
            <w:tcW w:w="2977" w:type="dxa"/>
            <w:shd w:val="clear" w:color="auto" w:fill="auto"/>
            <w:vAlign w:val="center"/>
          </w:tcPr>
          <w:p w14:paraId="153C4D58"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 xml:space="preserve">Computer Vision &amp; Pattern Recognition </w:t>
            </w:r>
            <w:r w:rsidRPr="002F2105">
              <w:rPr>
                <w:rFonts w:eastAsia="DFKai-SB"/>
                <w:color w:val="000000" w:themeColor="text1"/>
              </w:rPr>
              <w:t>類排名第</w:t>
            </w:r>
            <w:r w:rsidRPr="002F2105">
              <w:rPr>
                <w:rFonts w:eastAsia="DFKai-SB"/>
                <w:color w:val="000000" w:themeColor="text1"/>
              </w:rPr>
              <w:t>4</w:t>
            </w:r>
          </w:p>
          <w:p w14:paraId="456FD6AD"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149</w:t>
            </w:r>
          </w:p>
        </w:tc>
      </w:tr>
      <w:tr w:rsidR="002F2105" w:rsidRPr="002F2105" w14:paraId="1FB6510F" w14:textId="77777777" w:rsidTr="006E522B">
        <w:tc>
          <w:tcPr>
            <w:tcW w:w="786" w:type="dxa"/>
            <w:shd w:val="clear" w:color="auto" w:fill="auto"/>
            <w:vAlign w:val="center"/>
          </w:tcPr>
          <w:p w14:paraId="7848F2CC"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22</w:t>
            </w:r>
          </w:p>
        </w:tc>
        <w:tc>
          <w:tcPr>
            <w:tcW w:w="809" w:type="dxa"/>
            <w:shd w:val="clear" w:color="auto" w:fill="auto"/>
            <w:vAlign w:val="center"/>
          </w:tcPr>
          <w:p w14:paraId="21977A37"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期刊</w:t>
            </w:r>
          </w:p>
        </w:tc>
        <w:tc>
          <w:tcPr>
            <w:tcW w:w="1843" w:type="dxa"/>
            <w:shd w:val="clear" w:color="auto" w:fill="auto"/>
            <w:vAlign w:val="center"/>
          </w:tcPr>
          <w:p w14:paraId="4B385E6E"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JMIR</w:t>
            </w:r>
          </w:p>
        </w:tc>
        <w:tc>
          <w:tcPr>
            <w:tcW w:w="3508" w:type="dxa"/>
            <w:shd w:val="clear" w:color="auto" w:fill="auto"/>
            <w:vAlign w:val="center"/>
          </w:tcPr>
          <w:p w14:paraId="4C8B829E"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Journal of Medical Internet Research</w:t>
            </w:r>
          </w:p>
        </w:tc>
        <w:tc>
          <w:tcPr>
            <w:tcW w:w="2977" w:type="dxa"/>
            <w:shd w:val="clear" w:color="auto" w:fill="auto"/>
            <w:vAlign w:val="center"/>
          </w:tcPr>
          <w:p w14:paraId="1F1ECD61"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 xml:space="preserve">Medical </w:t>
            </w:r>
            <w:proofErr w:type="spellStart"/>
            <w:r w:rsidRPr="002F2105">
              <w:rPr>
                <w:rFonts w:eastAsia="DFKai-SB"/>
                <w:color w:val="000000" w:themeColor="text1"/>
              </w:rPr>
              <w:t>infomatics</w:t>
            </w:r>
            <w:proofErr w:type="spellEnd"/>
            <w:r w:rsidRPr="002F2105">
              <w:rPr>
                <w:rFonts w:eastAsia="DFKai-SB"/>
                <w:color w:val="000000" w:themeColor="text1"/>
              </w:rPr>
              <w:t>類排名第</w:t>
            </w:r>
            <w:r w:rsidRPr="002F2105">
              <w:rPr>
                <w:rFonts w:eastAsia="DFKai-SB"/>
                <w:color w:val="000000" w:themeColor="text1"/>
              </w:rPr>
              <w:t>1</w:t>
            </w:r>
          </w:p>
          <w:p w14:paraId="7BB9BDE1"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104</w:t>
            </w:r>
          </w:p>
        </w:tc>
      </w:tr>
      <w:tr w:rsidR="002F2105" w:rsidRPr="002F2105" w14:paraId="1F6A0CA2" w14:textId="77777777" w:rsidTr="006E522B">
        <w:tc>
          <w:tcPr>
            <w:tcW w:w="786" w:type="dxa"/>
            <w:shd w:val="clear" w:color="auto" w:fill="auto"/>
            <w:vAlign w:val="center"/>
          </w:tcPr>
          <w:p w14:paraId="30506AB7"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23</w:t>
            </w:r>
          </w:p>
        </w:tc>
        <w:tc>
          <w:tcPr>
            <w:tcW w:w="809" w:type="dxa"/>
            <w:shd w:val="clear" w:color="auto" w:fill="auto"/>
            <w:vAlign w:val="center"/>
          </w:tcPr>
          <w:p w14:paraId="181AC626"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期刊</w:t>
            </w:r>
          </w:p>
        </w:tc>
        <w:tc>
          <w:tcPr>
            <w:tcW w:w="1843" w:type="dxa"/>
            <w:shd w:val="clear" w:color="auto" w:fill="auto"/>
            <w:vAlign w:val="center"/>
          </w:tcPr>
          <w:p w14:paraId="56306736"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J-BHI</w:t>
            </w:r>
          </w:p>
        </w:tc>
        <w:tc>
          <w:tcPr>
            <w:tcW w:w="3508" w:type="dxa"/>
            <w:shd w:val="clear" w:color="auto" w:fill="auto"/>
            <w:vAlign w:val="center"/>
          </w:tcPr>
          <w:p w14:paraId="19F4606E"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IEEE Journal of Biomedical and Health Informatics</w:t>
            </w:r>
          </w:p>
        </w:tc>
        <w:tc>
          <w:tcPr>
            <w:tcW w:w="2977" w:type="dxa"/>
            <w:shd w:val="clear" w:color="auto" w:fill="auto"/>
            <w:vAlign w:val="center"/>
          </w:tcPr>
          <w:p w14:paraId="4F241F52"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Medical Informatics</w:t>
            </w:r>
            <w:r w:rsidRPr="002F2105">
              <w:rPr>
                <w:rFonts w:eastAsia="DFKai-SB"/>
                <w:color w:val="000000" w:themeColor="text1"/>
              </w:rPr>
              <w:t>類排名第</w:t>
            </w:r>
            <w:r w:rsidRPr="002F2105">
              <w:rPr>
                <w:rFonts w:eastAsia="DFKai-SB"/>
                <w:color w:val="000000" w:themeColor="text1"/>
              </w:rPr>
              <w:t>3</w:t>
            </w:r>
          </w:p>
          <w:p w14:paraId="37D271F1"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71</w:t>
            </w:r>
          </w:p>
        </w:tc>
      </w:tr>
      <w:tr w:rsidR="00301A3C" w:rsidRPr="002F2105" w14:paraId="0A001D0B" w14:textId="77777777" w:rsidTr="006E522B">
        <w:tc>
          <w:tcPr>
            <w:tcW w:w="786" w:type="dxa"/>
            <w:shd w:val="clear" w:color="auto" w:fill="auto"/>
            <w:vAlign w:val="center"/>
          </w:tcPr>
          <w:p w14:paraId="427373C6"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24</w:t>
            </w:r>
          </w:p>
        </w:tc>
        <w:tc>
          <w:tcPr>
            <w:tcW w:w="809" w:type="dxa"/>
            <w:shd w:val="clear" w:color="auto" w:fill="auto"/>
            <w:vAlign w:val="center"/>
          </w:tcPr>
          <w:p w14:paraId="622D535C"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期刊</w:t>
            </w:r>
          </w:p>
        </w:tc>
        <w:tc>
          <w:tcPr>
            <w:tcW w:w="1843" w:type="dxa"/>
            <w:shd w:val="clear" w:color="auto" w:fill="auto"/>
            <w:vAlign w:val="center"/>
          </w:tcPr>
          <w:p w14:paraId="7FE3E7DB" w14:textId="77777777" w:rsidR="00301A3C" w:rsidRPr="002F2105" w:rsidRDefault="00301A3C" w:rsidP="006E522B">
            <w:pPr>
              <w:spacing w:line="360" w:lineRule="exact"/>
              <w:jc w:val="center"/>
              <w:rPr>
                <w:rFonts w:eastAsia="DFKai-SB"/>
                <w:color w:val="000000" w:themeColor="text1"/>
              </w:rPr>
            </w:pPr>
            <w:r w:rsidRPr="002F2105">
              <w:rPr>
                <w:rFonts w:eastAsia="DFKai-SB"/>
                <w:color w:val="000000" w:themeColor="text1"/>
              </w:rPr>
              <w:t>Computers and Electronics in Agriculture</w:t>
            </w:r>
          </w:p>
        </w:tc>
        <w:tc>
          <w:tcPr>
            <w:tcW w:w="3508" w:type="dxa"/>
            <w:shd w:val="clear" w:color="auto" w:fill="auto"/>
            <w:vAlign w:val="center"/>
          </w:tcPr>
          <w:p w14:paraId="6542AAED" w14:textId="77777777" w:rsidR="00301A3C" w:rsidRPr="002F2105" w:rsidRDefault="00301A3C" w:rsidP="006E522B">
            <w:pPr>
              <w:spacing w:line="360" w:lineRule="exact"/>
              <w:rPr>
                <w:rFonts w:eastAsia="DFKai-SB"/>
                <w:color w:val="000000" w:themeColor="text1"/>
              </w:rPr>
            </w:pPr>
            <w:r w:rsidRPr="002F2105">
              <w:rPr>
                <w:rFonts w:eastAsia="DFKai-SB"/>
                <w:color w:val="000000" w:themeColor="text1"/>
              </w:rPr>
              <w:t>Computers and Electronics in Agriculture</w:t>
            </w:r>
          </w:p>
        </w:tc>
        <w:tc>
          <w:tcPr>
            <w:tcW w:w="2977" w:type="dxa"/>
            <w:shd w:val="clear" w:color="auto" w:fill="auto"/>
            <w:vAlign w:val="center"/>
          </w:tcPr>
          <w:p w14:paraId="49A4355E"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Agronomy &amp; Corp. Science</w:t>
            </w:r>
            <w:r w:rsidRPr="002F2105">
              <w:rPr>
                <w:rFonts w:eastAsia="DFKai-SB"/>
                <w:color w:val="000000" w:themeColor="text1"/>
              </w:rPr>
              <w:t>類排名第</w:t>
            </w:r>
            <w:r w:rsidRPr="002F2105">
              <w:rPr>
                <w:rFonts w:eastAsia="DFKai-SB"/>
                <w:color w:val="000000" w:themeColor="text1"/>
              </w:rPr>
              <w:t>3</w:t>
            </w:r>
          </w:p>
          <w:p w14:paraId="3BA026DF" w14:textId="77777777" w:rsidR="00301A3C" w:rsidRPr="002F2105" w:rsidRDefault="00301A3C" w:rsidP="009D7779">
            <w:pPr>
              <w:numPr>
                <w:ilvl w:val="0"/>
                <w:numId w:val="8"/>
              </w:numPr>
              <w:spacing w:line="360" w:lineRule="exact"/>
              <w:ind w:leftChars="28" w:left="559" w:hangingChars="205" w:hanging="492"/>
              <w:rPr>
                <w:rFonts w:eastAsia="DFKai-SB"/>
                <w:color w:val="000000" w:themeColor="text1"/>
              </w:rPr>
            </w:pPr>
            <w:r w:rsidRPr="002F2105">
              <w:rPr>
                <w:rFonts w:eastAsia="DFKai-SB"/>
                <w:color w:val="000000" w:themeColor="text1"/>
              </w:rPr>
              <w:t>H5-index 76</w:t>
            </w:r>
          </w:p>
        </w:tc>
      </w:tr>
    </w:tbl>
    <w:p w14:paraId="4166F547" w14:textId="77777777" w:rsidR="00301A3C" w:rsidRPr="002F2105" w:rsidRDefault="00301A3C" w:rsidP="00301A3C">
      <w:pPr>
        <w:snapToGrid w:val="0"/>
        <w:spacing w:line="400" w:lineRule="exact"/>
        <w:jc w:val="both"/>
        <w:rPr>
          <w:rFonts w:eastAsia="DFKai-SB"/>
          <w:color w:val="000000" w:themeColor="text1"/>
          <w:sz w:val="28"/>
        </w:rPr>
      </w:pPr>
    </w:p>
    <w:p w14:paraId="25DC8D2C" w14:textId="77777777" w:rsidR="00301A3C" w:rsidRPr="002F2105" w:rsidRDefault="00301A3C" w:rsidP="00FA1141">
      <w:pPr>
        <w:numPr>
          <w:ilvl w:val="1"/>
          <w:numId w:val="0"/>
        </w:numPr>
        <w:tabs>
          <w:tab w:val="num" w:pos="709"/>
          <w:tab w:val="num" w:pos="851"/>
        </w:tabs>
        <w:snapToGrid w:val="0"/>
        <w:spacing w:line="400" w:lineRule="exact"/>
        <w:ind w:left="709" w:hanging="709"/>
        <w:outlineLvl w:val="1"/>
        <w:rPr>
          <w:rFonts w:eastAsia="DFKai-SB"/>
          <w:b/>
          <w:bCs/>
          <w:color w:val="000000" w:themeColor="text1"/>
          <w:sz w:val="32"/>
          <w:szCs w:val="36"/>
        </w:rPr>
      </w:pPr>
    </w:p>
    <w:p w14:paraId="19208570" w14:textId="77777777" w:rsidR="00301A3C" w:rsidRPr="002F2105" w:rsidRDefault="00301A3C" w:rsidP="00FA1141">
      <w:pPr>
        <w:numPr>
          <w:ilvl w:val="1"/>
          <w:numId w:val="0"/>
        </w:numPr>
        <w:tabs>
          <w:tab w:val="num" w:pos="709"/>
          <w:tab w:val="num" w:pos="851"/>
        </w:tabs>
        <w:snapToGrid w:val="0"/>
        <w:spacing w:line="400" w:lineRule="exact"/>
        <w:ind w:left="709" w:hanging="709"/>
        <w:outlineLvl w:val="1"/>
        <w:rPr>
          <w:rFonts w:eastAsia="DFKai-SB"/>
          <w:color w:val="000000" w:themeColor="text1"/>
          <w:sz w:val="32"/>
          <w:szCs w:val="36"/>
        </w:rPr>
      </w:pPr>
    </w:p>
    <w:p w14:paraId="0FABD2DC" w14:textId="77777777" w:rsidR="00301A3C" w:rsidRPr="002F2105" w:rsidRDefault="00301A3C" w:rsidP="007C0BBF">
      <w:pPr>
        <w:numPr>
          <w:ilvl w:val="1"/>
          <w:numId w:val="0"/>
        </w:numPr>
        <w:tabs>
          <w:tab w:val="left" w:pos="709"/>
        </w:tabs>
        <w:snapToGrid w:val="0"/>
        <w:spacing w:line="400" w:lineRule="exact"/>
        <w:ind w:left="709" w:hanging="709"/>
        <w:outlineLvl w:val="1"/>
        <w:rPr>
          <w:rFonts w:eastAsia="DFKai-SB"/>
          <w:color w:val="000000" w:themeColor="text1"/>
          <w:sz w:val="32"/>
          <w:szCs w:val="36"/>
        </w:rPr>
      </w:pPr>
      <w:r w:rsidRPr="002F2105">
        <w:rPr>
          <w:rFonts w:eastAsia="DFKai-SB"/>
          <w:color w:val="000000" w:themeColor="text1"/>
          <w:sz w:val="32"/>
          <w:szCs w:val="36"/>
        </w:rPr>
        <w:tab/>
      </w:r>
    </w:p>
    <w:p w14:paraId="4DC50C1A" w14:textId="77777777" w:rsidR="00F177B4" w:rsidRPr="002F2105" w:rsidRDefault="00F177B4" w:rsidP="007C0BBF">
      <w:pPr>
        <w:numPr>
          <w:ilvl w:val="1"/>
          <w:numId w:val="0"/>
        </w:numPr>
        <w:tabs>
          <w:tab w:val="left" w:pos="709"/>
        </w:tabs>
        <w:snapToGrid w:val="0"/>
        <w:spacing w:line="400" w:lineRule="exact"/>
        <w:ind w:left="709" w:hanging="709"/>
        <w:outlineLvl w:val="1"/>
        <w:rPr>
          <w:rFonts w:eastAsia="DFKai-SB"/>
          <w:color w:val="000000" w:themeColor="text1"/>
          <w:sz w:val="32"/>
          <w:szCs w:val="36"/>
        </w:rPr>
      </w:pPr>
    </w:p>
    <w:p w14:paraId="1B6E148B" w14:textId="77777777" w:rsidR="00F177B4" w:rsidRPr="002F2105" w:rsidRDefault="00F177B4" w:rsidP="007C0BBF">
      <w:pPr>
        <w:numPr>
          <w:ilvl w:val="1"/>
          <w:numId w:val="0"/>
        </w:numPr>
        <w:tabs>
          <w:tab w:val="left" w:pos="709"/>
        </w:tabs>
        <w:snapToGrid w:val="0"/>
        <w:spacing w:line="400" w:lineRule="exact"/>
        <w:ind w:left="709" w:hanging="709"/>
        <w:outlineLvl w:val="1"/>
        <w:rPr>
          <w:rFonts w:eastAsia="DFKai-SB"/>
          <w:color w:val="000000" w:themeColor="text1"/>
          <w:sz w:val="32"/>
          <w:szCs w:val="36"/>
        </w:rPr>
      </w:pPr>
    </w:p>
    <w:p w14:paraId="6916DCD4" w14:textId="77777777" w:rsidR="00F177B4" w:rsidRPr="002F2105" w:rsidRDefault="00F177B4" w:rsidP="00F177B4">
      <w:pPr>
        <w:numPr>
          <w:ilvl w:val="1"/>
          <w:numId w:val="0"/>
        </w:numPr>
        <w:tabs>
          <w:tab w:val="left" w:pos="709"/>
        </w:tabs>
        <w:snapToGrid w:val="0"/>
        <w:spacing w:line="400" w:lineRule="exact"/>
        <w:outlineLvl w:val="1"/>
        <w:rPr>
          <w:rFonts w:eastAsia="DFKai-SB"/>
          <w:color w:val="000000" w:themeColor="text1"/>
          <w:sz w:val="32"/>
          <w:szCs w:val="36"/>
        </w:rPr>
      </w:pPr>
    </w:p>
    <w:p w14:paraId="2D22A408" w14:textId="77777777" w:rsidR="00F177B4" w:rsidRPr="002F2105" w:rsidRDefault="00F177B4" w:rsidP="00F177B4">
      <w:pPr>
        <w:numPr>
          <w:ilvl w:val="1"/>
          <w:numId w:val="0"/>
        </w:numPr>
        <w:tabs>
          <w:tab w:val="left" w:pos="709"/>
        </w:tabs>
        <w:snapToGrid w:val="0"/>
        <w:spacing w:line="400" w:lineRule="exact"/>
        <w:outlineLvl w:val="1"/>
        <w:rPr>
          <w:rFonts w:eastAsia="DFKai-SB"/>
          <w:color w:val="000000" w:themeColor="text1"/>
          <w:sz w:val="32"/>
          <w:szCs w:val="36"/>
        </w:rPr>
      </w:pPr>
    </w:p>
    <w:p w14:paraId="24FB99C7" w14:textId="77777777" w:rsidR="00F177B4" w:rsidRPr="002F2105" w:rsidRDefault="00F177B4" w:rsidP="00F177B4">
      <w:pPr>
        <w:numPr>
          <w:ilvl w:val="1"/>
          <w:numId w:val="0"/>
        </w:numPr>
        <w:tabs>
          <w:tab w:val="left" w:pos="709"/>
        </w:tabs>
        <w:snapToGrid w:val="0"/>
        <w:spacing w:line="400" w:lineRule="exact"/>
        <w:outlineLvl w:val="1"/>
        <w:rPr>
          <w:rFonts w:eastAsia="DFKai-SB"/>
          <w:color w:val="000000" w:themeColor="text1"/>
          <w:sz w:val="32"/>
          <w:szCs w:val="36"/>
        </w:rPr>
        <w:sectPr w:rsidR="00F177B4" w:rsidRPr="002F2105" w:rsidSect="007C0BBF">
          <w:pgSz w:w="11906" w:h="16838"/>
          <w:pgMar w:top="1134" w:right="1134" w:bottom="1134" w:left="1134" w:header="851" w:footer="851" w:gutter="0"/>
          <w:cols w:space="425"/>
          <w:titlePg/>
          <w:docGrid w:type="lines" w:linePitch="381"/>
        </w:sectPr>
      </w:pPr>
    </w:p>
    <w:p w14:paraId="63473D16" w14:textId="77777777" w:rsidR="00FA1141" w:rsidRPr="002F2105" w:rsidRDefault="00FA1141" w:rsidP="00F177B4">
      <w:pPr>
        <w:numPr>
          <w:ilvl w:val="1"/>
          <w:numId w:val="0"/>
        </w:numPr>
        <w:tabs>
          <w:tab w:val="num" w:pos="709"/>
          <w:tab w:val="num" w:pos="851"/>
        </w:tabs>
        <w:snapToGrid w:val="0"/>
        <w:spacing w:line="400" w:lineRule="exact"/>
        <w:outlineLvl w:val="1"/>
        <w:rPr>
          <w:rFonts w:eastAsia="DFKai-SB"/>
          <w:b/>
          <w:bCs/>
          <w:color w:val="000000" w:themeColor="text1"/>
          <w:sz w:val="32"/>
          <w:szCs w:val="36"/>
        </w:rPr>
      </w:pPr>
      <w:r w:rsidRPr="002F2105">
        <w:rPr>
          <w:rFonts w:eastAsia="DFKai-SB"/>
          <w:b/>
          <w:bCs/>
          <w:color w:val="000000" w:themeColor="text1"/>
          <w:sz w:val="32"/>
          <w:szCs w:val="36"/>
        </w:rPr>
        <w:lastRenderedPageBreak/>
        <w:t>附件</w:t>
      </w:r>
      <w:r w:rsidR="00301A3C" w:rsidRPr="002F2105">
        <w:rPr>
          <w:rFonts w:eastAsia="DFKai-SB"/>
          <w:b/>
          <w:bCs/>
          <w:color w:val="000000" w:themeColor="text1"/>
          <w:sz w:val="32"/>
          <w:szCs w:val="36"/>
        </w:rPr>
        <w:t>2</w:t>
      </w:r>
      <w:r w:rsidRPr="002F2105">
        <w:rPr>
          <w:rFonts w:eastAsia="DFKai-SB"/>
          <w:b/>
          <w:bCs/>
          <w:color w:val="000000" w:themeColor="text1"/>
          <w:sz w:val="32"/>
          <w:szCs w:val="36"/>
        </w:rPr>
        <w:t>、計畫里程碑</w:t>
      </w:r>
      <w:r w:rsidRPr="002F2105">
        <w:rPr>
          <w:rFonts w:eastAsia="DFKai-SB"/>
          <w:b/>
          <w:bCs/>
          <w:color w:val="000000" w:themeColor="text1"/>
          <w:sz w:val="32"/>
          <w:szCs w:val="36"/>
        </w:rPr>
        <w:t>(milestone)</w:t>
      </w:r>
      <w:r w:rsidRPr="002F2105">
        <w:rPr>
          <w:rFonts w:eastAsia="DFKai-SB"/>
          <w:b/>
          <w:bCs/>
          <w:color w:val="000000" w:themeColor="text1"/>
          <w:sz w:val="32"/>
          <w:szCs w:val="36"/>
        </w:rPr>
        <w:t>檢核表</w:t>
      </w:r>
      <w:r w:rsidRPr="002F2105">
        <w:rPr>
          <w:rFonts w:eastAsia="DFKai-SB"/>
          <w:b/>
          <w:bCs/>
          <w:color w:val="000000" w:themeColor="text1"/>
          <w:sz w:val="32"/>
          <w:szCs w:val="36"/>
        </w:rPr>
        <w:t>_</w:t>
      </w:r>
      <w:r w:rsidRPr="002F2105">
        <w:rPr>
          <w:rFonts w:eastAsia="DFKai-SB"/>
          <w:b/>
          <w:bCs/>
          <w:color w:val="000000" w:themeColor="text1"/>
          <w:sz w:val="32"/>
          <w:szCs w:val="36"/>
        </w:rPr>
        <w:t>總體目標達成情形</w:t>
      </w:r>
      <w:r w:rsidR="00F177B4" w:rsidRPr="002F2105">
        <w:rPr>
          <w:rFonts w:eastAsia="DFKai-SB"/>
          <w:b/>
          <w:bCs/>
          <w:color w:val="000000" w:themeColor="text1"/>
          <w:sz w:val="32"/>
          <w:szCs w:val="36"/>
        </w:rPr>
        <w:t xml:space="preserve"> </w:t>
      </w:r>
      <w:r w:rsidR="00F177B4" w:rsidRPr="002F2105">
        <w:rPr>
          <w:rFonts w:eastAsia="DFKai-SB" w:hint="eastAsia"/>
          <w:b/>
          <w:bCs/>
          <w:color w:val="000000" w:themeColor="text1"/>
          <w:sz w:val="28"/>
          <w:szCs w:val="28"/>
          <w:shd w:val="clear" w:color="auto" w:fill="FFFF00"/>
        </w:rPr>
        <w:t>總計畫彙整</w:t>
      </w:r>
      <w:r w:rsidR="00225542" w:rsidRPr="002F2105">
        <w:rPr>
          <w:rFonts w:eastAsia="DFKai-SB" w:hint="eastAsia"/>
          <w:b/>
          <w:bCs/>
          <w:color w:val="000000" w:themeColor="text1"/>
          <w:sz w:val="28"/>
          <w:szCs w:val="28"/>
          <w:shd w:val="clear" w:color="auto" w:fill="FFFF00"/>
        </w:rPr>
        <w:t>，各子計畫確認與補充</w:t>
      </w:r>
    </w:p>
    <w:p w14:paraId="3EFF4E02" w14:textId="77777777" w:rsidR="00FA1141" w:rsidRPr="002F2105" w:rsidRDefault="00787A54" w:rsidP="00787A54">
      <w:pPr>
        <w:pStyle w:val="ListParagraph"/>
        <w:snapToGrid w:val="0"/>
        <w:ind w:leftChars="150" w:left="840" w:hangingChars="200" w:hanging="480"/>
        <w:rPr>
          <w:rFonts w:eastAsia="DFKai-SB"/>
          <w:color w:val="000000" w:themeColor="text1"/>
        </w:rPr>
      </w:pPr>
      <w:r w:rsidRPr="002F2105">
        <w:rPr>
          <w:rFonts w:eastAsia="DFKai-SB" w:hint="eastAsia"/>
          <w:color w:val="000000" w:themeColor="text1"/>
        </w:rPr>
        <w:t>註：</w:t>
      </w:r>
      <w:r w:rsidR="00FA1141" w:rsidRPr="002F2105">
        <w:rPr>
          <w:rFonts w:eastAsia="DFKai-SB"/>
          <w:color w:val="000000" w:themeColor="text1"/>
        </w:rPr>
        <w:t>請對照</w:t>
      </w:r>
      <w:r w:rsidR="00566D90" w:rsidRPr="002F2105">
        <w:rPr>
          <w:rFonts w:eastAsia="DFKai-SB"/>
          <w:color w:val="000000" w:themeColor="text1"/>
        </w:rPr>
        <w:t>110</w:t>
      </w:r>
      <w:r w:rsidR="00566D90" w:rsidRPr="002F2105">
        <w:rPr>
          <w:rFonts w:eastAsia="DFKai-SB" w:hint="eastAsia"/>
          <w:color w:val="000000" w:themeColor="text1"/>
        </w:rPr>
        <w:t>年底繳交之</w:t>
      </w:r>
      <w:r w:rsidR="00291368" w:rsidRPr="002F2105">
        <w:rPr>
          <w:rFonts w:eastAsia="DFKai-SB" w:hint="eastAsia"/>
          <w:color w:val="000000" w:themeColor="text1"/>
        </w:rPr>
        <w:t>計畫</w:t>
      </w:r>
      <w:r w:rsidR="00FA1141" w:rsidRPr="002F2105">
        <w:rPr>
          <w:rFonts w:eastAsia="DFKai-SB"/>
          <w:color w:val="000000" w:themeColor="text1"/>
        </w:rPr>
        <w:t>里程碑</w:t>
      </w:r>
      <w:r w:rsidR="00FA1141" w:rsidRPr="002F2105">
        <w:rPr>
          <w:rFonts w:eastAsia="DFKai-SB"/>
          <w:color w:val="000000" w:themeColor="text1"/>
        </w:rPr>
        <w:t>(milestone)</w:t>
      </w:r>
      <w:r w:rsidR="00FA1141" w:rsidRPr="002F2105">
        <w:rPr>
          <w:rFonts w:eastAsia="DFKai-SB"/>
          <w:color w:val="000000" w:themeColor="text1"/>
        </w:rPr>
        <w:t>檢核表</w:t>
      </w:r>
      <w:r w:rsidR="00FA1141" w:rsidRPr="002F2105">
        <w:rPr>
          <w:rFonts w:eastAsia="DFKai-SB"/>
          <w:color w:val="000000" w:themeColor="text1"/>
        </w:rPr>
        <w:t>(</w:t>
      </w:r>
      <w:r w:rsidR="00FA1141" w:rsidRPr="002F2105">
        <w:rPr>
          <w:rFonts w:eastAsia="DFKai-SB"/>
          <w:color w:val="000000" w:themeColor="text1"/>
        </w:rPr>
        <w:t>不得分子計畫</w:t>
      </w:r>
      <w:r w:rsidR="00FA1141" w:rsidRPr="002F2105">
        <w:rPr>
          <w:rFonts w:eastAsia="DFKai-SB"/>
          <w:color w:val="000000" w:themeColor="text1"/>
        </w:rPr>
        <w:t>)</w:t>
      </w:r>
      <w:r w:rsidR="00FA1141" w:rsidRPr="002F2105">
        <w:rPr>
          <w:rFonts w:eastAsia="DFKai-SB"/>
          <w:color w:val="000000" w:themeColor="text1"/>
        </w:rPr>
        <w:t>，填報</w:t>
      </w:r>
      <w:r w:rsidR="00A27733" w:rsidRPr="002F2105">
        <w:rPr>
          <w:rFonts w:eastAsia="DFKai-SB"/>
          <w:color w:val="000000" w:themeColor="text1"/>
        </w:rPr>
        <w:t>挑戰目標</w:t>
      </w:r>
      <w:r w:rsidR="00A27733" w:rsidRPr="002F2105">
        <w:rPr>
          <w:rFonts w:eastAsia="DFKai-SB" w:hint="eastAsia"/>
          <w:color w:val="000000" w:themeColor="text1"/>
        </w:rPr>
        <w:t>、</w:t>
      </w:r>
      <w:r w:rsidR="00A27733" w:rsidRPr="002F2105">
        <w:rPr>
          <w:rFonts w:eastAsia="DFKai-SB"/>
          <w:color w:val="000000" w:themeColor="text1"/>
        </w:rPr>
        <w:t>衡量指標</w:t>
      </w:r>
      <w:r w:rsidR="00A27733" w:rsidRPr="002F2105">
        <w:rPr>
          <w:rFonts w:eastAsia="DFKai-SB" w:hint="eastAsia"/>
          <w:color w:val="000000" w:themeColor="text1"/>
        </w:rPr>
        <w:t>及</w:t>
      </w:r>
      <w:r w:rsidR="00797E33" w:rsidRPr="002F2105">
        <w:rPr>
          <w:rFonts w:eastAsia="DFKai-SB" w:hint="eastAsia"/>
          <w:color w:val="000000" w:themeColor="text1"/>
        </w:rPr>
        <w:t>第二年</w:t>
      </w:r>
      <w:r w:rsidR="009C638E" w:rsidRPr="002F2105">
        <w:rPr>
          <w:rFonts w:eastAsia="DFKai-SB" w:hint="eastAsia"/>
          <w:color w:val="000000" w:themeColor="text1"/>
        </w:rPr>
        <w:t>執行至</w:t>
      </w:r>
      <w:r w:rsidR="009C638E" w:rsidRPr="002F2105">
        <w:rPr>
          <w:rFonts w:eastAsia="DFKai-SB"/>
          <w:color w:val="000000" w:themeColor="text1"/>
        </w:rPr>
        <w:t>112</w:t>
      </w:r>
      <w:r w:rsidR="009C638E" w:rsidRPr="002F2105">
        <w:rPr>
          <w:rFonts w:eastAsia="DFKai-SB" w:hint="eastAsia"/>
          <w:color w:val="000000" w:themeColor="text1"/>
        </w:rPr>
        <w:t>年</w:t>
      </w:r>
      <w:r w:rsidR="009C638E" w:rsidRPr="002F2105">
        <w:rPr>
          <w:rFonts w:eastAsia="DFKai-SB"/>
          <w:color w:val="000000" w:themeColor="text1"/>
        </w:rPr>
        <w:t>7</w:t>
      </w:r>
      <w:r w:rsidR="009C638E" w:rsidRPr="002F2105">
        <w:rPr>
          <w:rFonts w:eastAsia="DFKai-SB" w:hint="eastAsia"/>
          <w:color w:val="000000" w:themeColor="text1"/>
        </w:rPr>
        <w:t>月</w:t>
      </w:r>
      <w:r w:rsidR="009C638E" w:rsidRPr="002F2105">
        <w:rPr>
          <w:rFonts w:eastAsia="DFKai-SB"/>
          <w:color w:val="000000" w:themeColor="text1"/>
        </w:rPr>
        <w:t>31</w:t>
      </w:r>
      <w:r w:rsidR="009C638E" w:rsidRPr="002F2105">
        <w:rPr>
          <w:rFonts w:eastAsia="DFKai-SB" w:hint="eastAsia"/>
          <w:color w:val="000000" w:themeColor="text1"/>
        </w:rPr>
        <w:t>日止之</w:t>
      </w:r>
      <w:r w:rsidR="00FA1141" w:rsidRPr="002F2105">
        <w:rPr>
          <w:rFonts w:eastAsia="DFKai-SB"/>
          <w:color w:val="000000" w:themeColor="text1"/>
        </w:rPr>
        <w:t>總體目標達成情形；</w:t>
      </w:r>
      <w:r w:rsidR="00FA1141" w:rsidRPr="002F2105">
        <w:rPr>
          <w:rFonts w:eastAsia="DFKai-SB"/>
          <w:color w:val="000000" w:themeColor="text1"/>
          <w:u w:val="single"/>
        </w:rPr>
        <w:t>如進度落後，請務必於</w:t>
      </w:r>
      <w:r w:rsidR="00956B44" w:rsidRPr="002F2105">
        <w:rPr>
          <w:rFonts w:eastAsia="DFKai-SB" w:hint="eastAsia"/>
          <w:color w:val="000000" w:themeColor="text1"/>
          <w:u w:val="single"/>
        </w:rPr>
        <w:t>報告本文之</w:t>
      </w:r>
      <w:r w:rsidR="00FA1141" w:rsidRPr="002F2105">
        <w:rPr>
          <w:rFonts w:eastAsia="DFKai-SB"/>
          <w:color w:val="000000" w:themeColor="text1"/>
          <w:u w:val="single"/>
        </w:rPr>
        <w:t>「</w:t>
      </w:r>
      <w:r w:rsidR="00CC4DFD" w:rsidRPr="002F2105">
        <w:rPr>
          <w:rFonts w:eastAsia="DFKai-SB"/>
          <w:color w:val="000000" w:themeColor="text1"/>
          <w:u w:val="single"/>
        </w:rPr>
        <w:t>(</w:t>
      </w:r>
      <w:r w:rsidR="00CC4DFD" w:rsidRPr="002F2105">
        <w:rPr>
          <w:rFonts w:eastAsia="DFKai-SB" w:hint="eastAsia"/>
          <w:color w:val="000000" w:themeColor="text1"/>
          <w:u w:val="single"/>
        </w:rPr>
        <w:t>五</w:t>
      </w:r>
      <w:r w:rsidR="00CC4DFD" w:rsidRPr="002F2105">
        <w:rPr>
          <w:rFonts w:eastAsia="DFKai-SB"/>
          <w:color w:val="000000" w:themeColor="text1"/>
          <w:u w:val="single"/>
        </w:rPr>
        <w:t xml:space="preserve">) </w:t>
      </w:r>
      <w:r w:rsidR="00B26594" w:rsidRPr="002F2105">
        <w:rPr>
          <w:rFonts w:eastAsia="DFKai-SB" w:hint="eastAsia"/>
          <w:color w:val="000000" w:themeColor="text1"/>
          <w:u w:val="single"/>
        </w:rPr>
        <w:t>原計畫</w:t>
      </w:r>
      <w:r w:rsidR="00CC4DFD" w:rsidRPr="002F2105">
        <w:rPr>
          <w:rFonts w:eastAsia="DFKai-SB" w:hint="eastAsia"/>
          <w:color w:val="000000" w:themeColor="text1"/>
          <w:u w:val="single"/>
        </w:rPr>
        <w:t>遭遇困難與因應對策</w:t>
      </w:r>
      <w:r w:rsidR="00FA1141" w:rsidRPr="002F2105">
        <w:rPr>
          <w:rFonts w:eastAsia="DFKai-SB"/>
          <w:color w:val="000000" w:themeColor="text1"/>
          <w:u w:val="single"/>
        </w:rPr>
        <w:t>」述明落後原因、改善措施及預定趕上進度的時間。</w:t>
      </w:r>
    </w:p>
    <w:p w14:paraId="63607479" w14:textId="77777777" w:rsidR="00174584" w:rsidRPr="002F2105" w:rsidRDefault="00174584" w:rsidP="00375AD5">
      <w:pPr>
        <w:snapToGrid w:val="0"/>
        <w:spacing w:line="400" w:lineRule="exact"/>
        <w:jc w:val="both"/>
        <w:rPr>
          <w:rFonts w:eastAsia="DFKai-SB"/>
          <w:color w:val="000000" w:themeColor="text1"/>
          <w:sz w:val="28"/>
        </w:rPr>
      </w:pPr>
    </w:p>
    <w:tbl>
      <w:tblPr>
        <w:tblW w:w="5313" w:type="pct"/>
        <w:jc w:val="center"/>
        <w:tblCellMar>
          <w:left w:w="10" w:type="dxa"/>
          <w:right w:w="10" w:type="dxa"/>
        </w:tblCellMar>
        <w:tblLook w:val="04A0" w:firstRow="1" w:lastRow="0" w:firstColumn="1" w:lastColumn="0" w:noHBand="0" w:noVBand="1"/>
      </w:tblPr>
      <w:tblGrid>
        <w:gridCol w:w="681"/>
        <w:gridCol w:w="1959"/>
        <w:gridCol w:w="1980"/>
        <w:gridCol w:w="3253"/>
        <w:gridCol w:w="3574"/>
        <w:gridCol w:w="1966"/>
        <w:gridCol w:w="2052"/>
      </w:tblGrid>
      <w:tr w:rsidR="002F2105" w:rsidRPr="002F2105" w14:paraId="5807BB87" w14:textId="77777777" w:rsidTr="00F177B4">
        <w:trPr>
          <w:trHeight w:val="387"/>
          <w:tblHeader/>
          <w:jc w:val="center"/>
        </w:trPr>
        <w:tc>
          <w:tcPr>
            <w:tcW w:w="15712" w:type="dxa"/>
            <w:gridSpan w:val="7"/>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tcPr>
          <w:p w14:paraId="06612652" w14:textId="77777777" w:rsidR="00F177B4" w:rsidRPr="002F2105" w:rsidRDefault="00F177B4" w:rsidP="00F85D38">
            <w:pPr>
              <w:snapToGrid w:val="0"/>
              <w:jc w:val="center"/>
              <w:rPr>
                <w:rFonts w:eastAsia="DFKai-SB"/>
                <w:color w:val="000000" w:themeColor="text1"/>
              </w:rPr>
            </w:pPr>
            <w:r w:rsidRPr="002F2105">
              <w:rPr>
                <w:rFonts w:eastAsia="DFKai-SB"/>
                <w:b/>
                <w:color w:val="000000" w:themeColor="text1"/>
                <w:spacing w:val="28"/>
                <w:sz w:val="22"/>
                <w:szCs w:val="22"/>
              </w:rPr>
              <w:t>Q1~Q3</w:t>
            </w:r>
            <w:r w:rsidRPr="002F2105">
              <w:rPr>
                <w:rFonts w:eastAsia="DFKai-SB"/>
                <w:b/>
                <w:color w:val="000000" w:themeColor="text1"/>
                <w:spacing w:val="28"/>
                <w:sz w:val="22"/>
                <w:szCs w:val="22"/>
              </w:rPr>
              <w:t>進度</w:t>
            </w:r>
            <w:r w:rsidRPr="002F2105">
              <w:rPr>
                <w:rFonts w:eastAsia="DFKai-SB"/>
                <w:b/>
                <w:color w:val="000000" w:themeColor="text1"/>
                <w:spacing w:val="28"/>
                <w:sz w:val="22"/>
                <w:szCs w:val="22"/>
              </w:rPr>
              <w:t xml:space="preserve">  </w:t>
            </w:r>
            <w:r w:rsidRPr="002F2105">
              <w:rPr>
                <w:rFonts w:eastAsia="DFKai-SB"/>
                <w:color w:val="000000" w:themeColor="text1"/>
                <w:spacing w:val="28"/>
                <w:sz w:val="22"/>
                <w:szCs w:val="22"/>
              </w:rPr>
              <w:t xml:space="preserve">     </w:t>
            </w:r>
            <w:r w:rsidRPr="002F2105">
              <w:rPr>
                <w:rFonts w:eastAsia="DFKai-SB"/>
                <w:color w:val="000000" w:themeColor="text1"/>
                <w:sz w:val="22"/>
                <w:szCs w:val="22"/>
              </w:rPr>
              <w:t>資料區間：</w:t>
            </w:r>
            <w:r w:rsidRPr="002F2105">
              <w:rPr>
                <w:rFonts w:eastAsia="DFKai-SB"/>
                <w:color w:val="000000" w:themeColor="text1"/>
                <w:sz w:val="22"/>
                <w:szCs w:val="22"/>
              </w:rPr>
              <w:t xml:space="preserve"> </w:t>
            </w:r>
            <w:r w:rsidRPr="002F2105">
              <w:rPr>
                <w:rFonts w:eastAsia="DFKai-SB"/>
                <w:color w:val="000000" w:themeColor="text1"/>
                <w:sz w:val="22"/>
                <w:szCs w:val="22"/>
                <w:u w:val="single"/>
              </w:rPr>
              <w:t>111</w:t>
            </w:r>
            <w:r w:rsidRPr="002F2105">
              <w:rPr>
                <w:rFonts w:eastAsia="DFKai-SB"/>
                <w:color w:val="000000" w:themeColor="text1"/>
                <w:sz w:val="22"/>
                <w:szCs w:val="22"/>
              </w:rPr>
              <w:t>年</w:t>
            </w:r>
            <w:r w:rsidRPr="002F2105">
              <w:rPr>
                <w:rFonts w:eastAsia="DFKai-SB"/>
                <w:color w:val="000000" w:themeColor="text1"/>
                <w:sz w:val="22"/>
                <w:szCs w:val="22"/>
                <w:u w:val="single"/>
              </w:rPr>
              <w:t>11</w:t>
            </w:r>
            <w:r w:rsidRPr="002F2105">
              <w:rPr>
                <w:rFonts w:eastAsia="DFKai-SB"/>
                <w:color w:val="000000" w:themeColor="text1"/>
                <w:sz w:val="22"/>
                <w:szCs w:val="22"/>
              </w:rPr>
              <w:t>月</w:t>
            </w:r>
            <w:r w:rsidRPr="002F2105">
              <w:rPr>
                <w:rFonts w:eastAsia="DFKai-SB"/>
                <w:color w:val="000000" w:themeColor="text1"/>
                <w:sz w:val="22"/>
                <w:szCs w:val="22"/>
                <w:u w:val="single"/>
              </w:rPr>
              <w:t>1</w:t>
            </w:r>
            <w:r w:rsidRPr="002F2105">
              <w:rPr>
                <w:rFonts w:eastAsia="DFKai-SB"/>
                <w:color w:val="000000" w:themeColor="text1"/>
                <w:sz w:val="22"/>
                <w:szCs w:val="22"/>
              </w:rPr>
              <w:t>日至</w:t>
            </w:r>
            <w:r w:rsidRPr="002F2105">
              <w:rPr>
                <w:rFonts w:eastAsia="DFKai-SB"/>
                <w:color w:val="000000" w:themeColor="text1"/>
                <w:sz w:val="22"/>
                <w:szCs w:val="22"/>
                <w:u w:val="single"/>
              </w:rPr>
              <w:t>112</w:t>
            </w:r>
            <w:r w:rsidRPr="002F2105">
              <w:rPr>
                <w:rFonts w:eastAsia="DFKai-SB"/>
                <w:color w:val="000000" w:themeColor="text1"/>
                <w:sz w:val="22"/>
                <w:szCs w:val="22"/>
              </w:rPr>
              <w:t>年</w:t>
            </w:r>
            <w:r w:rsidRPr="002F2105">
              <w:rPr>
                <w:rFonts w:eastAsia="DFKai-SB"/>
                <w:color w:val="000000" w:themeColor="text1"/>
                <w:sz w:val="22"/>
                <w:szCs w:val="22"/>
                <w:u w:val="single"/>
              </w:rPr>
              <w:t>7</w:t>
            </w:r>
            <w:r w:rsidRPr="002F2105">
              <w:rPr>
                <w:rFonts w:eastAsia="DFKai-SB"/>
                <w:color w:val="000000" w:themeColor="text1"/>
                <w:sz w:val="22"/>
                <w:szCs w:val="22"/>
              </w:rPr>
              <w:t>月</w:t>
            </w:r>
            <w:r w:rsidRPr="002F2105">
              <w:rPr>
                <w:rFonts w:eastAsia="DFKai-SB"/>
                <w:color w:val="000000" w:themeColor="text1"/>
                <w:sz w:val="22"/>
                <w:szCs w:val="22"/>
                <w:u w:val="single"/>
              </w:rPr>
              <w:t>31</w:t>
            </w:r>
            <w:r w:rsidRPr="002F2105">
              <w:rPr>
                <w:rFonts w:eastAsia="DFKai-SB"/>
                <w:color w:val="000000" w:themeColor="text1"/>
                <w:sz w:val="22"/>
                <w:szCs w:val="22"/>
                <w:u w:val="single"/>
              </w:rPr>
              <w:t>日</w:t>
            </w:r>
          </w:p>
        </w:tc>
      </w:tr>
      <w:tr w:rsidR="002F2105" w:rsidRPr="002F2105" w14:paraId="0BE2CA7A" w14:textId="77777777" w:rsidTr="00F177B4">
        <w:trPr>
          <w:trHeight w:val="387"/>
          <w:tblHeader/>
          <w:jc w:val="center"/>
        </w:trPr>
        <w:tc>
          <w:tcPr>
            <w:tcW w:w="688" w:type="dxa"/>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vAlign w:val="center"/>
          </w:tcPr>
          <w:p w14:paraId="3BB21C89" w14:textId="77777777" w:rsidR="00F177B4" w:rsidRPr="002F2105" w:rsidRDefault="00F177B4" w:rsidP="00F85D38">
            <w:pPr>
              <w:widowControl/>
              <w:tabs>
                <w:tab w:val="left" w:pos="900"/>
              </w:tabs>
              <w:snapToGrid w:val="0"/>
              <w:ind w:left="-1" w:hanging="9"/>
              <w:jc w:val="center"/>
              <w:rPr>
                <w:rFonts w:eastAsia="DFKai-SB"/>
                <w:bCs/>
                <w:color w:val="000000" w:themeColor="text1"/>
                <w:sz w:val="22"/>
                <w:szCs w:val="22"/>
              </w:rPr>
            </w:pPr>
            <w:r w:rsidRPr="002F2105">
              <w:rPr>
                <w:rFonts w:eastAsia="DFKai-SB"/>
                <w:bCs/>
                <w:color w:val="000000" w:themeColor="text1"/>
                <w:sz w:val="22"/>
                <w:szCs w:val="22"/>
              </w:rPr>
              <w:t>評估</w:t>
            </w:r>
          </w:p>
          <w:p w14:paraId="3AFD7C3A" w14:textId="77777777" w:rsidR="00F177B4" w:rsidRPr="002F2105" w:rsidRDefault="00F177B4" w:rsidP="00F85D38">
            <w:pPr>
              <w:widowControl/>
              <w:tabs>
                <w:tab w:val="left" w:pos="900"/>
              </w:tabs>
              <w:snapToGrid w:val="0"/>
              <w:ind w:left="-1" w:hanging="9"/>
              <w:jc w:val="center"/>
              <w:rPr>
                <w:rFonts w:eastAsia="DFKai-SB"/>
                <w:bCs/>
                <w:color w:val="000000" w:themeColor="text1"/>
                <w:sz w:val="22"/>
                <w:szCs w:val="22"/>
              </w:rPr>
            </w:pPr>
            <w:r w:rsidRPr="002F2105">
              <w:rPr>
                <w:rFonts w:eastAsia="DFKai-SB"/>
                <w:bCs/>
                <w:color w:val="000000" w:themeColor="text1"/>
                <w:sz w:val="22"/>
                <w:szCs w:val="22"/>
              </w:rPr>
              <w:t>構面</w:t>
            </w:r>
          </w:p>
        </w:tc>
        <w:tc>
          <w:tcPr>
            <w:tcW w:w="1989" w:type="dxa"/>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vAlign w:val="center"/>
          </w:tcPr>
          <w:p w14:paraId="29938959" w14:textId="77777777" w:rsidR="00F177B4" w:rsidRPr="002F2105" w:rsidRDefault="00F177B4" w:rsidP="00F85D38">
            <w:pPr>
              <w:widowControl/>
              <w:tabs>
                <w:tab w:val="left" w:pos="900"/>
              </w:tabs>
              <w:snapToGrid w:val="0"/>
              <w:ind w:left="-1" w:hanging="9"/>
              <w:jc w:val="center"/>
              <w:rPr>
                <w:rFonts w:eastAsia="DFKai-SB"/>
                <w:bCs/>
                <w:color w:val="000000" w:themeColor="text1"/>
                <w:sz w:val="22"/>
                <w:szCs w:val="22"/>
              </w:rPr>
            </w:pPr>
            <w:r w:rsidRPr="002F2105">
              <w:rPr>
                <w:rFonts w:eastAsia="DFKai-SB"/>
                <w:bCs/>
                <w:color w:val="000000" w:themeColor="text1"/>
                <w:sz w:val="22"/>
                <w:szCs w:val="22"/>
              </w:rPr>
              <w:t>計畫挑戰目標</w:t>
            </w:r>
          </w:p>
          <w:p w14:paraId="1C08F1BA" w14:textId="77777777" w:rsidR="00F177B4" w:rsidRPr="002F2105" w:rsidRDefault="00F177B4" w:rsidP="00F85D38">
            <w:pPr>
              <w:widowControl/>
              <w:tabs>
                <w:tab w:val="left" w:pos="900"/>
              </w:tabs>
              <w:snapToGrid w:val="0"/>
              <w:ind w:left="-1" w:hanging="9"/>
              <w:jc w:val="center"/>
              <w:rPr>
                <w:rFonts w:eastAsia="DFKai-SB"/>
                <w:color w:val="000000" w:themeColor="text1"/>
              </w:rPr>
            </w:pPr>
            <w:r w:rsidRPr="002F2105">
              <w:rPr>
                <w:rFonts w:eastAsia="DFKai-SB"/>
                <w:color w:val="000000" w:themeColor="text1"/>
                <w:sz w:val="22"/>
                <w:szCs w:val="22"/>
              </w:rPr>
              <w:t>(</w:t>
            </w:r>
            <w:r w:rsidRPr="002F2105">
              <w:rPr>
                <w:rFonts w:eastAsia="DFKai-SB"/>
                <w:color w:val="000000" w:themeColor="text1"/>
                <w:sz w:val="22"/>
                <w:szCs w:val="22"/>
              </w:rPr>
              <w:t>不得分子計畫擬定</w:t>
            </w:r>
            <w:r w:rsidRPr="002F2105">
              <w:rPr>
                <w:rFonts w:eastAsia="DFKai-SB"/>
                <w:color w:val="000000" w:themeColor="text1"/>
                <w:sz w:val="22"/>
                <w:szCs w:val="22"/>
              </w:rPr>
              <w:t>)</w:t>
            </w:r>
          </w:p>
        </w:tc>
        <w:tc>
          <w:tcPr>
            <w:tcW w:w="199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vAlign w:val="center"/>
          </w:tcPr>
          <w:p w14:paraId="1E2E309C" w14:textId="77777777" w:rsidR="00F177B4" w:rsidRPr="002F2105" w:rsidRDefault="00F177B4" w:rsidP="00F85D38">
            <w:pPr>
              <w:widowControl/>
              <w:tabs>
                <w:tab w:val="left" w:pos="900"/>
              </w:tabs>
              <w:snapToGrid w:val="0"/>
              <w:ind w:left="-1" w:hanging="9"/>
              <w:jc w:val="center"/>
              <w:rPr>
                <w:rFonts w:eastAsia="DFKai-SB"/>
                <w:bCs/>
                <w:color w:val="000000" w:themeColor="text1"/>
                <w:sz w:val="22"/>
                <w:szCs w:val="22"/>
              </w:rPr>
            </w:pPr>
            <w:r w:rsidRPr="002F2105">
              <w:rPr>
                <w:rFonts w:eastAsia="DFKai-SB"/>
                <w:bCs/>
                <w:color w:val="000000" w:themeColor="text1"/>
                <w:sz w:val="22"/>
                <w:szCs w:val="22"/>
              </w:rPr>
              <w:t>衡量指標</w:t>
            </w:r>
          </w:p>
          <w:p w14:paraId="6D0B8173" w14:textId="77777777" w:rsidR="00F177B4" w:rsidRPr="002F2105" w:rsidRDefault="00F177B4" w:rsidP="00F85D38">
            <w:pPr>
              <w:widowControl/>
              <w:tabs>
                <w:tab w:val="left" w:pos="900"/>
              </w:tabs>
              <w:snapToGrid w:val="0"/>
              <w:ind w:left="-1" w:hanging="9"/>
              <w:jc w:val="center"/>
              <w:rPr>
                <w:rFonts w:eastAsia="DFKai-SB"/>
                <w:color w:val="000000" w:themeColor="text1"/>
              </w:rPr>
            </w:pPr>
            <w:r w:rsidRPr="002F2105">
              <w:rPr>
                <w:rFonts w:eastAsia="DFKai-SB"/>
                <w:color w:val="000000" w:themeColor="text1"/>
                <w:sz w:val="22"/>
                <w:szCs w:val="22"/>
              </w:rPr>
              <w:t>(</w:t>
            </w:r>
            <w:r w:rsidRPr="002F2105">
              <w:rPr>
                <w:rFonts w:eastAsia="DFKai-SB"/>
                <w:color w:val="000000" w:themeColor="text1"/>
                <w:sz w:val="22"/>
                <w:szCs w:val="22"/>
              </w:rPr>
              <w:t>不得分子計畫擬定</w:t>
            </w:r>
            <w:r w:rsidRPr="002F2105">
              <w:rPr>
                <w:rFonts w:eastAsia="DFKai-SB"/>
                <w:color w:val="000000" w:themeColor="text1"/>
                <w:sz w:val="22"/>
                <w:szCs w:val="22"/>
              </w:rPr>
              <w:t>)</w:t>
            </w:r>
          </w:p>
        </w:tc>
        <w:tc>
          <w:tcPr>
            <w:tcW w:w="331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vAlign w:val="center"/>
          </w:tcPr>
          <w:p w14:paraId="6D71FC21" w14:textId="77777777" w:rsidR="00F177B4" w:rsidRPr="002F2105" w:rsidRDefault="00F177B4" w:rsidP="00F85D38">
            <w:pPr>
              <w:widowControl/>
              <w:tabs>
                <w:tab w:val="left" w:pos="0"/>
              </w:tabs>
              <w:snapToGrid w:val="0"/>
              <w:jc w:val="center"/>
              <w:rPr>
                <w:rFonts w:eastAsia="DFKai-SB"/>
                <w:color w:val="000000" w:themeColor="text1"/>
                <w:sz w:val="22"/>
                <w:szCs w:val="22"/>
              </w:rPr>
            </w:pPr>
            <w:r w:rsidRPr="002F2105">
              <w:rPr>
                <w:rFonts w:eastAsia="DFKai-SB"/>
                <w:color w:val="000000" w:themeColor="text1"/>
                <w:sz w:val="22"/>
                <w:szCs w:val="22"/>
              </w:rPr>
              <w:t>第</w:t>
            </w:r>
            <w:r w:rsidRPr="002F2105">
              <w:rPr>
                <w:rFonts w:eastAsia="DFKai-SB"/>
                <w:color w:val="000000" w:themeColor="text1"/>
                <w:sz w:val="22"/>
                <w:szCs w:val="22"/>
              </w:rPr>
              <w:t>2</w:t>
            </w:r>
            <w:r w:rsidRPr="002F2105">
              <w:rPr>
                <w:rFonts w:eastAsia="DFKai-SB"/>
                <w:color w:val="000000" w:themeColor="text1"/>
                <w:sz w:val="22"/>
                <w:szCs w:val="22"/>
              </w:rPr>
              <w:t>年計畫</w:t>
            </w:r>
          </w:p>
          <w:p w14:paraId="48E278CC" w14:textId="77777777" w:rsidR="00F177B4" w:rsidRPr="002F2105" w:rsidRDefault="00F177B4" w:rsidP="00F85D38">
            <w:pPr>
              <w:widowControl/>
              <w:tabs>
                <w:tab w:val="left" w:pos="0"/>
              </w:tabs>
              <w:snapToGrid w:val="0"/>
              <w:jc w:val="center"/>
              <w:rPr>
                <w:rFonts w:eastAsia="DFKai-SB"/>
                <w:color w:val="000000" w:themeColor="text1"/>
                <w:sz w:val="22"/>
                <w:szCs w:val="22"/>
              </w:rPr>
            </w:pPr>
            <w:r w:rsidRPr="002F2105">
              <w:rPr>
                <w:rFonts w:eastAsia="DFKai-SB"/>
                <w:color w:val="000000" w:themeColor="text1"/>
                <w:sz w:val="22"/>
                <w:szCs w:val="22"/>
              </w:rPr>
              <w:t>Q1~Q3</w:t>
            </w:r>
            <w:r w:rsidRPr="002F2105">
              <w:rPr>
                <w:rFonts w:eastAsia="DFKai-SB"/>
                <w:color w:val="000000" w:themeColor="text1"/>
                <w:sz w:val="22"/>
                <w:szCs w:val="22"/>
              </w:rPr>
              <w:t>里程碑</w:t>
            </w:r>
          </w:p>
        </w:tc>
        <w:tc>
          <w:tcPr>
            <w:tcW w:w="3641" w:type="dxa"/>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vAlign w:val="center"/>
          </w:tcPr>
          <w:p w14:paraId="3340F8DC" w14:textId="77777777" w:rsidR="00F177B4" w:rsidRPr="002F2105" w:rsidRDefault="00F177B4" w:rsidP="00F85D38">
            <w:pPr>
              <w:widowControl/>
              <w:tabs>
                <w:tab w:val="left" w:pos="900"/>
              </w:tabs>
              <w:snapToGrid w:val="0"/>
              <w:ind w:left="903" w:hanging="903"/>
              <w:jc w:val="center"/>
              <w:rPr>
                <w:rFonts w:eastAsia="DFKai-SB"/>
                <w:color w:val="000000" w:themeColor="text1"/>
                <w:sz w:val="22"/>
                <w:szCs w:val="22"/>
              </w:rPr>
            </w:pPr>
            <w:r w:rsidRPr="002F2105">
              <w:rPr>
                <w:rFonts w:eastAsia="DFKai-SB"/>
                <w:color w:val="000000" w:themeColor="text1"/>
                <w:sz w:val="22"/>
                <w:szCs w:val="22"/>
              </w:rPr>
              <w:t>執行現況</w:t>
            </w:r>
          </w:p>
          <w:p w14:paraId="5E97E616" w14:textId="77777777" w:rsidR="00F177B4" w:rsidRPr="002F2105" w:rsidRDefault="00F177B4" w:rsidP="00F85D38">
            <w:pPr>
              <w:widowControl/>
              <w:tabs>
                <w:tab w:val="left" w:pos="0"/>
              </w:tabs>
              <w:snapToGrid w:val="0"/>
              <w:jc w:val="center"/>
              <w:rPr>
                <w:rFonts w:eastAsia="DFKai-SB"/>
                <w:bCs/>
                <w:color w:val="000000" w:themeColor="text1"/>
                <w:sz w:val="22"/>
                <w:szCs w:val="22"/>
              </w:rPr>
            </w:pPr>
            <w:r w:rsidRPr="002F2105">
              <w:rPr>
                <w:rFonts w:eastAsia="DFKai-SB"/>
                <w:bCs/>
                <w:color w:val="000000" w:themeColor="text1"/>
                <w:sz w:val="22"/>
                <w:szCs w:val="22"/>
              </w:rPr>
              <w:t>(</w:t>
            </w:r>
            <w:r w:rsidRPr="002F2105">
              <w:rPr>
                <w:rFonts w:eastAsia="DFKai-SB"/>
                <w:bCs/>
                <w:color w:val="000000" w:themeColor="text1"/>
                <w:sz w:val="22"/>
                <w:szCs w:val="22"/>
              </w:rPr>
              <w:t>請綜整</w:t>
            </w:r>
            <w:r w:rsidRPr="002F2105">
              <w:rPr>
                <w:rFonts w:eastAsia="DFKai-SB" w:hint="eastAsia"/>
                <w:bCs/>
                <w:color w:val="000000" w:themeColor="text1"/>
                <w:sz w:val="22"/>
                <w:szCs w:val="22"/>
              </w:rPr>
              <w:t>第二年</w:t>
            </w:r>
            <w:r w:rsidRPr="002F2105">
              <w:rPr>
                <w:rFonts w:eastAsia="DFKai-SB"/>
                <w:bCs/>
                <w:color w:val="000000" w:themeColor="text1"/>
                <w:sz w:val="22"/>
                <w:szCs w:val="22"/>
              </w:rPr>
              <w:t>Q1~Q3</w:t>
            </w:r>
            <w:r w:rsidRPr="002F2105">
              <w:rPr>
                <w:rFonts w:eastAsia="DFKai-SB"/>
                <w:bCs/>
                <w:color w:val="000000" w:themeColor="text1"/>
                <w:sz w:val="22"/>
                <w:szCs w:val="22"/>
              </w:rPr>
              <w:t>進度後填寫</w:t>
            </w:r>
            <w:r w:rsidRPr="002F2105">
              <w:rPr>
                <w:rFonts w:eastAsia="DFKai-SB"/>
                <w:bCs/>
                <w:color w:val="000000" w:themeColor="text1"/>
                <w:sz w:val="22"/>
                <w:szCs w:val="22"/>
              </w:rPr>
              <w:t>)</w:t>
            </w:r>
          </w:p>
        </w:tc>
        <w:tc>
          <w:tcPr>
            <w:tcW w:w="198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vAlign w:val="center"/>
          </w:tcPr>
          <w:p w14:paraId="0462D5DA" w14:textId="77777777" w:rsidR="00F177B4" w:rsidRPr="002F2105" w:rsidRDefault="00F177B4" w:rsidP="00F85D38">
            <w:pPr>
              <w:widowControl/>
              <w:tabs>
                <w:tab w:val="left" w:pos="900"/>
              </w:tabs>
              <w:snapToGrid w:val="0"/>
              <w:ind w:left="-1" w:hanging="9"/>
              <w:jc w:val="center"/>
              <w:rPr>
                <w:rFonts w:eastAsia="DFKai-SB"/>
                <w:color w:val="000000" w:themeColor="text1"/>
              </w:rPr>
            </w:pPr>
            <w:r w:rsidRPr="002F2105">
              <w:rPr>
                <w:rFonts w:eastAsia="DFKai-SB"/>
                <w:bCs/>
                <w:color w:val="000000" w:themeColor="text1"/>
                <w:sz w:val="22"/>
                <w:szCs w:val="22"/>
              </w:rPr>
              <w:t>是否達成預訂進度</w:t>
            </w:r>
          </w:p>
        </w:tc>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vAlign w:val="center"/>
          </w:tcPr>
          <w:p w14:paraId="5EB2C956" w14:textId="77777777" w:rsidR="00F177B4" w:rsidRPr="002F2105" w:rsidRDefault="00F177B4" w:rsidP="00F85D38">
            <w:pPr>
              <w:widowControl/>
              <w:tabs>
                <w:tab w:val="left" w:pos="900"/>
              </w:tabs>
              <w:snapToGrid w:val="0"/>
              <w:jc w:val="center"/>
              <w:rPr>
                <w:rFonts w:eastAsia="DFKai-SB"/>
                <w:color w:val="000000" w:themeColor="text1"/>
                <w:sz w:val="22"/>
                <w:szCs w:val="22"/>
              </w:rPr>
            </w:pPr>
            <w:r w:rsidRPr="002F2105">
              <w:rPr>
                <w:rFonts w:eastAsia="DFKai-SB"/>
                <w:color w:val="000000" w:themeColor="text1"/>
                <w:sz w:val="22"/>
                <w:szCs w:val="22"/>
              </w:rPr>
              <w:t>與原規劃差異說明</w:t>
            </w:r>
          </w:p>
        </w:tc>
      </w:tr>
      <w:tr w:rsidR="002F2105" w:rsidRPr="002F2105" w14:paraId="3BDD264F" w14:textId="77777777" w:rsidTr="00F177B4">
        <w:trPr>
          <w:trHeight w:val="1228"/>
          <w:jc w:val="center"/>
        </w:trPr>
        <w:tc>
          <w:tcPr>
            <w:tcW w:w="6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67E62D2" w14:textId="77777777" w:rsidR="00F177B4" w:rsidRPr="002F2105" w:rsidRDefault="00F177B4" w:rsidP="00F85D38">
            <w:pPr>
              <w:widowControl/>
              <w:ind w:left="-1" w:hanging="9"/>
              <w:jc w:val="center"/>
              <w:rPr>
                <w:rFonts w:eastAsia="DFKai-SB"/>
                <w:bCs/>
                <w:color w:val="000000" w:themeColor="text1"/>
                <w:sz w:val="22"/>
                <w:szCs w:val="22"/>
              </w:rPr>
            </w:pPr>
            <w:r w:rsidRPr="002F2105">
              <w:rPr>
                <w:rFonts w:eastAsia="DFKai-SB"/>
                <w:bCs/>
                <w:color w:val="000000" w:themeColor="text1"/>
                <w:sz w:val="22"/>
                <w:szCs w:val="22"/>
              </w:rPr>
              <w:t>AI</w:t>
            </w:r>
            <w:r w:rsidRPr="002F2105">
              <w:rPr>
                <w:rFonts w:eastAsia="DFKai-SB"/>
                <w:bCs/>
                <w:color w:val="000000" w:themeColor="text1"/>
                <w:sz w:val="22"/>
                <w:szCs w:val="22"/>
              </w:rPr>
              <w:t>技術突破</w:t>
            </w:r>
          </w:p>
        </w:tc>
        <w:tc>
          <w:tcPr>
            <w:tcW w:w="198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9A1C41F" w14:textId="77777777" w:rsidR="00F177B4" w:rsidRPr="002F2105" w:rsidRDefault="00F177B4" w:rsidP="00F177B4">
            <w:pPr>
              <w:pStyle w:val="ListParagraph"/>
              <w:numPr>
                <w:ilvl w:val="3"/>
                <w:numId w:val="44"/>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慢性疾病醫療與照護平台開發</w:t>
            </w:r>
          </w:p>
          <w:p w14:paraId="1DED84B9" w14:textId="77777777" w:rsidR="00F177B4" w:rsidRPr="002F2105" w:rsidRDefault="00F177B4" w:rsidP="00F177B4">
            <w:pPr>
              <w:pStyle w:val="ListParagraph"/>
              <w:numPr>
                <w:ilvl w:val="3"/>
                <w:numId w:val="44"/>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發表頂尖研究著作</w:t>
            </w:r>
          </w:p>
          <w:p w14:paraId="3C096E2C" w14:textId="77777777" w:rsidR="00F177B4" w:rsidRPr="002F2105" w:rsidRDefault="00F177B4" w:rsidP="00F177B4">
            <w:pPr>
              <w:pStyle w:val="ListParagraph"/>
              <w:numPr>
                <w:ilvl w:val="3"/>
                <w:numId w:val="44"/>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智慧財產申請</w:t>
            </w:r>
          </w:p>
          <w:p w14:paraId="50D453F7" w14:textId="77777777" w:rsidR="00F177B4" w:rsidRPr="002F2105" w:rsidRDefault="00F177B4" w:rsidP="00F177B4">
            <w:pPr>
              <w:pStyle w:val="ListParagraph"/>
              <w:numPr>
                <w:ilvl w:val="3"/>
                <w:numId w:val="44"/>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與國際產學研醫等機構合作</w:t>
            </w:r>
          </w:p>
          <w:p w14:paraId="7CA61D98" w14:textId="77777777" w:rsidR="00F177B4" w:rsidRPr="002F2105" w:rsidRDefault="00F177B4" w:rsidP="00F85D38">
            <w:pPr>
              <w:pStyle w:val="ListParagraph"/>
              <w:tabs>
                <w:tab w:val="left" w:pos="326"/>
              </w:tabs>
              <w:autoSpaceDE w:val="0"/>
              <w:jc w:val="both"/>
              <w:rPr>
                <w:rFonts w:eastAsia="DFKai-SB"/>
                <w:color w:val="000000" w:themeColor="text1"/>
                <w:sz w:val="22"/>
                <w:szCs w:val="22"/>
              </w:rPr>
            </w:pP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BCA3B85" w14:textId="77777777" w:rsidR="00F177B4" w:rsidRPr="002F2105" w:rsidRDefault="00F177B4" w:rsidP="00F177B4">
            <w:pPr>
              <w:pStyle w:val="ListParagraph"/>
              <w:numPr>
                <w:ilvl w:val="3"/>
                <w:numId w:val="45"/>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開發可導入臨床實踐</w:t>
            </w:r>
            <w:r w:rsidRPr="002F2105">
              <w:rPr>
                <w:rFonts w:eastAsia="DFKai-SB"/>
                <w:color w:val="000000" w:themeColor="text1"/>
                <w:sz w:val="22"/>
                <w:szCs w:val="22"/>
              </w:rPr>
              <w:t>(clinical practice)</w:t>
            </w:r>
            <w:r w:rsidRPr="002F2105">
              <w:rPr>
                <w:rFonts w:eastAsia="DFKai-SB"/>
                <w:color w:val="000000" w:themeColor="text1"/>
                <w:sz w:val="22"/>
                <w:szCs w:val="22"/>
              </w:rPr>
              <w:t>、或準確度達</w:t>
            </w:r>
            <w:r w:rsidRPr="002F2105">
              <w:rPr>
                <w:rFonts w:eastAsia="DFKai-SB"/>
                <w:color w:val="000000" w:themeColor="text1"/>
                <w:sz w:val="22"/>
                <w:szCs w:val="22"/>
              </w:rPr>
              <w:t>0.85</w:t>
            </w:r>
            <w:r w:rsidRPr="002F2105">
              <w:rPr>
                <w:rFonts w:eastAsia="DFKai-SB"/>
                <w:color w:val="000000" w:themeColor="text1"/>
                <w:sz w:val="22"/>
                <w:szCs w:val="22"/>
              </w:rPr>
              <w:t>以上之慢性疾病</w:t>
            </w:r>
            <w:r w:rsidRPr="002F2105">
              <w:rPr>
                <w:rFonts w:eastAsia="DFKai-SB"/>
                <w:color w:val="000000" w:themeColor="text1"/>
                <w:sz w:val="22"/>
                <w:szCs w:val="22"/>
              </w:rPr>
              <w:t>AI</w:t>
            </w:r>
            <w:r w:rsidRPr="002F2105">
              <w:rPr>
                <w:rFonts w:eastAsia="DFKai-SB"/>
                <w:color w:val="000000" w:themeColor="text1"/>
                <w:sz w:val="22"/>
                <w:szCs w:val="22"/>
              </w:rPr>
              <w:t>診斷</w:t>
            </w:r>
            <w:r w:rsidRPr="002F2105">
              <w:rPr>
                <w:rFonts w:eastAsia="DFKai-SB"/>
                <w:color w:val="000000" w:themeColor="text1"/>
                <w:sz w:val="22"/>
                <w:szCs w:val="22"/>
              </w:rPr>
              <w:t>/</w:t>
            </w:r>
            <w:r w:rsidRPr="002F2105">
              <w:rPr>
                <w:rFonts w:eastAsia="DFKai-SB"/>
                <w:color w:val="000000" w:themeColor="text1"/>
                <w:sz w:val="22"/>
                <w:szCs w:val="22"/>
              </w:rPr>
              <w:t>預測模型。</w:t>
            </w:r>
          </w:p>
          <w:p w14:paraId="685A14FC" w14:textId="77777777" w:rsidR="00F177B4" w:rsidRPr="002F2105" w:rsidRDefault="00F177B4" w:rsidP="00F177B4">
            <w:pPr>
              <w:pStyle w:val="ListParagraph"/>
              <w:numPr>
                <w:ilvl w:val="3"/>
                <w:numId w:val="45"/>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rPr>
            </w:pPr>
            <w:r w:rsidRPr="002F2105">
              <w:rPr>
                <w:rFonts w:eastAsia="DFKai-SB"/>
                <w:color w:val="000000" w:themeColor="text1"/>
                <w:sz w:val="22"/>
                <w:szCs w:val="22"/>
              </w:rPr>
              <w:t>慢性疾病醫療照護平台建置</w:t>
            </w:r>
          </w:p>
          <w:p w14:paraId="62E4062D" w14:textId="77777777" w:rsidR="00F177B4" w:rsidRPr="002F2105" w:rsidRDefault="00F177B4" w:rsidP="00F177B4">
            <w:pPr>
              <w:pStyle w:val="ListParagraph"/>
              <w:numPr>
                <w:ilvl w:val="3"/>
                <w:numId w:val="45"/>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rPr>
            </w:pPr>
            <w:r w:rsidRPr="002F2105">
              <w:rPr>
                <w:rFonts w:eastAsia="DFKai-SB"/>
                <w:color w:val="000000" w:themeColor="text1"/>
                <w:sz w:val="22"/>
                <w:szCs w:val="22"/>
              </w:rPr>
              <w:t>發表頂尖期刊或研討會論文</w:t>
            </w:r>
          </w:p>
          <w:p w14:paraId="60CDC523" w14:textId="77777777" w:rsidR="00F177B4" w:rsidRPr="002F2105" w:rsidRDefault="00F177B4" w:rsidP="00F177B4">
            <w:pPr>
              <w:pStyle w:val="ListParagraph"/>
              <w:numPr>
                <w:ilvl w:val="3"/>
                <w:numId w:val="45"/>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rPr>
            </w:pPr>
            <w:r w:rsidRPr="002F2105">
              <w:rPr>
                <w:rFonts w:eastAsia="DFKai-SB"/>
                <w:color w:val="000000" w:themeColor="text1"/>
                <w:sz w:val="22"/>
                <w:szCs w:val="22"/>
              </w:rPr>
              <w:t>專利申請</w:t>
            </w:r>
          </w:p>
          <w:p w14:paraId="5110B2EB" w14:textId="77777777" w:rsidR="00F177B4" w:rsidRPr="002F2105" w:rsidRDefault="00F177B4" w:rsidP="00F177B4">
            <w:pPr>
              <w:pStyle w:val="ListParagraph"/>
              <w:numPr>
                <w:ilvl w:val="3"/>
                <w:numId w:val="45"/>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rPr>
            </w:pPr>
            <w:r w:rsidRPr="002F2105">
              <w:rPr>
                <w:rFonts w:eastAsia="DFKai-SB"/>
                <w:color w:val="000000" w:themeColor="text1"/>
                <w:sz w:val="22"/>
                <w:szCs w:val="22"/>
              </w:rPr>
              <w:t>與兩間國際重要機構合作</w:t>
            </w:r>
          </w:p>
          <w:p w14:paraId="08ACCE19" w14:textId="77777777" w:rsidR="00F177B4" w:rsidRPr="002F2105" w:rsidRDefault="00F177B4" w:rsidP="00F177B4">
            <w:pPr>
              <w:pStyle w:val="ListParagraph"/>
              <w:numPr>
                <w:ilvl w:val="3"/>
                <w:numId w:val="45"/>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配合政府新南向，與兩間東協國家醫療機構合作。</w:t>
            </w:r>
          </w:p>
        </w:tc>
        <w:tc>
          <w:tcPr>
            <w:tcW w:w="331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86B37B2"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Q1</w:t>
            </w:r>
            <w:r w:rsidRPr="002F2105">
              <w:rPr>
                <w:rFonts w:eastAsia="DFKai-SB"/>
                <w:color w:val="000000" w:themeColor="text1"/>
                <w:kern w:val="3"/>
                <w:sz w:val="22"/>
                <w:szCs w:val="22"/>
              </w:rPr>
              <w:t>：持續進行癌症</w:t>
            </w:r>
            <w:r w:rsidRPr="002F2105">
              <w:rPr>
                <w:rFonts w:eastAsia="DFKai-SB"/>
                <w:color w:val="000000" w:themeColor="text1"/>
                <w:kern w:val="3"/>
                <w:sz w:val="22"/>
                <w:szCs w:val="22"/>
              </w:rPr>
              <w:t>/</w:t>
            </w:r>
            <w:r w:rsidRPr="002F2105">
              <w:rPr>
                <w:rFonts w:eastAsia="DFKai-SB"/>
                <w:color w:val="000000" w:themeColor="text1"/>
                <w:kern w:val="3"/>
                <w:sz w:val="22"/>
                <w:szCs w:val="22"/>
              </w:rPr>
              <w:t>腫瘤相關</w:t>
            </w:r>
            <w:r w:rsidRPr="002F2105">
              <w:rPr>
                <w:rFonts w:eastAsia="DFKai-SB"/>
                <w:color w:val="000000" w:themeColor="text1"/>
                <w:kern w:val="3"/>
                <w:sz w:val="22"/>
                <w:szCs w:val="22"/>
              </w:rPr>
              <w:t xml:space="preserve"> </w:t>
            </w:r>
            <w:r w:rsidRPr="002F2105">
              <w:rPr>
                <w:rFonts w:eastAsia="DFKai-SB"/>
                <w:color w:val="000000" w:themeColor="text1"/>
                <w:kern w:val="3"/>
                <w:sz w:val="22"/>
                <w:szCs w:val="22"/>
              </w:rPr>
              <w:t>、心血管、呼吸道、糖尿病與代謝症候群、神經認知退化等各類疾病偵測、診斷、風險預測模型開發與優化</w:t>
            </w:r>
          </w:p>
          <w:p w14:paraId="7444A4B7"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Q2</w:t>
            </w:r>
            <w:r w:rsidRPr="002F2105">
              <w:rPr>
                <w:rFonts w:eastAsia="DFKai-SB"/>
                <w:color w:val="000000" w:themeColor="text1"/>
                <w:kern w:val="3"/>
                <w:sz w:val="22"/>
                <w:szCs w:val="22"/>
              </w:rPr>
              <w:t>：進行以語意自動疾病分類、風險預測</w:t>
            </w:r>
            <w:r w:rsidRPr="002F2105">
              <w:rPr>
                <w:rFonts w:eastAsia="DFKai-SB"/>
                <w:color w:val="000000" w:themeColor="text1"/>
                <w:kern w:val="3"/>
                <w:sz w:val="22"/>
                <w:szCs w:val="22"/>
              </w:rPr>
              <w:t>AI</w:t>
            </w:r>
            <w:r w:rsidRPr="002F2105">
              <w:rPr>
                <w:rFonts w:eastAsia="DFKai-SB"/>
                <w:color w:val="000000" w:themeColor="text1"/>
                <w:kern w:val="3"/>
                <w:sz w:val="22"/>
                <w:szCs w:val="22"/>
              </w:rPr>
              <w:t>模型建置</w:t>
            </w:r>
            <w:r w:rsidRPr="002F2105">
              <w:rPr>
                <w:rFonts w:eastAsia="DFKai-SB"/>
                <w:color w:val="000000" w:themeColor="text1"/>
                <w:kern w:val="3"/>
                <w:sz w:val="22"/>
                <w:szCs w:val="22"/>
              </w:rPr>
              <w:t xml:space="preserve"> ; </w:t>
            </w:r>
            <w:r w:rsidRPr="002F2105">
              <w:rPr>
                <w:rFonts w:eastAsia="DFKai-SB"/>
                <w:color w:val="000000" w:themeColor="text1"/>
                <w:kern w:val="3"/>
                <w:sz w:val="22"/>
                <w:szCs w:val="22"/>
              </w:rPr>
              <w:t>進行機器人輔助照護平台建置。</w:t>
            </w:r>
          </w:p>
          <w:p w14:paraId="087006C1"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 xml:space="preserve">Q3: (1) </w:t>
            </w:r>
            <w:r w:rsidRPr="002F2105">
              <w:rPr>
                <w:rFonts w:eastAsia="DFKai-SB"/>
                <w:color w:val="000000" w:themeColor="text1"/>
                <w:kern w:val="3"/>
                <w:sz w:val="22"/>
                <w:szCs w:val="22"/>
              </w:rPr>
              <w:t>與兩間重要國際機構，就癌症、心血管疾病等醫學影像研究共同發表期刊論文</w:t>
            </w:r>
            <w:r w:rsidRPr="002F2105">
              <w:rPr>
                <w:rFonts w:eastAsia="DFKai-SB"/>
                <w:color w:val="000000" w:themeColor="text1"/>
                <w:kern w:val="3"/>
                <w:sz w:val="22"/>
                <w:szCs w:val="22"/>
              </w:rPr>
              <w:t xml:space="preserve">2 </w:t>
            </w:r>
            <w:r w:rsidRPr="002F2105">
              <w:rPr>
                <w:rFonts w:eastAsia="DFKai-SB"/>
                <w:color w:val="000000" w:themeColor="text1"/>
                <w:kern w:val="3"/>
                <w:sz w:val="22"/>
                <w:szCs w:val="22"/>
              </w:rPr>
              <w:t>篇。</w:t>
            </w:r>
          </w:p>
          <w:p w14:paraId="4CBFE0C5" w14:textId="77777777" w:rsidR="00F177B4" w:rsidRPr="002F2105" w:rsidRDefault="00F177B4" w:rsidP="00F85D38">
            <w:pPr>
              <w:widowControl/>
              <w:tabs>
                <w:tab w:val="left" w:pos="228"/>
              </w:tabs>
              <w:snapToGrid w:val="0"/>
              <w:jc w:val="both"/>
              <w:rPr>
                <w:rFonts w:eastAsia="DFKai-SB"/>
                <w:color w:val="000000" w:themeColor="text1"/>
              </w:rPr>
            </w:pPr>
            <w:r w:rsidRPr="002F2105">
              <w:rPr>
                <w:rFonts w:eastAsia="DFKai-SB"/>
                <w:color w:val="000000" w:themeColor="text1"/>
                <w:kern w:val="3"/>
                <w:sz w:val="22"/>
                <w:szCs w:val="22"/>
              </w:rPr>
              <w:t xml:space="preserve">(2) </w:t>
            </w:r>
            <w:r w:rsidRPr="002F2105">
              <w:rPr>
                <w:rFonts w:eastAsia="DFKai-SB"/>
                <w:color w:val="000000" w:themeColor="text1"/>
                <w:kern w:val="3"/>
                <w:sz w:val="22"/>
                <w:szCs w:val="22"/>
              </w:rPr>
              <w:t>與東協等國家等至少一間醫療機構就慢性病遠距醫療照護議題進行合作研究，共同發表期刊論文</w:t>
            </w:r>
            <w:r w:rsidRPr="002F2105">
              <w:rPr>
                <w:rFonts w:eastAsia="DFKai-SB"/>
                <w:color w:val="000000" w:themeColor="text1"/>
                <w:kern w:val="3"/>
                <w:sz w:val="22"/>
                <w:szCs w:val="22"/>
              </w:rPr>
              <w:t>2</w:t>
            </w:r>
            <w:r w:rsidRPr="002F2105">
              <w:rPr>
                <w:rFonts w:eastAsia="DFKai-SB"/>
                <w:color w:val="000000" w:themeColor="text1"/>
                <w:kern w:val="3"/>
                <w:sz w:val="22"/>
                <w:szCs w:val="22"/>
              </w:rPr>
              <w:t>篇。</w:t>
            </w:r>
          </w:p>
        </w:tc>
        <w:tc>
          <w:tcPr>
            <w:tcW w:w="364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81ECA6B" w14:textId="77777777" w:rsidR="00F177B4" w:rsidRPr="002F2105" w:rsidRDefault="00F177B4" w:rsidP="00F177B4">
            <w:pPr>
              <w:pStyle w:val="ListParagraph"/>
              <w:numPr>
                <w:ilvl w:val="3"/>
                <w:numId w:val="46"/>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p>
        </w:tc>
        <w:tc>
          <w:tcPr>
            <w:tcW w:w="198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0485771" w14:textId="77777777" w:rsidR="00F177B4" w:rsidRPr="002F2105" w:rsidRDefault="00F177B4" w:rsidP="00F85D38">
            <w:pPr>
              <w:tabs>
                <w:tab w:val="left" w:pos="326"/>
                <w:tab w:val="left" w:pos="570"/>
              </w:tabs>
              <w:autoSpaceDE w:val="0"/>
              <w:jc w:val="center"/>
              <w:rPr>
                <w:rFonts w:eastAsia="DFKai-SB"/>
                <w:color w:val="000000" w:themeColor="text1"/>
              </w:rPr>
            </w:pPr>
            <w:r w:rsidRPr="002F2105">
              <w:rPr>
                <w:rFonts w:eastAsia="DFKai-SB"/>
                <w:color w:val="000000" w:themeColor="text1"/>
              </w:rPr>
              <w:t>○</w:t>
            </w:r>
            <w:r w:rsidRPr="002F2105">
              <w:rPr>
                <w:rFonts w:eastAsia="DFKai-SB"/>
                <w:color w:val="000000" w:themeColor="text1"/>
              </w:rPr>
              <w:t>是</w:t>
            </w:r>
            <w:r w:rsidRPr="002F2105">
              <w:rPr>
                <w:rFonts w:eastAsia="DFKai-SB"/>
                <w:color w:val="000000" w:themeColor="text1"/>
              </w:rPr>
              <w:t xml:space="preserve">   ○</w:t>
            </w:r>
            <w:r w:rsidRPr="002F2105">
              <w:rPr>
                <w:rFonts w:eastAsia="DFKai-SB"/>
                <w:color w:val="000000" w:themeColor="text1"/>
              </w:rPr>
              <w:t>否</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24F6B89" w14:textId="77777777" w:rsidR="00F177B4" w:rsidRPr="002F2105" w:rsidRDefault="00F177B4" w:rsidP="00F85D38">
            <w:pPr>
              <w:tabs>
                <w:tab w:val="left" w:pos="326"/>
                <w:tab w:val="left" w:pos="804"/>
              </w:tabs>
              <w:autoSpaceDE w:val="0"/>
              <w:spacing w:before="20" w:line="262" w:lineRule="exact"/>
              <w:jc w:val="both"/>
              <w:rPr>
                <w:rFonts w:eastAsia="DFKai-SB"/>
                <w:color w:val="000000" w:themeColor="text1"/>
                <w:sz w:val="22"/>
                <w:szCs w:val="22"/>
              </w:rPr>
            </w:pPr>
          </w:p>
        </w:tc>
      </w:tr>
      <w:tr w:rsidR="002F2105" w:rsidRPr="002F2105" w14:paraId="236DCF3F" w14:textId="77777777" w:rsidTr="00F177B4">
        <w:trPr>
          <w:trHeight w:val="1228"/>
          <w:jc w:val="center"/>
        </w:trPr>
        <w:tc>
          <w:tcPr>
            <w:tcW w:w="688" w:type="dxa"/>
            <w:tcBorders>
              <w:top w:val="single"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E137FBE" w14:textId="77777777" w:rsidR="00F177B4" w:rsidRPr="002F2105" w:rsidRDefault="00F177B4" w:rsidP="00F85D38">
            <w:pPr>
              <w:widowControl/>
              <w:ind w:left="-1" w:hanging="9"/>
              <w:jc w:val="center"/>
              <w:rPr>
                <w:rFonts w:eastAsia="DFKai-SB"/>
                <w:color w:val="000000" w:themeColor="text1"/>
                <w:sz w:val="22"/>
                <w:szCs w:val="22"/>
              </w:rPr>
            </w:pPr>
            <w:r w:rsidRPr="002F2105">
              <w:rPr>
                <w:rFonts w:eastAsia="DFKai-SB"/>
                <w:color w:val="000000" w:themeColor="text1"/>
                <w:sz w:val="22"/>
                <w:szCs w:val="22"/>
              </w:rPr>
              <w:t>實際場域驗證</w:t>
            </w:r>
          </w:p>
        </w:tc>
        <w:tc>
          <w:tcPr>
            <w:tcW w:w="198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D185ABD" w14:textId="77777777" w:rsidR="00F177B4" w:rsidRPr="002F2105" w:rsidRDefault="00F177B4" w:rsidP="00F177B4">
            <w:pPr>
              <w:pStyle w:val="ListParagraph"/>
              <w:numPr>
                <w:ilvl w:val="3"/>
                <w:numId w:val="47"/>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推動場域驗證與成果法規認證</w:t>
            </w:r>
          </w:p>
          <w:p w14:paraId="6A5DDFC5" w14:textId="77777777" w:rsidR="00F177B4" w:rsidRPr="002F2105" w:rsidRDefault="00F177B4" w:rsidP="00F177B4">
            <w:pPr>
              <w:pStyle w:val="ListParagraph"/>
              <w:numPr>
                <w:ilvl w:val="3"/>
                <w:numId w:val="47"/>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rPr>
            </w:pPr>
            <w:r w:rsidRPr="002F2105">
              <w:rPr>
                <w:rFonts w:eastAsia="DFKai-SB"/>
                <w:color w:val="000000" w:themeColor="text1"/>
                <w:sz w:val="22"/>
                <w:szCs w:val="22"/>
              </w:rPr>
              <w:t>產學合作與落地應用</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E5E83FA" w14:textId="77777777" w:rsidR="00F177B4" w:rsidRPr="002F2105" w:rsidRDefault="00F177B4" w:rsidP="00F177B4">
            <w:pPr>
              <w:pStyle w:val="ListParagraph"/>
              <w:numPr>
                <w:ilvl w:val="3"/>
                <w:numId w:val="48"/>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rPr>
            </w:pPr>
            <w:r w:rsidRPr="002F2105">
              <w:rPr>
                <w:rFonts w:eastAsia="DFKai-SB"/>
                <w:color w:val="000000" w:themeColor="text1"/>
                <w:kern w:val="3"/>
                <w:sz w:val="22"/>
                <w:szCs w:val="22"/>
              </w:rPr>
              <w:t>與</w:t>
            </w:r>
            <w:r w:rsidRPr="002F2105">
              <w:rPr>
                <w:rFonts w:eastAsia="DFKai-SB"/>
                <w:color w:val="000000" w:themeColor="text1"/>
                <w:sz w:val="22"/>
                <w:szCs w:val="22"/>
              </w:rPr>
              <w:t>兩家相關醫療或照護機構進行臨床試驗</w:t>
            </w:r>
            <w:r w:rsidRPr="002F2105">
              <w:rPr>
                <w:rFonts w:eastAsia="DFKai-SB"/>
                <w:color w:val="000000" w:themeColor="text1"/>
                <w:sz w:val="22"/>
                <w:szCs w:val="22"/>
              </w:rPr>
              <w:t>(</w:t>
            </w:r>
            <w:r w:rsidRPr="002F2105">
              <w:rPr>
                <w:rFonts w:eastAsia="DFKai-SB"/>
                <w:color w:val="000000" w:themeColor="text1"/>
                <w:sz w:val="22"/>
                <w:szCs w:val="22"/>
              </w:rPr>
              <w:t>回溯性及前瞻性</w:t>
            </w:r>
            <w:r w:rsidRPr="002F2105">
              <w:rPr>
                <w:rFonts w:eastAsia="DFKai-SB"/>
                <w:color w:val="000000" w:themeColor="text1"/>
                <w:sz w:val="22"/>
                <w:szCs w:val="22"/>
              </w:rPr>
              <w:t>)</w:t>
            </w:r>
            <w:r w:rsidRPr="002F2105">
              <w:rPr>
                <w:rFonts w:eastAsia="DFKai-SB"/>
                <w:color w:val="000000" w:themeColor="text1"/>
                <w:sz w:val="22"/>
                <w:szCs w:val="22"/>
              </w:rPr>
              <w:t>。推動兩項</w:t>
            </w:r>
            <w:r w:rsidRPr="002F2105">
              <w:rPr>
                <w:rFonts w:eastAsia="DFKai-SB"/>
                <w:color w:val="000000" w:themeColor="text1"/>
                <w:sz w:val="22"/>
                <w:szCs w:val="22"/>
              </w:rPr>
              <w:t>TFDA</w:t>
            </w:r>
            <w:r w:rsidRPr="002F2105">
              <w:rPr>
                <w:rFonts w:eastAsia="DFKai-SB"/>
                <w:color w:val="000000" w:themeColor="text1"/>
                <w:sz w:val="22"/>
                <w:szCs w:val="22"/>
              </w:rPr>
              <w:t>醫療器材</w:t>
            </w:r>
            <w:r w:rsidRPr="002F2105">
              <w:rPr>
                <w:rFonts w:eastAsia="DFKai-SB"/>
                <w:color w:val="000000" w:themeColor="text1"/>
                <w:sz w:val="22"/>
                <w:szCs w:val="22"/>
              </w:rPr>
              <w:lastRenderedPageBreak/>
              <w:t>認證。</w:t>
            </w:r>
          </w:p>
          <w:p w14:paraId="7AF9C783" w14:textId="77777777" w:rsidR="00F177B4" w:rsidRPr="002F2105" w:rsidRDefault="00F177B4" w:rsidP="00F177B4">
            <w:pPr>
              <w:pStyle w:val="ListParagraph"/>
              <w:numPr>
                <w:ilvl w:val="3"/>
                <w:numId w:val="48"/>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於至少一家非醫療場域如社區或居家平台服務導入智慧化照護與健康管理。</w:t>
            </w:r>
          </w:p>
          <w:p w14:paraId="5B67E78C" w14:textId="77777777" w:rsidR="00F177B4" w:rsidRPr="002F2105" w:rsidRDefault="00F177B4" w:rsidP="00F177B4">
            <w:pPr>
              <w:pStyle w:val="ListParagraph"/>
              <w:numPr>
                <w:ilvl w:val="3"/>
                <w:numId w:val="48"/>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與三家不同單位進行落地應用、產學合作或技轉。</w:t>
            </w:r>
          </w:p>
          <w:p w14:paraId="3C2AC28C" w14:textId="77777777" w:rsidR="00F177B4" w:rsidRPr="002F2105" w:rsidRDefault="00F177B4" w:rsidP="00F177B4">
            <w:pPr>
              <w:pStyle w:val="ListParagraph"/>
              <w:numPr>
                <w:ilvl w:val="3"/>
                <w:numId w:val="48"/>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輔導團隊成立新創，引進外部資金來協助。</w:t>
            </w:r>
          </w:p>
        </w:tc>
        <w:tc>
          <w:tcPr>
            <w:tcW w:w="331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F7642C9"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lastRenderedPageBreak/>
              <w:t>Q1</w:t>
            </w:r>
            <w:r w:rsidRPr="002F2105">
              <w:rPr>
                <w:rFonts w:eastAsia="DFKai-SB"/>
                <w:color w:val="000000" w:themeColor="text1"/>
                <w:kern w:val="3"/>
                <w:sz w:val="22"/>
                <w:szCs w:val="22"/>
              </w:rPr>
              <w:t>：與健保署合作，利用全國的醫學影像資料庫進行</w:t>
            </w:r>
            <w:r w:rsidRPr="002F2105">
              <w:rPr>
                <w:rFonts w:eastAsia="DFKai-SB"/>
                <w:color w:val="000000" w:themeColor="text1"/>
                <w:kern w:val="3"/>
                <w:sz w:val="22"/>
                <w:szCs w:val="22"/>
              </w:rPr>
              <w:t xml:space="preserve"> AI </w:t>
            </w:r>
            <w:r w:rsidRPr="002F2105">
              <w:rPr>
                <w:rFonts w:eastAsia="DFKai-SB"/>
                <w:color w:val="000000" w:themeColor="text1"/>
                <w:kern w:val="3"/>
                <w:sz w:val="22"/>
                <w:szCs w:val="22"/>
              </w:rPr>
              <w:t>模型的驗證。</w:t>
            </w:r>
          </w:p>
          <w:p w14:paraId="06ECEF44"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Q2</w:t>
            </w:r>
            <w:r w:rsidRPr="002F2105">
              <w:rPr>
                <w:rFonts w:eastAsia="DFKai-SB"/>
                <w:color w:val="000000" w:themeColor="text1"/>
                <w:kern w:val="3"/>
                <w:sz w:val="22"/>
                <w:szCs w:val="22"/>
              </w:rPr>
              <w:t>：驗證平台可行性，與工研院、資策會共同修正平台查驗資料蒐集與分析流程。</w:t>
            </w:r>
          </w:p>
          <w:p w14:paraId="4AA3B9CD" w14:textId="77777777" w:rsidR="00F177B4" w:rsidRPr="002F2105" w:rsidRDefault="00F177B4" w:rsidP="00F85D38">
            <w:pPr>
              <w:widowControl/>
              <w:tabs>
                <w:tab w:val="left" w:pos="228"/>
              </w:tabs>
              <w:snapToGrid w:val="0"/>
              <w:jc w:val="both"/>
              <w:rPr>
                <w:rFonts w:eastAsia="DFKai-SB"/>
                <w:color w:val="000000" w:themeColor="text1"/>
              </w:rPr>
            </w:pPr>
            <w:r w:rsidRPr="002F2105">
              <w:rPr>
                <w:rFonts w:eastAsia="DFKai-SB"/>
                <w:color w:val="000000" w:themeColor="text1"/>
                <w:kern w:val="3"/>
                <w:sz w:val="22"/>
                <w:szCs w:val="22"/>
              </w:rPr>
              <w:lastRenderedPageBreak/>
              <w:t>Q3</w:t>
            </w:r>
            <w:r w:rsidRPr="002F2105">
              <w:rPr>
                <w:rFonts w:eastAsia="DFKai-SB"/>
                <w:color w:val="000000" w:themeColor="text1"/>
                <w:kern w:val="3"/>
                <w:sz w:val="22"/>
                <w:szCs w:val="22"/>
              </w:rPr>
              <w:t>：與</w:t>
            </w:r>
            <w:r w:rsidRPr="002F2105">
              <w:rPr>
                <w:rFonts w:eastAsia="DFKai-SB"/>
                <w:color w:val="000000" w:themeColor="text1"/>
                <w:kern w:val="3"/>
                <w:sz w:val="22"/>
                <w:szCs w:val="22"/>
              </w:rPr>
              <w:t>2</w:t>
            </w:r>
            <w:r w:rsidRPr="002F2105">
              <w:rPr>
                <w:rFonts w:eastAsia="DFKai-SB"/>
                <w:color w:val="000000" w:themeColor="text1"/>
                <w:kern w:val="3"/>
                <w:sz w:val="22"/>
                <w:szCs w:val="22"/>
              </w:rPr>
              <w:t>家慢性疾病相關的學會或協會來進行推廣合作。</w:t>
            </w:r>
            <w:r w:rsidRPr="002F2105">
              <w:rPr>
                <w:rFonts w:eastAsia="DFKai-SB"/>
                <w:color w:val="000000" w:themeColor="text1"/>
                <w:kern w:val="3"/>
                <w:sz w:val="22"/>
                <w:szCs w:val="22"/>
              </w:rPr>
              <w:t xml:space="preserve"> </w:t>
            </w:r>
          </w:p>
        </w:tc>
        <w:tc>
          <w:tcPr>
            <w:tcW w:w="364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61BCCDC" w14:textId="77777777" w:rsidR="00F177B4" w:rsidRPr="002F2105" w:rsidRDefault="00F177B4" w:rsidP="00F177B4">
            <w:pPr>
              <w:pStyle w:val="ListParagraph"/>
              <w:numPr>
                <w:ilvl w:val="3"/>
                <w:numId w:val="49"/>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p>
        </w:tc>
        <w:tc>
          <w:tcPr>
            <w:tcW w:w="198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38ED029" w14:textId="77777777" w:rsidR="00F177B4" w:rsidRPr="002F2105" w:rsidRDefault="00F177B4" w:rsidP="00F85D38">
            <w:pPr>
              <w:widowControl/>
              <w:tabs>
                <w:tab w:val="left" w:pos="228"/>
              </w:tabs>
              <w:snapToGrid w:val="0"/>
              <w:ind w:left="902" w:hanging="902"/>
              <w:jc w:val="center"/>
              <w:rPr>
                <w:rFonts w:eastAsia="DFKai-SB"/>
                <w:color w:val="000000" w:themeColor="text1"/>
              </w:rPr>
            </w:pPr>
            <w:r w:rsidRPr="002F2105">
              <w:rPr>
                <w:rFonts w:eastAsia="DFKai-SB"/>
                <w:color w:val="000000" w:themeColor="text1"/>
              </w:rPr>
              <w:t>○</w:t>
            </w:r>
            <w:r w:rsidRPr="002F2105">
              <w:rPr>
                <w:rFonts w:eastAsia="DFKai-SB"/>
                <w:color w:val="000000" w:themeColor="text1"/>
              </w:rPr>
              <w:t>是</w:t>
            </w:r>
            <w:r w:rsidRPr="002F2105">
              <w:rPr>
                <w:rFonts w:eastAsia="DFKai-SB"/>
                <w:color w:val="000000" w:themeColor="text1"/>
              </w:rPr>
              <w:t xml:space="preserve">   ○</w:t>
            </w:r>
            <w:r w:rsidRPr="002F2105">
              <w:rPr>
                <w:rFonts w:eastAsia="DFKai-SB"/>
                <w:color w:val="000000" w:themeColor="text1"/>
              </w:rPr>
              <w:t>否</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8D4B698" w14:textId="77777777" w:rsidR="00F177B4" w:rsidRPr="002F2105" w:rsidRDefault="00F177B4" w:rsidP="00F85D38">
            <w:pPr>
              <w:tabs>
                <w:tab w:val="left" w:pos="326"/>
                <w:tab w:val="left" w:pos="804"/>
              </w:tabs>
              <w:autoSpaceDE w:val="0"/>
              <w:spacing w:before="20" w:line="262" w:lineRule="exact"/>
              <w:jc w:val="both"/>
              <w:rPr>
                <w:rFonts w:eastAsia="DFKai-SB"/>
                <w:color w:val="000000" w:themeColor="text1"/>
                <w:sz w:val="22"/>
                <w:szCs w:val="22"/>
              </w:rPr>
            </w:pPr>
            <w:r w:rsidRPr="002F2105">
              <w:rPr>
                <w:rFonts w:eastAsia="DFKai-SB"/>
                <w:color w:val="000000" w:themeColor="text1"/>
                <w:sz w:val="22"/>
                <w:szCs w:val="22"/>
              </w:rPr>
              <w:t xml:space="preserve"> </w:t>
            </w:r>
          </w:p>
        </w:tc>
      </w:tr>
      <w:tr w:rsidR="002F2105" w:rsidRPr="002F2105" w14:paraId="66E622FC" w14:textId="77777777" w:rsidTr="00F177B4">
        <w:trPr>
          <w:trHeight w:val="1228"/>
          <w:jc w:val="center"/>
        </w:trPr>
        <w:tc>
          <w:tcPr>
            <w:tcW w:w="688" w:type="dxa"/>
            <w:tcBorders>
              <w:top w:val="single"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6B45830" w14:textId="77777777" w:rsidR="00F177B4" w:rsidRPr="002F2105" w:rsidRDefault="00F177B4" w:rsidP="00F85D38">
            <w:pPr>
              <w:widowControl/>
              <w:ind w:left="-1" w:hanging="9"/>
              <w:jc w:val="center"/>
              <w:rPr>
                <w:rFonts w:eastAsia="DFKai-SB"/>
                <w:color w:val="000000" w:themeColor="text1"/>
              </w:rPr>
            </w:pPr>
            <w:r w:rsidRPr="002F2105">
              <w:rPr>
                <w:rFonts w:eastAsia="DFKai-SB"/>
                <w:color w:val="000000" w:themeColor="text1"/>
                <w:sz w:val="22"/>
                <w:szCs w:val="22"/>
              </w:rPr>
              <w:t>可信任的</w:t>
            </w:r>
            <w:r w:rsidRPr="002F2105">
              <w:rPr>
                <w:rFonts w:eastAsia="DFKai-SB"/>
                <w:color w:val="000000" w:themeColor="text1"/>
                <w:sz w:val="22"/>
                <w:szCs w:val="22"/>
              </w:rPr>
              <w:t>AI</w:t>
            </w:r>
          </w:p>
        </w:tc>
        <w:tc>
          <w:tcPr>
            <w:tcW w:w="198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FA7FB0A" w14:textId="77777777" w:rsidR="00F177B4" w:rsidRPr="002F2105" w:rsidRDefault="00F177B4" w:rsidP="00F177B4">
            <w:pPr>
              <w:pStyle w:val="ListParagraph"/>
              <w:numPr>
                <w:ilvl w:val="3"/>
                <w:numId w:val="50"/>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rPr>
            </w:pPr>
            <w:r w:rsidRPr="002F2105">
              <w:rPr>
                <w:rFonts w:eastAsia="DFKai-SB"/>
                <w:color w:val="000000" w:themeColor="text1"/>
                <w:sz w:val="22"/>
                <w:szCs w:val="22"/>
              </w:rPr>
              <w:t>建置可信任之慢性疾病醫療照護與管理整合平台</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A565AB1" w14:textId="77777777" w:rsidR="00F177B4" w:rsidRPr="002F2105" w:rsidRDefault="00F177B4" w:rsidP="00F177B4">
            <w:pPr>
              <w:pStyle w:val="ListParagraph"/>
              <w:numPr>
                <w:ilvl w:val="3"/>
                <w:numId w:val="51"/>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構建</w:t>
            </w:r>
            <w:r w:rsidRPr="002F2105">
              <w:rPr>
                <w:rFonts w:eastAsia="DFKai-SB"/>
                <w:color w:val="000000" w:themeColor="text1"/>
                <w:sz w:val="22"/>
                <w:szCs w:val="22"/>
              </w:rPr>
              <w:t>AI</w:t>
            </w:r>
            <w:r w:rsidRPr="002F2105">
              <w:rPr>
                <w:rFonts w:eastAsia="DFKai-SB"/>
                <w:color w:val="000000" w:themeColor="text1"/>
                <w:sz w:val="22"/>
                <w:szCs w:val="22"/>
              </w:rPr>
              <w:t>模型之可解釋性</w:t>
            </w:r>
            <w:r w:rsidRPr="002F2105">
              <w:rPr>
                <w:rFonts w:eastAsia="DFKai-SB"/>
                <w:color w:val="000000" w:themeColor="text1"/>
                <w:sz w:val="22"/>
                <w:szCs w:val="22"/>
              </w:rPr>
              <w:t>(</w:t>
            </w:r>
            <w:r w:rsidRPr="002F2105">
              <w:rPr>
                <w:rFonts w:eastAsia="DFKai-SB"/>
                <w:color w:val="000000" w:themeColor="text1"/>
                <w:sz w:val="22"/>
                <w:szCs w:val="22"/>
              </w:rPr>
              <w:t>包含內部解釋及外部解釋</w:t>
            </w:r>
            <w:r w:rsidRPr="002F2105">
              <w:rPr>
                <w:rFonts w:eastAsia="DFKai-SB"/>
                <w:color w:val="000000" w:themeColor="text1"/>
                <w:sz w:val="22"/>
                <w:szCs w:val="22"/>
              </w:rPr>
              <w:t>)</w:t>
            </w:r>
          </w:p>
          <w:p w14:paraId="1DE20AA6" w14:textId="77777777" w:rsidR="00F177B4" w:rsidRPr="002F2105" w:rsidRDefault="00F177B4" w:rsidP="00F177B4">
            <w:pPr>
              <w:pStyle w:val="ListParagraph"/>
              <w:numPr>
                <w:ilvl w:val="3"/>
                <w:numId w:val="51"/>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驗證</w:t>
            </w:r>
            <w:r w:rsidRPr="002F2105">
              <w:rPr>
                <w:rFonts w:eastAsia="DFKai-SB"/>
                <w:color w:val="000000" w:themeColor="text1"/>
                <w:sz w:val="22"/>
                <w:szCs w:val="22"/>
              </w:rPr>
              <w:t>AI</w:t>
            </w:r>
            <w:r w:rsidRPr="002F2105">
              <w:rPr>
                <w:rFonts w:eastAsia="DFKai-SB"/>
                <w:color w:val="000000" w:themeColor="text1"/>
                <w:sz w:val="22"/>
                <w:szCs w:val="22"/>
              </w:rPr>
              <w:t>模型之合理性</w:t>
            </w:r>
          </w:p>
          <w:p w14:paraId="03BF4DB0" w14:textId="77777777" w:rsidR="00F177B4" w:rsidRPr="002F2105" w:rsidRDefault="00F177B4" w:rsidP="00F177B4">
            <w:pPr>
              <w:pStyle w:val="ListParagraph"/>
              <w:numPr>
                <w:ilvl w:val="3"/>
                <w:numId w:val="51"/>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建構可信任之慢性疾病醫療照護管理平台</w:t>
            </w:r>
          </w:p>
        </w:tc>
        <w:tc>
          <w:tcPr>
            <w:tcW w:w="331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D140212"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 xml:space="preserve">Q1: </w:t>
            </w:r>
            <w:r w:rsidRPr="002F2105">
              <w:rPr>
                <w:rFonts w:eastAsia="DFKai-SB"/>
                <w:color w:val="000000" w:themeColor="text1"/>
                <w:kern w:val="3"/>
                <w:sz w:val="22"/>
                <w:szCs w:val="22"/>
              </w:rPr>
              <w:t>新增建構</w:t>
            </w:r>
            <w:r w:rsidRPr="002F2105">
              <w:rPr>
                <w:rFonts w:eastAsia="DFKai-SB"/>
                <w:color w:val="000000" w:themeColor="text1"/>
                <w:kern w:val="3"/>
                <w:sz w:val="22"/>
                <w:szCs w:val="22"/>
              </w:rPr>
              <w:t>4</w:t>
            </w:r>
            <w:r w:rsidRPr="002F2105">
              <w:rPr>
                <w:rFonts w:eastAsia="DFKai-SB"/>
                <w:color w:val="000000" w:themeColor="text1"/>
                <w:kern w:val="3"/>
                <w:sz w:val="22"/>
                <w:szCs w:val="22"/>
              </w:rPr>
              <w:t>種</w:t>
            </w:r>
            <w:r w:rsidRPr="002F2105">
              <w:rPr>
                <w:rFonts w:eastAsia="DFKai-SB"/>
                <w:color w:val="000000" w:themeColor="text1"/>
                <w:kern w:val="3"/>
                <w:sz w:val="22"/>
                <w:szCs w:val="22"/>
              </w:rPr>
              <w:t>AI</w:t>
            </w:r>
            <w:r w:rsidRPr="002F2105">
              <w:rPr>
                <w:rFonts w:eastAsia="DFKai-SB"/>
                <w:color w:val="000000" w:themeColor="text1"/>
                <w:kern w:val="3"/>
                <w:sz w:val="22"/>
                <w:szCs w:val="22"/>
              </w:rPr>
              <w:t>模型並以文字、視覺圖像或範例呈現以表達</w:t>
            </w:r>
            <w:r w:rsidRPr="002F2105">
              <w:rPr>
                <w:rFonts w:eastAsia="DFKai-SB"/>
                <w:color w:val="000000" w:themeColor="text1"/>
                <w:kern w:val="3"/>
                <w:sz w:val="22"/>
                <w:szCs w:val="22"/>
              </w:rPr>
              <w:t>AI</w:t>
            </w:r>
            <w:r w:rsidRPr="002F2105">
              <w:rPr>
                <w:rFonts w:eastAsia="DFKai-SB"/>
                <w:color w:val="000000" w:themeColor="text1"/>
                <w:kern w:val="3"/>
                <w:sz w:val="22"/>
                <w:szCs w:val="22"/>
              </w:rPr>
              <w:t>模型之可解釋性，以協助使用者確定模型判斷結果之合理性</w:t>
            </w:r>
            <w:r w:rsidRPr="002F2105">
              <w:rPr>
                <w:rFonts w:eastAsia="DFKai-SB"/>
                <w:color w:val="000000" w:themeColor="text1"/>
                <w:kern w:val="3"/>
                <w:sz w:val="22"/>
                <w:szCs w:val="22"/>
              </w:rPr>
              <w:t>(</w:t>
            </w:r>
            <w:r w:rsidRPr="002F2105">
              <w:rPr>
                <w:rFonts w:eastAsia="DFKai-SB"/>
                <w:color w:val="000000" w:themeColor="text1"/>
                <w:kern w:val="3"/>
                <w:sz w:val="22"/>
                <w:szCs w:val="22"/>
              </w:rPr>
              <w:t>外部解釋</w:t>
            </w:r>
            <w:r w:rsidRPr="002F2105">
              <w:rPr>
                <w:rFonts w:eastAsia="DFKai-SB"/>
                <w:color w:val="000000" w:themeColor="text1"/>
                <w:kern w:val="3"/>
                <w:sz w:val="22"/>
                <w:szCs w:val="22"/>
              </w:rPr>
              <w:t>)</w:t>
            </w:r>
            <w:r w:rsidRPr="002F2105">
              <w:rPr>
                <w:rFonts w:eastAsia="DFKai-SB"/>
                <w:color w:val="000000" w:themeColor="text1"/>
                <w:kern w:val="3"/>
                <w:sz w:val="22"/>
                <w:szCs w:val="22"/>
              </w:rPr>
              <w:t>。可採用包括但不限於</w:t>
            </w:r>
            <w:r w:rsidRPr="002F2105">
              <w:rPr>
                <w:rFonts w:eastAsia="DFKai-SB"/>
                <w:color w:val="000000" w:themeColor="text1"/>
                <w:kern w:val="3"/>
                <w:sz w:val="22"/>
                <w:szCs w:val="22"/>
              </w:rPr>
              <w:t>RISE</w:t>
            </w:r>
            <w:r w:rsidRPr="002F2105">
              <w:rPr>
                <w:rFonts w:eastAsia="DFKai-SB"/>
                <w:color w:val="000000" w:themeColor="text1"/>
                <w:kern w:val="3"/>
                <w:sz w:val="22"/>
                <w:szCs w:val="22"/>
              </w:rPr>
              <w:t>、</w:t>
            </w:r>
            <w:r w:rsidRPr="002F2105">
              <w:rPr>
                <w:rFonts w:eastAsia="DFKai-SB"/>
                <w:color w:val="000000" w:themeColor="text1"/>
                <w:kern w:val="3"/>
                <w:sz w:val="22"/>
                <w:szCs w:val="22"/>
              </w:rPr>
              <w:t>LIME</w:t>
            </w:r>
            <w:r w:rsidRPr="002F2105">
              <w:rPr>
                <w:rFonts w:eastAsia="DFKai-SB"/>
                <w:color w:val="000000" w:themeColor="text1"/>
                <w:kern w:val="3"/>
                <w:sz w:val="22"/>
                <w:szCs w:val="22"/>
              </w:rPr>
              <w:t>，</w:t>
            </w:r>
            <w:r w:rsidRPr="002F2105">
              <w:rPr>
                <w:rFonts w:eastAsia="DFKai-SB"/>
                <w:color w:val="000000" w:themeColor="text1"/>
                <w:kern w:val="3"/>
                <w:sz w:val="22"/>
                <w:szCs w:val="22"/>
              </w:rPr>
              <w:t>Dictionary Learning</w:t>
            </w:r>
            <w:r w:rsidRPr="002F2105">
              <w:rPr>
                <w:rFonts w:eastAsia="DFKai-SB"/>
                <w:color w:val="000000" w:themeColor="text1"/>
                <w:kern w:val="3"/>
                <w:sz w:val="22"/>
                <w:szCs w:val="22"/>
              </w:rPr>
              <w:t>等技術協助。</w:t>
            </w:r>
          </w:p>
          <w:p w14:paraId="63A06206" w14:textId="77777777" w:rsidR="00F177B4" w:rsidRPr="002F2105" w:rsidRDefault="00F177B4" w:rsidP="00F85D38">
            <w:pPr>
              <w:widowControl/>
              <w:tabs>
                <w:tab w:val="left" w:pos="228"/>
              </w:tabs>
              <w:snapToGrid w:val="0"/>
              <w:jc w:val="both"/>
              <w:rPr>
                <w:rFonts w:eastAsia="DFKai-SB"/>
                <w:color w:val="000000" w:themeColor="text1"/>
                <w:sz w:val="22"/>
                <w:szCs w:val="22"/>
              </w:rPr>
            </w:pPr>
          </w:p>
          <w:p w14:paraId="1ADD7931"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 xml:space="preserve">Q2: </w:t>
            </w:r>
            <w:r w:rsidRPr="002F2105">
              <w:rPr>
                <w:rFonts w:eastAsia="DFKai-SB"/>
                <w:color w:val="000000" w:themeColor="text1"/>
                <w:kern w:val="3"/>
                <w:sz w:val="22"/>
                <w:szCs w:val="22"/>
              </w:rPr>
              <w:t>使用多重階段神經網路或決策樹等相關技術，新增建構</w:t>
            </w:r>
            <w:r w:rsidRPr="002F2105">
              <w:rPr>
                <w:rFonts w:eastAsia="DFKai-SB"/>
                <w:color w:val="000000" w:themeColor="text1"/>
                <w:kern w:val="3"/>
                <w:sz w:val="22"/>
                <w:szCs w:val="22"/>
              </w:rPr>
              <w:t>4</w:t>
            </w:r>
            <w:r w:rsidRPr="002F2105">
              <w:rPr>
                <w:rFonts w:eastAsia="DFKai-SB"/>
                <w:color w:val="000000" w:themeColor="text1"/>
                <w:kern w:val="3"/>
                <w:sz w:val="22"/>
                <w:szCs w:val="22"/>
              </w:rPr>
              <w:t>種</w:t>
            </w:r>
            <w:r w:rsidRPr="002F2105">
              <w:rPr>
                <w:rFonts w:eastAsia="DFKai-SB"/>
                <w:color w:val="000000" w:themeColor="text1"/>
                <w:kern w:val="3"/>
                <w:sz w:val="22"/>
                <w:szCs w:val="22"/>
              </w:rPr>
              <w:t>AI</w:t>
            </w:r>
            <w:r w:rsidRPr="002F2105">
              <w:rPr>
                <w:rFonts w:eastAsia="DFKai-SB"/>
                <w:color w:val="000000" w:themeColor="text1"/>
                <w:kern w:val="3"/>
                <w:sz w:val="22"/>
                <w:szCs w:val="22"/>
              </w:rPr>
              <w:t>模型之內部解釋性，強化辨識模型的可靠性與可解釋性，保留模型的可視化特性，使用事前定義好、具有影像意義的特徵，也結合臨床醫學知識，讓研</w:t>
            </w:r>
            <w:r w:rsidRPr="002F2105">
              <w:rPr>
                <w:rFonts w:eastAsia="DFKai-SB"/>
                <w:color w:val="000000" w:themeColor="text1"/>
                <w:kern w:val="3"/>
                <w:sz w:val="22"/>
                <w:szCs w:val="22"/>
              </w:rPr>
              <w:lastRenderedPageBreak/>
              <w:t>究者可以回朔找出電腦產出成果的原因。</w:t>
            </w:r>
          </w:p>
          <w:p w14:paraId="3D7F0DB0" w14:textId="77777777" w:rsidR="00F177B4" w:rsidRPr="002F2105" w:rsidRDefault="00F177B4" w:rsidP="00F85D38">
            <w:pPr>
              <w:widowControl/>
              <w:tabs>
                <w:tab w:val="left" w:pos="228"/>
              </w:tabs>
              <w:snapToGrid w:val="0"/>
              <w:jc w:val="both"/>
              <w:rPr>
                <w:rFonts w:eastAsia="DFKai-SB"/>
                <w:color w:val="000000" w:themeColor="text1"/>
                <w:sz w:val="22"/>
                <w:szCs w:val="22"/>
              </w:rPr>
            </w:pPr>
          </w:p>
          <w:p w14:paraId="4E3CFE51" w14:textId="77777777" w:rsidR="00F177B4" w:rsidRPr="002F2105" w:rsidRDefault="00F177B4" w:rsidP="00F85D38">
            <w:pPr>
              <w:widowControl/>
              <w:tabs>
                <w:tab w:val="left" w:pos="228"/>
              </w:tabs>
              <w:snapToGrid w:val="0"/>
              <w:jc w:val="both"/>
              <w:rPr>
                <w:rFonts w:eastAsia="DFKai-SB"/>
                <w:color w:val="000000" w:themeColor="text1"/>
              </w:rPr>
            </w:pPr>
            <w:r w:rsidRPr="002F2105">
              <w:rPr>
                <w:rFonts w:eastAsia="DFKai-SB"/>
                <w:color w:val="000000" w:themeColor="text1"/>
                <w:kern w:val="3"/>
                <w:sz w:val="22"/>
                <w:szCs w:val="22"/>
              </w:rPr>
              <w:t>Q3:</w:t>
            </w:r>
            <w:r w:rsidRPr="002F2105">
              <w:rPr>
                <w:rFonts w:eastAsia="DFKai-SB"/>
                <w:color w:val="000000" w:themeColor="text1"/>
                <w:kern w:val="3"/>
                <w:sz w:val="22"/>
                <w:szCs w:val="22"/>
              </w:rPr>
              <w:t>與台大醫院、衛福部雙和醫院、馬偕、長庚、慈濟、彰基等醫療機構合作，結合</w:t>
            </w:r>
            <w:r w:rsidRPr="002F2105">
              <w:rPr>
                <w:rFonts w:eastAsia="DFKai-SB"/>
                <w:color w:val="000000" w:themeColor="text1"/>
                <w:kern w:val="3"/>
                <w:sz w:val="22"/>
                <w:szCs w:val="22"/>
              </w:rPr>
              <w:t>2-3</w:t>
            </w:r>
            <w:r w:rsidRPr="002F2105">
              <w:rPr>
                <w:rFonts w:eastAsia="DFKai-SB"/>
                <w:color w:val="000000" w:themeColor="text1"/>
                <w:kern w:val="3"/>
                <w:sz w:val="22"/>
                <w:szCs w:val="22"/>
              </w:rPr>
              <w:t>個單位之資源進行新增</w:t>
            </w:r>
            <w:r w:rsidRPr="002F2105">
              <w:rPr>
                <w:rFonts w:eastAsia="DFKai-SB"/>
                <w:color w:val="000000" w:themeColor="text1"/>
                <w:kern w:val="3"/>
                <w:sz w:val="22"/>
                <w:szCs w:val="22"/>
              </w:rPr>
              <w:t>4</w:t>
            </w:r>
            <w:r w:rsidRPr="002F2105">
              <w:rPr>
                <w:rFonts w:eastAsia="DFKai-SB"/>
                <w:color w:val="000000" w:themeColor="text1"/>
                <w:kern w:val="3"/>
                <w:sz w:val="22"/>
                <w:szCs w:val="22"/>
              </w:rPr>
              <w:t>種</w:t>
            </w:r>
            <w:r w:rsidRPr="002F2105">
              <w:rPr>
                <w:rFonts w:eastAsia="DFKai-SB"/>
                <w:color w:val="000000" w:themeColor="text1"/>
                <w:kern w:val="3"/>
                <w:sz w:val="22"/>
                <w:szCs w:val="22"/>
              </w:rPr>
              <w:t>A</w:t>
            </w:r>
            <w:r w:rsidRPr="002F2105">
              <w:rPr>
                <w:rFonts w:eastAsia="DFKai-SB"/>
                <w:color w:val="000000" w:themeColor="text1"/>
                <w:kern w:val="3"/>
                <w:sz w:val="22"/>
                <w:szCs w:val="22"/>
              </w:rPr>
              <w:t>。</w:t>
            </w:r>
            <w:r w:rsidRPr="002F2105">
              <w:rPr>
                <w:rFonts w:eastAsia="DFKai-SB"/>
                <w:color w:val="000000" w:themeColor="text1"/>
                <w:kern w:val="3"/>
                <w:sz w:val="22"/>
                <w:szCs w:val="22"/>
              </w:rPr>
              <w:t>I</w:t>
            </w:r>
            <w:r w:rsidRPr="002F2105">
              <w:rPr>
                <w:rFonts w:eastAsia="DFKai-SB"/>
                <w:color w:val="000000" w:themeColor="text1"/>
                <w:kern w:val="3"/>
                <w:sz w:val="22"/>
                <w:szCs w:val="22"/>
              </w:rPr>
              <w:t>模型之交叉驗證以提昇</w:t>
            </w:r>
            <w:r w:rsidRPr="002F2105">
              <w:rPr>
                <w:rFonts w:eastAsia="DFKai-SB"/>
                <w:color w:val="000000" w:themeColor="text1"/>
                <w:kern w:val="3"/>
                <w:sz w:val="22"/>
                <w:szCs w:val="22"/>
              </w:rPr>
              <w:t>AI</w:t>
            </w:r>
            <w:r w:rsidRPr="002F2105">
              <w:rPr>
                <w:rFonts w:eastAsia="DFKai-SB"/>
                <w:color w:val="000000" w:themeColor="text1"/>
                <w:kern w:val="3"/>
                <w:sz w:val="22"/>
                <w:szCs w:val="22"/>
              </w:rPr>
              <w:t>結果之可信任性。</w:t>
            </w:r>
          </w:p>
        </w:tc>
        <w:tc>
          <w:tcPr>
            <w:tcW w:w="364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4F53A0D" w14:textId="77777777" w:rsidR="00F177B4" w:rsidRPr="002F2105" w:rsidRDefault="00F177B4" w:rsidP="00F177B4">
            <w:pPr>
              <w:numPr>
                <w:ilvl w:val="3"/>
                <w:numId w:val="52"/>
              </w:numPr>
              <w:tabs>
                <w:tab w:val="left" w:pos="42"/>
                <w:tab w:val="left" w:pos="520"/>
              </w:tabs>
              <w:suppressAutoHyphens/>
              <w:autoSpaceDE w:val="0"/>
              <w:autoSpaceDN w:val="0"/>
              <w:spacing w:before="20" w:line="262" w:lineRule="exact"/>
              <w:jc w:val="both"/>
              <w:textAlignment w:val="baseline"/>
              <w:rPr>
                <w:rFonts w:eastAsia="DFKai-SB"/>
                <w:color w:val="000000" w:themeColor="text1"/>
                <w:sz w:val="22"/>
                <w:szCs w:val="22"/>
              </w:rPr>
            </w:pPr>
          </w:p>
        </w:tc>
        <w:tc>
          <w:tcPr>
            <w:tcW w:w="198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EC0C949" w14:textId="77777777" w:rsidR="00F177B4" w:rsidRPr="002F2105" w:rsidRDefault="00F177B4" w:rsidP="00F85D38">
            <w:pPr>
              <w:widowControl/>
              <w:tabs>
                <w:tab w:val="left" w:pos="228"/>
              </w:tabs>
              <w:snapToGrid w:val="0"/>
              <w:ind w:left="902" w:hanging="902"/>
              <w:jc w:val="center"/>
              <w:rPr>
                <w:rFonts w:eastAsia="DFKai-SB"/>
                <w:color w:val="000000" w:themeColor="text1"/>
              </w:rPr>
            </w:pPr>
            <w:r w:rsidRPr="002F2105">
              <w:rPr>
                <w:rFonts w:eastAsia="DFKai-SB"/>
                <w:color w:val="000000" w:themeColor="text1"/>
              </w:rPr>
              <w:t>○</w:t>
            </w:r>
            <w:r w:rsidRPr="002F2105">
              <w:rPr>
                <w:rFonts w:eastAsia="DFKai-SB"/>
                <w:color w:val="000000" w:themeColor="text1"/>
              </w:rPr>
              <w:t>是</w:t>
            </w:r>
            <w:r w:rsidRPr="002F2105">
              <w:rPr>
                <w:rFonts w:eastAsia="DFKai-SB"/>
                <w:color w:val="000000" w:themeColor="text1"/>
              </w:rPr>
              <w:t xml:space="preserve">   ○</w:t>
            </w:r>
            <w:r w:rsidRPr="002F2105">
              <w:rPr>
                <w:rFonts w:eastAsia="DFKai-SB"/>
                <w:color w:val="000000" w:themeColor="text1"/>
              </w:rPr>
              <w:t>否</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4F6B0B6" w14:textId="77777777" w:rsidR="00F177B4" w:rsidRPr="002F2105" w:rsidRDefault="00F177B4" w:rsidP="00F85D38">
            <w:pPr>
              <w:tabs>
                <w:tab w:val="left" w:pos="326"/>
                <w:tab w:val="left" w:pos="804"/>
              </w:tabs>
              <w:autoSpaceDE w:val="0"/>
              <w:spacing w:before="20" w:line="262" w:lineRule="exact"/>
              <w:jc w:val="both"/>
              <w:rPr>
                <w:rFonts w:eastAsia="DFKai-SB"/>
                <w:color w:val="000000" w:themeColor="text1"/>
                <w:sz w:val="22"/>
                <w:szCs w:val="22"/>
              </w:rPr>
            </w:pPr>
            <w:r w:rsidRPr="002F2105">
              <w:rPr>
                <w:rFonts w:eastAsia="DFKai-SB"/>
                <w:color w:val="000000" w:themeColor="text1"/>
                <w:sz w:val="22"/>
                <w:szCs w:val="22"/>
              </w:rPr>
              <w:t xml:space="preserve"> </w:t>
            </w:r>
          </w:p>
        </w:tc>
      </w:tr>
      <w:tr w:rsidR="002F2105" w:rsidRPr="002F2105" w14:paraId="5E6FD3AD" w14:textId="77777777" w:rsidTr="00F177B4">
        <w:trPr>
          <w:trHeight w:val="1228"/>
          <w:jc w:val="center"/>
        </w:trPr>
        <w:tc>
          <w:tcPr>
            <w:tcW w:w="6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5D91AD4" w14:textId="77777777" w:rsidR="00F177B4" w:rsidRPr="002F2105" w:rsidRDefault="00F177B4" w:rsidP="00F85D38">
            <w:pPr>
              <w:widowControl/>
              <w:ind w:left="-1" w:hanging="9"/>
              <w:jc w:val="center"/>
              <w:rPr>
                <w:rFonts w:eastAsia="DFKai-SB"/>
                <w:color w:val="000000" w:themeColor="text1"/>
              </w:rPr>
            </w:pPr>
            <w:r w:rsidRPr="002F2105">
              <w:rPr>
                <w:rFonts w:eastAsia="DFKai-SB"/>
                <w:color w:val="000000" w:themeColor="text1"/>
                <w:sz w:val="22"/>
                <w:szCs w:val="22"/>
              </w:rPr>
              <w:t>對人文法制衝擊影響之因應作為</w:t>
            </w:r>
          </w:p>
        </w:tc>
        <w:tc>
          <w:tcPr>
            <w:tcW w:w="1989"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14E70578" w14:textId="77777777" w:rsidR="00F177B4" w:rsidRPr="002F2105" w:rsidRDefault="00F177B4" w:rsidP="00F177B4">
            <w:pPr>
              <w:pStyle w:val="ListParagraph"/>
              <w:numPr>
                <w:ilvl w:val="3"/>
                <w:numId w:val="53"/>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研究倫理面向</w:t>
            </w:r>
          </w:p>
          <w:p w14:paraId="7DC986E2" w14:textId="77777777" w:rsidR="00F177B4" w:rsidRPr="002F2105" w:rsidRDefault="00F177B4" w:rsidP="00F177B4">
            <w:pPr>
              <w:pStyle w:val="ListParagraph"/>
              <w:numPr>
                <w:ilvl w:val="3"/>
                <w:numId w:val="53"/>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資料治理面向</w:t>
            </w:r>
          </w:p>
          <w:p w14:paraId="37489871" w14:textId="77777777" w:rsidR="00F177B4" w:rsidRPr="002F2105" w:rsidRDefault="00F177B4" w:rsidP="00F177B4">
            <w:pPr>
              <w:pStyle w:val="ListParagraph"/>
              <w:numPr>
                <w:ilvl w:val="3"/>
                <w:numId w:val="53"/>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應用模式面向</w:t>
            </w:r>
          </w:p>
          <w:p w14:paraId="770D0921" w14:textId="77777777" w:rsidR="00F177B4" w:rsidRPr="002F2105" w:rsidRDefault="00F177B4" w:rsidP="00F177B4">
            <w:pPr>
              <w:pStyle w:val="ListParagraph"/>
              <w:numPr>
                <w:ilvl w:val="3"/>
                <w:numId w:val="53"/>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rPr>
            </w:pPr>
            <w:r w:rsidRPr="002F2105">
              <w:rPr>
                <w:rFonts w:eastAsia="DFKai-SB"/>
                <w:color w:val="000000" w:themeColor="text1"/>
                <w:sz w:val="22"/>
                <w:szCs w:val="22"/>
              </w:rPr>
              <w:t>國際法制接軌</w:t>
            </w:r>
          </w:p>
        </w:tc>
        <w:tc>
          <w:tcPr>
            <w:tcW w:w="1995"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4A242E46" w14:textId="77777777" w:rsidR="00F177B4" w:rsidRPr="002F2105" w:rsidRDefault="00F177B4" w:rsidP="00F177B4">
            <w:pPr>
              <w:pStyle w:val="ListParagraph"/>
              <w:numPr>
                <w:ilvl w:val="3"/>
                <w:numId w:val="54"/>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建構人體研究法</w:t>
            </w:r>
            <w:r w:rsidRPr="002F2105">
              <w:rPr>
                <w:rFonts w:eastAsia="DFKai-SB"/>
                <w:color w:val="000000" w:themeColor="text1"/>
                <w:sz w:val="22"/>
                <w:szCs w:val="22"/>
              </w:rPr>
              <w:t>2.0</w:t>
            </w:r>
          </w:p>
          <w:p w14:paraId="691013DC" w14:textId="77777777" w:rsidR="00F177B4" w:rsidRPr="002F2105" w:rsidRDefault="00F177B4" w:rsidP="00F177B4">
            <w:pPr>
              <w:pStyle w:val="ListParagraph"/>
              <w:numPr>
                <w:ilvl w:val="3"/>
                <w:numId w:val="54"/>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建立國際化資料品質檢核機制</w:t>
            </w:r>
          </w:p>
          <w:p w14:paraId="28D6D65C" w14:textId="77777777" w:rsidR="00F177B4" w:rsidRPr="002F2105" w:rsidRDefault="00F177B4" w:rsidP="00F177B4">
            <w:pPr>
              <w:pStyle w:val="ListParagraph"/>
              <w:numPr>
                <w:ilvl w:val="3"/>
                <w:numId w:val="54"/>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打造社區型慢性病照護網絡之法制</w:t>
            </w:r>
          </w:p>
          <w:p w14:paraId="54EA4F6D" w14:textId="77777777" w:rsidR="00F177B4" w:rsidRPr="002F2105" w:rsidRDefault="00F177B4" w:rsidP="00F177B4">
            <w:pPr>
              <w:pStyle w:val="ListParagraph"/>
              <w:numPr>
                <w:ilvl w:val="3"/>
                <w:numId w:val="54"/>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國際接軌與策略</w:t>
            </w:r>
          </w:p>
        </w:tc>
        <w:tc>
          <w:tcPr>
            <w:tcW w:w="3315"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3BF5F7CB"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 xml:space="preserve">Q1: ( 1) </w:t>
            </w:r>
            <w:r w:rsidRPr="002F2105">
              <w:rPr>
                <w:rFonts w:eastAsia="DFKai-SB"/>
                <w:color w:val="000000" w:themeColor="text1"/>
                <w:kern w:val="3"/>
                <w:sz w:val="22"/>
                <w:szCs w:val="22"/>
              </w:rPr>
              <w:t>人體研究法、</w:t>
            </w:r>
            <w:r w:rsidRPr="002F2105">
              <w:rPr>
                <w:rFonts w:eastAsia="DFKai-SB"/>
                <w:color w:val="000000" w:themeColor="text1"/>
                <w:kern w:val="3"/>
                <w:sz w:val="22"/>
                <w:szCs w:val="22"/>
              </w:rPr>
              <w:t xml:space="preserve">(2) </w:t>
            </w:r>
            <w:r w:rsidRPr="002F2105">
              <w:rPr>
                <w:rFonts w:eastAsia="DFKai-SB"/>
                <w:color w:val="000000" w:themeColor="text1"/>
                <w:kern w:val="3"/>
                <w:sz w:val="22"/>
                <w:szCs w:val="22"/>
              </w:rPr>
              <w:t>資料開放利用之權利義務。</w:t>
            </w:r>
          </w:p>
          <w:p w14:paraId="662FEF80" w14:textId="77777777" w:rsidR="00F177B4" w:rsidRPr="002F2105" w:rsidRDefault="00F177B4" w:rsidP="00F85D38">
            <w:pPr>
              <w:widowControl/>
              <w:tabs>
                <w:tab w:val="left" w:pos="228"/>
              </w:tabs>
              <w:snapToGrid w:val="0"/>
              <w:jc w:val="both"/>
              <w:rPr>
                <w:rFonts w:eastAsia="DFKai-SB"/>
                <w:color w:val="000000" w:themeColor="text1"/>
                <w:sz w:val="22"/>
                <w:szCs w:val="22"/>
              </w:rPr>
            </w:pPr>
          </w:p>
          <w:p w14:paraId="5803E9A6"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 xml:space="preserve">Q2: (1) </w:t>
            </w:r>
            <w:r w:rsidRPr="002F2105">
              <w:rPr>
                <w:rFonts w:eastAsia="DFKai-SB"/>
                <w:color w:val="000000" w:themeColor="text1"/>
                <w:kern w:val="3"/>
                <w:sz w:val="22"/>
                <w:szCs w:val="22"/>
              </w:rPr>
              <w:t>人體生物資料庫管理條例、</w:t>
            </w:r>
            <w:r w:rsidRPr="002F2105">
              <w:rPr>
                <w:rFonts w:eastAsia="DFKai-SB"/>
                <w:color w:val="000000" w:themeColor="text1"/>
                <w:kern w:val="3"/>
                <w:sz w:val="22"/>
                <w:szCs w:val="22"/>
              </w:rPr>
              <w:t xml:space="preserve">(2) </w:t>
            </w:r>
            <w:r w:rsidRPr="002F2105">
              <w:rPr>
                <w:rFonts w:eastAsia="DFKai-SB"/>
                <w:color w:val="000000" w:themeColor="text1"/>
                <w:kern w:val="3"/>
                <w:sz w:val="22"/>
                <w:szCs w:val="22"/>
              </w:rPr>
              <w:t>資料合作契約範本。</w:t>
            </w:r>
          </w:p>
          <w:p w14:paraId="29277194"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 xml:space="preserve">Q3: (1) </w:t>
            </w:r>
            <w:r w:rsidRPr="002F2105">
              <w:rPr>
                <w:rFonts w:eastAsia="DFKai-SB"/>
                <w:color w:val="000000" w:themeColor="text1"/>
                <w:kern w:val="3"/>
                <w:sz w:val="22"/>
                <w:szCs w:val="22"/>
              </w:rPr>
              <w:t>個人資料保護法、</w:t>
            </w:r>
            <w:r w:rsidRPr="002F2105">
              <w:rPr>
                <w:rFonts w:eastAsia="DFKai-SB"/>
                <w:color w:val="000000" w:themeColor="text1"/>
                <w:kern w:val="3"/>
                <w:sz w:val="22"/>
                <w:szCs w:val="22"/>
              </w:rPr>
              <w:t xml:space="preserve">(2) </w:t>
            </w:r>
            <w:r w:rsidRPr="002F2105">
              <w:rPr>
                <w:rFonts w:eastAsia="DFKai-SB"/>
                <w:color w:val="000000" w:themeColor="text1"/>
                <w:kern w:val="3"/>
                <w:sz w:val="22"/>
                <w:szCs w:val="22"/>
              </w:rPr>
              <w:t>真實世界證據之導入模式。</w:t>
            </w:r>
          </w:p>
        </w:tc>
        <w:tc>
          <w:tcPr>
            <w:tcW w:w="3641"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693D004C" w14:textId="77777777" w:rsidR="00F177B4" w:rsidRPr="002F2105" w:rsidRDefault="00F177B4" w:rsidP="00F85D38">
            <w:pPr>
              <w:tabs>
                <w:tab w:val="left" w:pos="326"/>
                <w:tab w:val="left" w:pos="804"/>
              </w:tabs>
              <w:autoSpaceDE w:val="0"/>
              <w:spacing w:before="20" w:line="262" w:lineRule="exact"/>
              <w:jc w:val="both"/>
              <w:rPr>
                <w:rFonts w:eastAsia="DFKai-SB"/>
                <w:color w:val="000000" w:themeColor="text1"/>
                <w:sz w:val="22"/>
                <w:szCs w:val="22"/>
              </w:rPr>
            </w:pPr>
          </w:p>
        </w:tc>
        <w:tc>
          <w:tcPr>
            <w:tcW w:w="1984"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vAlign w:val="center"/>
          </w:tcPr>
          <w:p w14:paraId="64415307" w14:textId="77777777" w:rsidR="00F177B4" w:rsidRPr="002F2105" w:rsidRDefault="00F177B4" w:rsidP="00F85D38">
            <w:pPr>
              <w:widowControl/>
              <w:tabs>
                <w:tab w:val="left" w:pos="228"/>
              </w:tabs>
              <w:snapToGrid w:val="0"/>
              <w:ind w:left="902" w:hanging="902"/>
              <w:jc w:val="center"/>
              <w:rPr>
                <w:rFonts w:eastAsia="DFKai-SB"/>
                <w:color w:val="000000" w:themeColor="text1"/>
              </w:rPr>
            </w:pPr>
            <w:r w:rsidRPr="002F2105">
              <w:rPr>
                <w:rFonts w:eastAsia="DFKai-SB"/>
                <w:color w:val="000000" w:themeColor="text1"/>
              </w:rPr>
              <w:t>○</w:t>
            </w:r>
            <w:r w:rsidRPr="002F2105">
              <w:rPr>
                <w:rFonts w:eastAsia="DFKai-SB"/>
                <w:color w:val="000000" w:themeColor="text1"/>
              </w:rPr>
              <w:t>是</w:t>
            </w:r>
            <w:r w:rsidRPr="002F2105">
              <w:rPr>
                <w:rFonts w:eastAsia="DFKai-SB"/>
                <w:color w:val="000000" w:themeColor="text1"/>
              </w:rPr>
              <w:t xml:space="preserve">   ○</w:t>
            </w:r>
            <w:r w:rsidRPr="002F2105">
              <w:rPr>
                <w:rFonts w:eastAsia="DFKai-SB"/>
                <w:color w:val="000000" w:themeColor="text1"/>
              </w:rPr>
              <w:t>否</w:t>
            </w:r>
          </w:p>
        </w:tc>
        <w:tc>
          <w:tcPr>
            <w:tcW w:w="2100"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391B1134" w14:textId="77777777" w:rsidR="00F177B4" w:rsidRPr="002F2105" w:rsidRDefault="00F177B4" w:rsidP="00F85D38">
            <w:pPr>
              <w:widowControl/>
              <w:tabs>
                <w:tab w:val="left" w:pos="228"/>
              </w:tabs>
              <w:snapToGrid w:val="0"/>
              <w:ind w:left="902" w:hanging="902"/>
              <w:jc w:val="both"/>
              <w:rPr>
                <w:rFonts w:eastAsia="DFKai-SB"/>
                <w:color w:val="000000" w:themeColor="text1"/>
                <w:sz w:val="22"/>
                <w:szCs w:val="22"/>
              </w:rPr>
            </w:pPr>
          </w:p>
        </w:tc>
      </w:tr>
      <w:tr w:rsidR="002F2105" w:rsidRPr="002F2105" w14:paraId="17597712" w14:textId="77777777" w:rsidTr="00F177B4">
        <w:trPr>
          <w:trHeight w:val="1228"/>
          <w:jc w:val="center"/>
        </w:trPr>
        <w:tc>
          <w:tcPr>
            <w:tcW w:w="6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318813F" w14:textId="77777777" w:rsidR="00F177B4" w:rsidRPr="002F2105" w:rsidRDefault="00F177B4" w:rsidP="00F85D38">
            <w:pPr>
              <w:widowControl/>
              <w:ind w:left="-1" w:hanging="9"/>
              <w:jc w:val="center"/>
              <w:rPr>
                <w:rFonts w:eastAsia="DFKai-SB"/>
                <w:color w:val="000000" w:themeColor="text1"/>
                <w:sz w:val="22"/>
                <w:szCs w:val="22"/>
              </w:rPr>
            </w:pPr>
            <w:r w:rsidRPr="002F2105">
              <w:rPr>
                <w:rFonts w:eastAsia="DFKai-SB"/>
                <w:color w:val="000000" w:themeColor="text1"/>
                <w:sz w:val="22"/>
                <w:szCs w:val="22"/>
              </w:rPr>
              <w:t>資料及</w:t>
            </w:r>
            <w:r w:rsidRPr="002F2105">
              <w:rPr>
                <w:rFonts w:eastAsia="DFKai-SB"/>
                <w:color w:val="000000" w:themeColor="text1"/>
                <w:sz w:val="22"/>
                <w:szCs w:val="22"/>
              </w:rPr>
              <w:t>AI</w:t>
            </w:r>
            <w:r w:rsidRPr="002F2105">
              <w:rPr>
                <w:rFonts w:eastAsia="DFKai-SB"/>
                <w:color w:val="000000" w:themeColor="text1"/>
                <w:sz w:val="22"/>
                <w:szCs w:val="22"/>
              </w:rPr>
              <w:t>模型之治理和共享</w:t>
            </w:r>
          </w:p>
        </w:tc>
        <w:tc>
          <w:tcPr>
            <w:tcW w:w="1989"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5E2308DB" w14:textId="77777777" w:rsidR="00F177B4" w:rsidRPr="002F2105" w:rsidRDefault="00F177B4" w:rsidP="00F177B4">
            <w:pPr>
              <w:pStyle w:val="ListParagraph"/>
              <w:numPr>
                <w:ilvl w:val="3"/>
                <w:numId w:val="55"/>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進行完整的資料及模型治理，奠定安全、適法、可信賴之資料共享基礎環境。</w:t>
            </w:r>
          </w:p>
        </w:tc>
        <w:tc>
          <w:tcPr>
            <w:tcW w:w="1995"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01179188" w14:textId="77777777" w:rsidR="00F177B4" w:rsidRPr="002F2105" w:rsidRDefault="00F177B4" w:rsidP="00F177B4">
            <w:pPr>
              <w:pStyle w:val="ListParagraph"/>
              <w:numPr>
                <w:ilvl w:val="3"/>
                <w:numId w:val="56"/>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建立符合</w:t>
            </w:r>
            <w:r w:rsidRPr="002F2105">
              <w:rPr>
                <w:rFonts w:eastAsia="DFKai-SB"/>
                <w:color w:val="000000" w:themeColor="text1"/>
                <w:sz w:val="22"/>
                <w:szCs w:val="22"/>
              </w:rPr>
              <w:t>AI</w:t>
            </w:r>
            <w:r w:rsidRPr="002F2105">
              <w:rPr>
                <w:rFonts w:eastAsia="DFKai-SB"/>
                <w:color w:val="000000" w:themeColor="text1"/>
                <w:sz w:val="22"/>
                <w:szCs w:val="22"/>
              </w:rPr>
              <w:t>專案相關指引的資料及模型治理作業規範</w:t>
            </w:r>
            <w:r w:rsidRPr="002F2105">
              <w:rPr>
                <w:rFonts w:eastAsia="DFKai-SB"/>
                <w:color w:val="000000" w:themeColor="text1"/>
                <w:sz w:val="22"/>
                <w:szCs w:val="22"/>
              </w:rPr>
              <w:t>(</w:t>
            </w:r>
            <w:r w:rsidRPr="002F2105">
              <w:rPr>
                <w:rFonts w:eastAsia="DFKai-SB"/>
                <w:color w:val="000000" w:themeColor="text1"/>
                <w:sz w:val="22"/>
                <w:szCs w:val="22"/>
              </w:rPr>
              <w:t>含標準作業程序</w:t>
            </w:r>
            <w:r w:rsidRPr="002F2105">
              <w:rPr>
                <w:rFonts w:eastAsia="DFKai-SB"/>
                <w:color w:val="000000" w:themeColor="text1"/>
                <w:sz w:val="22"/>
                <w:szCs w:val="22"/>
              </w:rPr>
              <w:t>)</w:t>
            </w:r>
            <w:r w:rsidRPr="002F2105">
              <w:rPr>
                <w:rFonts w:eastAsia="DFKai-SB"/>
                <w:color w:val="000000" w:themeColor="text1"/>
                <w:sz w:val="22"/>
                <w:szCs w:val="22"/>
              </w:rPr>
              <w:t>。</w:t>
            </w:r>
          </w:p>
          <w:p w14:paraId="0036BBF8" w14:textId="77777777" w:rsidR="00F177B4" w:rsidRPr="002F2105" w:rsidRDefault="00F177B4" w:rsidP="00F177B4">
            <w:pPr>
              <w:pStyle w:val="ListParagraph"/>
              <w:numPr>
                <w:ilvl w:val="3"/>
                <w:numId w:val="56"/>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建置符合</w:t>
            </w:r>
            <w:r w:rsidRPr="002F2105">
              <w:rPr>
                <w:rFonts w:eastAsia="DFKai-SB"/>
                <w:color w:val="000000" w:themeColor="text1"/>
                <w:sz w:val="22"/>
                <w:szCs w:val="22"/>
              </w:rPr>
              <w:t>AI</w:t>
            </w:r>
            <w:r w:rsidRPr="002F2105">
              <w:rPr>
                <w:rFonts w:eastAsia="DFKai-SB"/>
                <w:color w:val="000000" w:themeColor="text1"/>
                <w:sz w:val="22"/>
                <w:szCs w:val="22"/>
              </w:rPr>
              <w:t>專案相關指引的資料及模型共享平台並維運。</w:t>
            </w:r>
          </w:p>
          <w:p w14:paraId="4ED5B6FE" w14:textId="77777777" w:rsidR="00F177B4" w:rsidRPr="002F2105" w:rsidRDefault="00F177B4" w:rsidP="00F177B4">
            <w:pPr>
              <w:pStyle w:val="ListParagraph"/>
              <w:numPr>
                <w:ilvl w:val="3"/>
                <w:numId w:val="56"/>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辦理自主檢核</w:t>
            </w:r>
            <w:r w:rsidRPr="002F2105">
              <w:rPr>
                <w:rFonts w:eastAsia="DFKai-SB"/>
                <w:color w:val="000000" w:themeColor="text1"/>
                <w:sz w:val="22"/>
                <w:szCs w:val="22"/>
              </w:rPr>
              <w:lastRenderedPageBreak/>
              <w:t>以確保資料及模型治理符合作業規範</w:t>
            </w:r>
            <w:r w:rsidRPr="002F2105">
              <w:rPr>
                <w:rFonts w:eastAsia="DFKai-SB"/>
                <w:color w:val="000000" w:themeColor="text1"/>
                <w:sz w:val="22"/>
                <w:szCs w:val="22"/>
              </w:rPr>
              <w:t xml:space="preserve"> (</w:t>
            </w:r>
            <w:r w:rsidRPr="002F2105">
              <w:rPr>
                <w:rFonts w:eastAsia="DFKai-SB"/>
                <w:color w:val="000000" w:themeColor="text1"/>
                <w:sz w:val="22"/>
                <w:szCs w:val="22"/>
              </w:rPr>
              <w:t>請參照附件一所示之資料及模型之治理與共享需涵蓋範圍自訂，至少應包括資料集品質及符合</w:t>
            </w:r>
            <w:r w:rsidRPr="002F2105">
              <w:rPr>
                <w:rFonts w:eastAsia="DFKai-SB"/>
                <w:color w:val="000000" w:themeColor="text1"/>
                <w:sz w:val="22"/>
                <w:szCs w:val="22"/>
              </w:rPr>
              <w:t>FAIR</w:t>
            </w:r>
            <w:r w:rsidRPr="002F2105">
              <w:rPr>
                <w:rFonts w:eastAsia="DFKai-SB"/>
                <w:color w:val="000000" w:themeColor="text1"/>
                <w:sz w:val="22"/>
                <w:szCs w:val="22"/>
              </w:rPr>
              <w:t>原則之自主檢核</w:t>
            </w:r>
            <w:r w:rsidRPr="002F2105">
              <w:rPr>
                <w:rFonts w:eastAsia="DFKai-SB"/>
                <w:color w:val="000000" w:themeColor="text1"/>
                <w:sz w:val="22"/>
                <w:szCs w:val="22"/>
              </w:rPr>
              <w:t>)</w:t>
            </w:r>
            <w:r w:rsidRPr="002F2105">
              <w:rPr>
                <w:rFonts w:eastAsia="DFKai-SB"/>
                <w:color w:val="000000" w:themeColor="text1"/>
                <w:sz w:val="22"/>
                <w:szCs w:val="22"/>
              </w:rPr>
              <w:t>。</w:t>
            </w:r>
          </w:p>
          <w:p w14:paraId="77D9FF74" w14:textId="77777777" w:rsidR="00F177B4" w:rsidRPr="002F2105" w:rsidRDefault="00F177B4" w:rsidP="00F177B4">
            <w:pPr>
              <w:pStyle w:val="ListParagraph"/>
              <w:numPr>
                <w:ilvl w:val="3"/>
                <w:numId w:val="56"/>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資料集品質自主檢核。</w:t>
            </w:r>
          </w:p>
          <w:p w14:paraId="0129FD08" w14:textId="77777777" w:rsidR="00F177B4" w:rsidRPr="002F2105" w:rsidRDefault="00F177B4" w:rsidP="00F177B4">
            <w:pPr>
              <w:pStyle w:val="ListParagraph"/>
              <w:numPr>
                <w:ilvl w:val="3"/>
                <w:numId w:val="56"/>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資料集符合</w:t>
            </w:r>
            <w:r w:rsidRPr="002F2105">
              <w:rPr>
                <w:rFonts w:eastAsia="DFKai-SB"/>
                <w:color w:val="000000" w:themeColor="text1"/>
                <w:sz w:val="22"/>
                <w:szCs w:val="22"/>
              </w:rPr>
              <w:t>FAIR</w:t>
            </w:r>
            <w:r w:rsidRPr="002F2105">
              <w:rPr>
                <w:rFonts w:eastAsia="DFKai-SB"/>
                <w:color w:val="000000" w:themeColor="text1"/>
                <w:sz w:val="22"/>
                <w:szCs w:val="22"/>
              </w:rPr>
              <w:t>原則之自主檢核。</w:t>
            </w:r>
          </w:p>
          <w:p w14:paraId="42DCC0FF" w14:textId="77777777" w:rsidR="00F177B4" w:rsidRPr="002F2105" w:rsidRDefault="00F177B4" w:rsidP="00F177B4">
            <w:pPr>
              <w:pStyle w:val="ListParagraph"/>
              <w:numPr>
                <w:ilvl w:val="3"/>
                <w:numId w:val="56"/>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執行個資當事人動態同意。</w:t>
            </w:r>
            <w:r w:rsidRPr="002F2105">
              <w:rPr>
                <w:rFonts w:eastAsia="DFKai-SB"/>
                <w:color w:val="000000" w:themeColor="text1"/>
                <w:sz w:val="22"/>
                <w:szCs w:val="22"/>
              </w:rPr>
              <w:t>(</w:t>
            </w:r>
            <w:r w:rsidRPr="002F2105">
              <w:rPr>
                <w:rFonts w:eastAsia="DFKai-SB"/>
                <w:color w:val="000000" w:themeColor="text1"/>
                <w:sz w:val="22"/>
                <w:szCs w:val="22"/>
              </w:rPr>
              <w:t>資料集涉及個資者須訂定</w:t>
            </w:r>
            <w:r w:rsidRPr="002F2105">
              <w:rPr>
                <w:rFonts w:eastAsia="DFKai-SB"/>
                <w:color w:val="000000" w:themeColor="text1"/>
                <w:sz w:val="22"/>
                <w:szCs w:val="22"/>
              </w:rPr>
              <w:t>)</w:t>
            </w:r>
          </w:p>
          <w:p w14:paraId="29E4CD1B" w14:textId="77777777" w:rsidR="00F177B4" w:rsidRPr="002F2105" w:rsidRDefault="00F177B4" w:rsidP="00F177B4">
            <w:pPr>
              <w:pStyle w:val="ListParagraph"/>
              <w:numPr>
                <w:ilvl w:val="3"/>
                <w:numId w:val="56"/>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參與跨團隊工作小組活動之程度。</w:t>
            </w:r>
          </w:p>
        </w:tc>
        <w:tc>
          <w:tcPr>
            <w:tcW w:w="3315"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499D5B47"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lastRenderedPageBreak/>
              <w:t>Q3</w:t>
            </w:r>
            <w:r w:rsidRPr="002F2105">
              <w:rPr>
                <w:rFonts w:eastAsia="DFKai-SB"/>
                <w:color w:val="000000" w:themeColor="text1"/>
                <w:kern w:val="3"/>
                <w:sz w:val="22"/>
                <w:szCs w:val="22"/>
              </w:rPr>
              <w:t>：配合工作小組共識或共享需求更新。</w:t>
            </w:r>
          </w:p>
          <w:p w14:paraId="34C37DCC" w14:textId="77777777" w:rsidR="00F177B4" w:rsidRPr="002F2105" w:rsidRDefault="00F177B4" w:rsidP="00F85D38">
            <w:pPr>
              <w:widowControl/>
              <w:tabs>
                <w:tab w:val="left" w:pos="228"/>
              </w:tabs>
              <w:snapToGrid w:val="0"/>
              <w:jc w:val="both"/>
              <w:rPr>
                <w:rFonts w:eastAsia="DFKai-SB"/>
                <w:color w:val="000000" w:themeColor="text1"/>
                <w:sz w:val="22"/>
                <w:szCs w:val="22"/>
              </w:rPr>
            </w:pPr>
          </w:p>
          <w:p w14:paraId="4ABDCE21"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Q3</w:t>
            </w:r>
            <w:r w:rsidRPr="002F2105">
              <w:rPr>
                <w:rFonts w:eastAsia="DFKai-SB"/>
                <w:color w:val="000000" w:themeColor="text1"/>
                <w:kern w:val="3"/>
                <w:sz w:val="22"/>
                <w:szCs w:val="22"/>
              </w:rPr>
              <w:t>：維運並配合工作小組共識或共享需求調整平台功能及規範。</w:t>
            </w:r>
          </w:p>
          <w:p w14:paraId="6E99ABB7" w14:textId="77777777" w:rsidR="00F177B4" w:rsidRPr="002F2105" w:rsidRDefault="00F177B4" w:rsidP="00F85D38">
            <w:pPr>
              <w:widowControl/>
              <w:tabs>
                <w:tab w:val="left" w:pos="228"/>
              </w:tabs>
              <w:snapToGrid w:val="0"/>
              <w:jc w:val="both"/>
              <w:rPr>
                <w:rFonts w:eastAsia="DFKai-SB"/>
                <w:color w:val="000000" w:themeColor="text1"/>
                <w:sz w:val="22"/>
                <w:szCs w:val="22"/>
              </w:rPr>
            </w:pPr>
          </w:p>
          <w:p w14:paraId="185D829F"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Q3</w:t>
            </w:r>
            <w:r w:rsidRPr="002F2105">
              <w:rPr>
                <w:rFonts w:eastAsia="DFKai-SB"/>
                <w:color w:val="000000" w:themeColor="text1"/>
                <w:kern w:val="3"/>
                <w:sz w:val="22"/>
                <w:szCs w:val="22"/>
              </w:rPr>
              <w:t>：完成自主檢核，符合作業規範程度</w:t>
            </w:r>
            <w:r w:rsidRPr="002F2105">
              <w:rPr>
                <w:rFonts w:eastAsia="DFKai-SB"/>
                <w:color w:val="000000" w:themeColor="text1"/>
                <w:kern w:val="3"/>
                <w:sz w:val="22"/>
                <w:szCs w:val="22"/>
              </w:rPr>
              <w:t>50%</w:t>
            </w:r>
            <w:r w:rsidRPr="002F2105">
              <w:rPr>
                <w:rFonts w:eastAsia="DFKai-SB"/>
                <w:color w:val="000000" w:themeColor="text1"/>
                <w:kern w:val="3"/>
                <w:sz w:val="22"/>
                <w:szCs w:val="22"/>
              </w:rPr>
              <w:t>。</w:t>
            </w:r>
          </w:p>
          <w:p w14:paraId="5668BA0B" w14:textId="77777777" w:rsidR="00F177B4" w:rsidRPr="002F2105" w:rsidRDefault="00F177B4" w:rsidP="00F85D38">
            <w:pPr>
              <w:widowControl/>
              <w:tabs>
                <w:tab w:val="left" w:pos="228"/>
              </w:tabs>
              <w:snapToGrid w:val="0"/>
              <w:jc w:val="both"/>
              <w:rPr>
                <w:rFonts w:eastAsia="DFKai-SB"/>
                <w:color w:val="000000" w:themeColor="text1"/>
                <w:sz w:val="22"/>
                <w:szCs w:val="22"/>
              </w:rPr>
            </w:pPr>
          </w:p>
          <w:p w14:paraId="0AB61F40"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lastRenderedPageBreak/>
              <w:t>Q3</w:t>
            </w:r>
            <w:r w:rsidRPr="002F2105">
              <w:rPr>
                <w:rFonts w:eastAsia="DFKai-SB"/>
                <w:color w:val="000000" w:themeColor="text1"/>
                <w:kern w:val="3"/>
                <w:sz w:val="22"/>
                <w:szCs w:val="22"/>
              </w:rPr>
              <w:t>：共享資料集自主檢核完成度</w:t>
            </w:r>
            <w:r w:rsidRPr="002F2105">
              <w:rPr>
                <w:rFonts w:eastAsia="DFKai-SB"/>
                <w:color w:val="000000" w:themeColor="text1"/>
                <w:kern w:val="3"/>
                <w:sz w:val="22"/>
                <w:szCs w:val="22"/>
              </w:rPr>
              <w:t>100%</w:t>
            </w:r>
            <w:r w:rsidRPr="002F2105">
              <w:rPr>
                <w:rFonts w:eastAsia="DFKai-SB"/>
                <w:color w:val="000000" w:themeColor="text1"/>
                <w:kern w:val="3"/>
                <w:sz w:val="22"/>
                <w:szCs w:val="22"/>
              </w:rPr>
              <w:t>，品質符合自訂規範者占</w:t>
            </w:r>
            <w:r w:rsidRPr="002F2105">
              <w:rPr>
                <w:rFonts w:eastAsia="DFKai-SB"/>
                <w:color w:val="000000" w:themeColor="text1"/>
                <w:kern w:val="3"/>
                <w:sz w:val="22"/>
                <w:szCs w:val="22"/>
              </w:rPr>
              <w:t>50%</w:t>
            </w:r>
            <w:r w:rsidRPr="002F2105">
              <w:rPr>
                <w:rFonts w:eastAsia="DFKai-SB"/>
                <w:color w:val="000000" w:themeColor="text1"/>
                <w:kern w:val="3"/>
                <w:sz w:val="22"/>
                <w:szCs w:val="22"/>
              </w:rPr>
              <w:t>。</w:t>
            </w:r>
          </w:p>
          <w:p w14:paraId="07D99945"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Q3</w:t>
            </w:r>
            <w:r w:rsidRPr="002F2105">
              <w:rPr>
                <w:rFonts w:eastAsia="DFKai-SB"/>
                <w:color w:val="000000" w:themeColor="text1"/>
                <w:kern w:val="3"/>
                <w:sz w:val="22"/>
                <w:szCs w:val="22"/>
              </w:rPr>
              <w:t>：共享資料集自主檢核完成度</w:t>
            </w:r>
            <w:r w:rsidRPr="002F2105">
              <w:rPr>
                <w:rFonts w:eastAsia="DFKai-SB"/>
                <w:color w:val="000000" w:themeColor="text1"/>
                <w:kern w:val="3"/>
                <w:sz w:val="22"/>
                <w:szCs w:val="22"/>
              </w:rPr>
              <w:t>100%</w:t>
            </w:r>
            <w:r w:rsidRPr="002F2105">
              <w:rPr>
                <w:rFonts w:eastAsia="DFKai-SB"/>
                <w:color w:val="000000" w:themeColor="text1"/>
                <w:kern w:val="3"/>
                <w:sz w:val="22"/>
                <w:szCs w:val="22"/>
              </w:rPr>
              <w:t>，資料集符合</w:t>
            </w:r>
            <w:r w:rsidRPr="002F2105">
              <w:rPr>
                <w:rFonts w:eastAsia="DFKai-SB"/>
                <w:color w:val="000000" w:themeColor="text1"/>
                <w:kern w:val="3"/>
                <w:sz w:val="22"/>
                <w:szCs w:val="22"/>
              </w:rPr>
              <w:t>FAIR</w:t>
            </w:r>
            <w:r w:rsidRPr="002F2105">
              <w:rPr>
                <w:rFonts w:eastAsia="DFKai-SB"/>
                <w:color w:val="000000" w:themeColor="text1"/>
                <w:kern w:val="3"/>
                <w:sz w:val="22"/>
                <w:szCs w:val="22"/>
              </w:rPr>
              <w:t>原則者占</w:t>
            </w:r>
            <w:r w:rsidRPr="002F2105">
              <w:rPr>
                <w:rFonts w:eastAsia="DFKai-SB"/>
                <w:color w:val="000000" w:themeColor="text1"/>
                <w:kern w:val="3"/>
                <w:sz w:val="22"/>
                <w:szCs w:val="22"/>
              </w:rPr>
              <w:t>50%</w:t>
            </w:r>
            <w:r w:rsidRPr="002F2105">
              <w:rPr>
                <w:rFonts w:eastAsia="DFKai-SB"/>
                <w:color w:val="000000" w:themeColor="text1"/>
                <w:kern w:val="3"/>
                <w:sz w:val="22"/>
                <w:szCs w:val="22"/>
              </w:rPr>
              <w:t>。</w:t>
            </w:r>
          </w:p>
          <w:p w14:paraId="41D99654"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Q3</w:t>
            </w:r>
            <w:r w:rsidRPr="002F2105">
              <w:rPr>
                <w:rFonts w:eastAsia="DFKai-SB"/>
                <w:color w:val="000000" w:themeColor="text1"/>
                <w:kern w:val="3"/>
                <w:sz w:val="22"/>
                <w:szCs w:val="22"/>
              </w:rPr>
              <w:t>：涉及個資之共享資料集完成度</w:t>
            </w:r>
            <w:r w:rsidRPr="002F2105">
              <w:rPr>
                <w:rFonts w:eastAsia="DFKai-SB"/>
                <w:color w:val="000000" w:themeColor="text1"/>
                <w:kern w:val="3"/>
                <w:sz w:val="22"/>
                <w:szCs w:val="22"/>
              </w:rPr>
              <w:t>100%</w:t>
            </w:r>
            <w:r w:rsidRPr="002F2105">
              <w:rPr>
                <w:rFonts w:eastAsia="DFKai-SB"/>
                <w:color w:val="000000" w:themeColor="text1"/>
                <w:kern w:val="3"/>
                <w:sz w:val="22"/>
                <w:szCs w:val="22"/>
              </w:rPr>
              <w:t>。</w:t>
            </w:r>
          </w:p>
          <w:p w14:paraId="5368D913" w14:textId="77777777" w:rsidR="00F177B4" w:rsidRPr="002F2105" w:rsidRDefault="00F177B4" w:rsidP="00F85D38">
            <w:pPr>
              <w:widowControl/>
              <w:tabs>
                <w:tab w:val="left" w:pos="228"/>
              </w:tabs>
              <w:snapToGrid w:val="0"/>
              <w:jc w:val="both"/>
              <w:rPr>
                <w:rFonts w:eastAsia="DFKai-SB"/>
                <w:color w:val="000000" w:themeColor="text1"/>
                <w:sz w:val="22"/>
                <w:szCs w:val="22"/>
              </w:rPr>
            </w:pPr>
            <w:r w:rsidRPr="002F2105">
              <w:rPr>
                <w:rFonts w:eastAsia="DFKai-SB"/>
                <w:color w:val="000000" w:themeColor="text1"/>
                <w:kern w:val="3"/>
                <w:sz w:val="22"/>
                <w:szCs w:val="22"/>
              </w:rPr>
              <w:t>Q3</w:t>
            </w:r>
            <w:r w:rsidRPr="002F2105">
              <w:rPr>
                <w:rFonts w:eastAsia="DFKai-SB"/>
                <w:color w:val="000000" w:themeColor="text1"/>
                <w:kern w:val="3"/>
                <w:sz w:val="22"/>
                <w:szCs w:val="22"/>
              </w:rPr>
              <w:t>：參與工作小組活動頻率達</w:t>
            </w:r>
            <w:r w:rsidRPr="002F2105">
              <w:rPr>
                <w:rFonts w:eastAsia="DFKai-SB"/>
                <w:color w:val="000000" w:themeColor="text1"/>
                <w:kern w:val="3"/>
                <w:sz w:val="22"/>
                <w:szCs w:val="22"/>
              </w:rPr>
              <w:t>100%</w:t>
            </w:r>
            <w:r w:rsidRPr="002F2105">
              <w:rPr>
                <w:rFonts w:eastAsia="DFKai-SB"/>
                <w:color w:val="000000" w:themeColor="text1"/>
                <w:kern w:val="3"/>
                <w:sz w:val="22"/>
                <w:szCs w:val="22"/>
              </w:rPr>
              <w:t>。</w:t>
            </w:r>
          </w:p>
        </w:tc>
        <w:tc>
          <w:tcPr>
            <w:tcW w:w="3641"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785C8F75" w14:textId="77777777" w:rsidR="00F177B4" w:rsidRPr="002F2105" w:rsidRDefault="00F177B4" w:rsidP="00F177B4">
            <w:pPr>
              <w:pStyle w:val="ListParagraph"/>
              <w:tabs>
                <w:tab w:val="left" w:pos="326"/>
                <w:tab w:val="left" w:pos="376"/>
              </w:tabs>
              <w:suppressAutoHyphens/>
              <w:autoSpaceDE w:val="0"/>
              <w:autoSpaceDN w:val="0"/>
              <w:spacing w:before="20" w:line="262" w:lineRule="exact"/>
              <w:ind w:leftChars="0" w:left="0"/>
              <w:jc w:val="both"/>
              <w:textAlignment w:val="baseline"/>
              <w:rPr>
                <w:rFonts w:eastAsia="DFKai-SB"/>
                <w:color w:val="000000" w:themeColor="text1"/>
                <w:sz w:val="22"/>
                <w:szCs w:val="22"/>
              </w:rPr>
            </w:pPr>
          </w:p>
        </w:tc>
        <w:tc>
          <w:tcPr>
            <w:tcW w:w="1984"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vAlign w:val="center"/>
          </w:tcPr>
          <w:p w14:paraId="11F86861" w14:textId="77777777" w:rsidR="00F177B4" w:rsidRPr="002F2105" w:rsidRDefault="00F177B4" w:rsidP="00F85D38">
            <w:pPr>
              <w:widowControl/>
              <w:tabs>
                <w:tab w:val="left" w:pos="228"/>
              </w:tabs>
              <w:snapToGrid w:val="0"/>
              <w:ind w:left="902" w:hanging="902"/>
              <w:jc w:val="center"/>
              <w:rPr>
                <w:rFonts w:eastAsia="DFKai-SB"/>
                <w:color w:val="000000" w:themeColor="text1"/>
              </w:rPr>
            </w:pPr>
            <w:r w:rsidRPr="002F2105">
              <w:rPr>
                <w:rFonts w:eastAsia="DFKai-SB"/>
                <w:color w:val="000000" w:themeColor="text1"/>
              </w:rPr>
              <w:t>○</w:t>
            </w:r>
            <w:r w:rsidRPr="002F2105">
              <w:rPr>
                <w:rFonts w:eastAsia="DFKai-SB"/>
                <w:color w:val="000000" w:themeColor="text1"/>
              </w:rPr>
              <w:t>是</w:t>
            </w:r>
            <w:r w:rsidRPr="002F2105">
              <w:rPr>
                <w:rFonts w:eastAsia="DFKai-SB"/>
                <w:color w:val="000000" w:themeColor="text1"/>
              </w:rPr>
              <w:t xml:space="preserve">   ○</w:t>
            </w:r>
            <w:r w:rsidRPr="002F2105">
              <w:rPr>
                <w:rFonts w:eastAsia="DFKai-SB"/>
                <w:color w:val="000000" w:themeColor="text1"/>
              </w:rPr>
              <w:t>否</w:t>
            </w:r>
          </w:p>
        </w:tc>
        <w:tc>
          <w:tcPr>
            <w:tcW w:w="2100" w:type="dxa"/>
            <w:tcBorders>
              <w:top w:val="single" w:sz="4" w:space="0" w:color="000000"/>
              <w:left w:val="single" w:sz="6" w:space="0" w:color="000000"/>
              <w:bottom w:val="single" w:sz="4" w:space="0" w:color="000000"/>
              <w:right w:val="single" w:sz="6" w:space="0" w:color="000000"/>
            </w:tcBorders>
            <w:shd w:val="clear" w:color="auto" w:fill="auto"/>
            <w:tcMar>
              <w:top w:w="0" w:type="dxa"/>
              <w:left w:w="108" w:type="dxa"/>
              <w:bottom w:w="0" w:type="dxa"/>
              <w:right w:w="108" w:type="dxa"/>
            </w:tcMar>
          </w:tcPr>
          <w:p w14:paraId="01C901DF" w14:textId="77777777" w:rsidR="00F177B4" w:rsidRPr="002F2105" w:rsidRDefault="00F177B4" w:rsidP="00F85D38">
            <w:pPr>
              <w:widowControl/>
              <w:tabs>
                <w:tab w:val="left" w:pos="228"/>
              </w:tabs>
              <w:snapToGrid w:val="0"/>
              <w:ind w:left="902" w:hanging="902"/>
              <w:jc w:val="both"/>
              <w:rPr>
                <w:rFonts w:eastAsia="DFKai-SB"/>
                <w:color w:val="000000" w:themeColor="text1"/>
                <w:sz w:val="22"/>
                <w:szCs w:val="22"/>
              </w:rPr>
            </w:pPr>
          </w:p>
        </w:tc>
      </w:tr>
      <w:tr w:rsidR="00F177B4" w:rsidRPr="002F2105" w14:paraId="3E11E4D3" w14:textId="77777777" w:rsidTr="00F177B4">
        <w:trPr>
          <w:trHeight w:val="1228"/>
          <w:jc w:val="center"/>
        </w:trPr>
        <w:tc>
          <w:tcPr>
            <w:tcW w:w="6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E39A3B7" w14:textId="77777777" w:rsidR="00F177B4" w:rsidRPr="002F2105" w:rsidRDefault="00F177B4" w:rsidP="00F85D38">
            <w:pPr>
              <w:widowControl/>
              <w:ind w:left="-1" w:hanging="9"/>
              <w:jc w:val="center"/>
              <w:rPr>
                <w:rFonts w:eastAsia="DFKai-SB"/>
                <w:color w:val="000000" w:themeColor="text1"/>
                <w:sz w:val="22"/>
                <w:szCs w:val="22"/>
              </w:rPr>
            </w:pPr>
            <w:r w:rsidRPr="002F2105">
              <w:rPr>
                <w:rFonts w:eastAsia="DFKai-SB"/>
                <w:color w:val="000000" w:themeColor="text1"/>
                <w:sz w:val="22"/>
                <w:szCs w:val="22"/>
              </w:rPr>
              <w:t>資料及</w:t>
            </w:r>
            <w:r w:rsidRPr="002F2105">
              <w:rPr>
                <w:rFonts w:eastAsia="DFKai-SB"/>
                <w:color w:val="000000" w:themeColor="text1"/>
                <w:sz w:val="22"/>
                <w:szCs w:val="22"/>
              </w:rPr>
              <w:t>AI</w:t>
            </w:r>
            <w:r w:rsidRPr="002F2105">
              <w:rPr>
                <w:rFonts w:eastAsia="DFKai-SB"/>
                <w:color w:val="000000" w:themeColor="text1"/>
                <w:sz w:val="22"/>
                <w:szCs w:val="22"/>
              </w:rPr>
              <w:t>模型</w:t>
            </w:r>
            <w:r w:rsidRPr="002F2105">
              <w:rPr>
                <w:rFonts w:eastAsia="DFKai-SB"/>
                <w:color w:val="000000" w:themeColor="text1"/>
                <w:sz w:val="22"/>
                <w:szCs w:val="22"/>
              </w:rPr>
              <w:lastRenderedPageBreak/>
              <w:t>之治理和共享</w:t>
            </w:r>
          </w:p>
        </w:tc>
        <w:tc>
          <w:tcPr>
            <w:tcW w:w="1989" w:type="dxa"/>
            <w:tcBorders>
              <w:top w:val="single"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44A7A78" w14:textId="77777777" w:rsidR="00F177B4" w:rsidRPr="002F2105" w:rsidRDefault="00F177B4" w:rsidP="00F177B4">
            <w:pPr>
              <w:pStyle w:val="ListParagraph"/>
              <w:numPr>
                <w:ilvl w:val="3"/>
                <w:numId w:val="55"/>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lastRenderedPageBreak/>
              <w:t>釋出可共享再利用的資料及模型。</w:t>
            </w:r>
          </w:p>
        </w:tc>
        <w:tc>
          <w:tcPr>
            <w:tcW w:w="1995" w:type="dxa"/>
            <w:tcBorders>
              <w:top w:val="single"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8494961" w14:textId="77777777" w:rsidR="00F177B4" w:rsidRPr="002F2105" w:rsidRDefault="00F177B4" w:rsidP="00F177B4">
            <w:pPr>
              <w:pStyle w:val="ListParagraph"/>
              <w:numPr>
                <w:ilvl w:val="3"/>
                <w:numId w:val="58"/>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t>資料集蒐整，並將新建置資料集</w:t>
            </w:r>
            <w:r w:rsidRPr="002F2105">
              <w:rPr>
                <w:rFonts w:eastAsia="DFKai-SB"/>
                <w:color w:val="000000" w:themeColor="text1"/>
                <w:sz w:val="22"/>
                <w:szCs w:val="22"/>
              </w:rPr>
              <w:t>(</w:t>
            </w:r>
            <w:r w:rsidRPr="002F2105">
              <w:rPr>
                <w:rFonts w:eastAsia="DFKai-SB"/>
                <w:color w:val="000000" w:themeColor="text1"/>
                <w:sz w:val="22"/>
                <w:szCs w:val="22"/>
              </w:rPr>
              <w:t>包含免費使用及有條件免費使用</w:t>
            </w:r>
            <w:r w:rsidRPr="002F2105">
              <w:rPr>
                <w:rFonts w:eastAsia="DFKai-SB"/>
                <w:color w:val="000000" w:themeColor="text1"/>
                <w:sz w:val="22"/>
                <w:szCs w:val="22"/>
              </w:rPr>
              <w:t>)</w:t>
            </w:r>
            <w:r w:rsidRPr="002F2105">
              <w:rPr>
                <w:rFonts w:eastAsia="DFKai-SB"/>
                <w:color w:val="000000" w:themeColor="text1"/>
                <w:sz w:val="22"/>
                <w:szCs w:val="22"/>
              </w:rPr>
              <w:t>及其說明文件上架至共享平台。</w:t>
            </w:r>
          </w:p>
          <w:p w14:paraId="4E90C469" w14:textId="77777777" w:rsidR="00F177B4" w:rsidRPr="002F2105" w:rsidRDefault="00F177B4" w:rsidP="00F177B4">
            <w:pPr>
              <w:pStyle w:val="ListParagraph"/>
              <w:numPr>
                <w:ilvl w:val="3"/>
                <w:numId w:val="58"/>
              </w:numPr>
              <w:tabs>
                <w:tab w:val="left" w:pos="326"/>
                <w:tab w:val="left" w:pos="804"/>
              </w:tabs>
              <w:suppressAutoHyphens/>
              <w:autoSpaceDE w:val="0"/>
              <w:autoSpaceDN w:val="0"/>
              <w:spacing w:before="20" w:line="262" w:lineRule="exact"/>
              <w:ind w:leftChars="0"/>
              <w:jc w:val="both"/>
              <w:textAlignment w:val="baseline"/>
              <w:rPr>
                <w:rFonts w:eastAsia="DFKai-SB"/>
                <w:color w:val="000000" w:themeColor="text1"/>
                <w:sz w:val="22"/>
                <w:szCs w:val="22"/>
              </w:rPr>
            </w:pPr>
            <w:r w:rsidRPr="002F2105">
              <w:rPr>
                <w:rFonts w:eastAsia="DFKai-SB"/>
                <w:color w:val="000000" w:themeColor="text1"/>
                <w:sz w:val="22"/>
                <w:szCs w:val="22"/>
              </w:rPr>
              <w:lastRenderedPageBreak/>
              <w:t>AI</w:t>
            </w:r>
            <w:r w:rsidRPr="002F2105">
              <w:rPr>
                <w:rFonts w:eastAsia="DFKai-SB"/>
                <w:color w:val="000000" w:themeColor="text1"/>
                <w:sz w:val="22"/>
                <w:szCs w:val="22"/>
              </w:rPr>
              <w:t>模型開發，將新開發</w:t>
            </w:r>
            <w:r w:rsidRPr="002F2105">
              <w:rPr>
                <w:rFonts w:eastAsia="DFKai-SB"/>
                <w:color w:val="000000" w:themeColor="text1"/>
                <w:sz w:val="22"/>
                <w:szCs w:val="22"/>
              </w:rPr>
              <w:t>AI</w:t>
            </w:r>
            <w:r w:rsidRPr="002F2105">
              <w:rPr>
                <w:rFonts w:eastAsia="DFKai-SB"/>
                <w:color w:val="000000" w:themeColor="text1"/>
                <w:sz w:val="22"/>
                <w:szCs w:val="22"/>
              </w:rPr>
              <w:t>模型</w:t>
            </w:r>
            <w:r w:rsidRPr="002F2105">
              <w:rPr>
                <w:rFonts w:eastAsia="DFKai-SB"/>
                <w:color w:val="000000" w:themeColor="text1"/>
                <w:sz w:val="22"/>
                <w:szCs w:val="22"/>
              </w:rPr>
              <w:t>(</w:t>
            </w:r>
            <w:r w:rsidRPr="002F2105">
              <w:rPr>
                <w:rFonts w:eastAsia="DFKai-SB"/>
                <w:color w:val="000000" w:themeColor="text1"/>
                <w:sz w:val="22"/>
                <w:szCs w:val="22"/>
              </w:rPr>
              <w:t>包含免費使用及有條件免費使用</w:t>
            </w:r>
            <w:r w:rsidRPr="002F2105">
              <w:rPr>
                <w:rFonts w:eastAsia="DFKai-SB"/>
                <w:color w:val="000000" w:themeColor="text1"/>
                <w:sz w:val="22"/>
                <w:szCs w:val="22"/>
              </w:rPr>
              <w:t>)</w:t>
            </w:r>
            <w:r w:rsidRPr="002F2105">
              <w:rPr>
                <w:rFonts w:eastAsia="DFKai-SB"/>
                <w:color w:val="000000" w:themeColor="text1"/>
                <w:sz w:val="22"/>
                <w:szCs w:val="22"/>
              </w:rPr>
              <w:t>及其功能與效能等相關說明文件上架至共享平台。</w:t>
            </w:r>
          </w:p>
        </w:tc>
        <w:tc>
          <w:tcPr>
            <w:tcW w:w="3315" w:type="dxa"/>
            <w:tcBorders>
              <w:top w:val="single"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2CBD680" w14:textId="77777777" w:rsidR="00F177B4" w:rsidRPr="002F2105" w:rsidRDefault="00F177B4" w:rsidP="00F85D38">
            <w:pPr>
              <w:widowControl/>
              <w:tabs>
                <w:tab w:val="left" w:pos="228"/>
              </w:tabs>
              <w:snapToGrid w:val="0"/>
              <w:jc w:val="both"/>
              <w:rPr>
                <w:rFonts w:eastAsia="DFKai-SB"/>
                <w:color w:val="000000" w:themeColor="text1"/>
              </w:rPr>
            </w:pPr>
            <w:r w:rsidRPr="002F2105">
              <w:rPr>
                <w:rFonts w:eastAsia="DFKai-SB"/>
                <w:color w:val="000000" w:themeColor="text1"/>
                <w:kern w:val="3"/>
                <w:sz w:val="22"/>
                <w:szCs w:val="22"/>
              </w:rPr>
              <w:lastRenderedPageBreak/>
              <w:t>Q3</w:t>
            </w:r>
            <w:r w:rsidRPr="002F2105">
              <w:rPr>
                <w:rFonts w:eastAsia="DFKai-SB"/>
                <w:color w:val="000000" w:themeColor="text1"/>
                <w:kern w:val="3"/>
                <w:sz w:val="22"/>
                <w:szCs w:val="22"/>
              </w:rPr>
              <w:t>：建置</w:t>
            </w:r>
            <w:r w:rsidRPr="002F2105">
              <w:rPr>
                <w:rFonts w:eastAsia="DFKai-SB"/>
                <w:color w:val="000000" w:themeColor="text1"/>
                <w:kern w:val="3"/>
                <w:sz w:val="22"/>
                <w:szCs w:val="22"/>
              </w:rPr>
              <w:t>16</w:t>
            </w:r>
            <w:r w:rsidRPr="002F2105">
              <w:rPr>
                <w:rFonts w:eastAsia="DFKai-SB"/>
                <w:color w:val="000000" w:themeColor="text1"/>
                <w:kern w:val="3"/>
                <w:sz w:val="22"/>
                <w:szCs w:val="22"/>
              </w:rPr>
              <w:t>項新資料集，依照規劃之共享型態與機制上架至共享平台。</w:t>
            </w:r>
          </w:p>
          <w:p w14:paraId="00F0A4A0" w14:textId="77777777" w:rsidR="00F177B4" w:rsidRPr="002F2105" w:rsidRDefault="00F177B4" w:rsidP="00F85D38">
            <w:pPr>
              <w:widowControl/>
              <w:tabs>
                <w:tab w:val="left" w:pos="228"/>
              </w:tabs>
              <w:snapToGrid w:val="0"/>
              <w:jc w:val="both"/>
              <w:rPr>
                <w:rFonts w:eastAsia="DFKai-SB"/>
                <w:color w:val="000000" w:themeColor="text1"/>
              </w:rPr>
            </w:pPr>
            <w:r w:rsidRPr="002F2105">
              <w:rPr>
                <w:rFonts w:eastAsia="DFKai-SB"/>
                <w:color w:val="000000" w:themeColor="text1"/>
                <w:kern w:val="3"/>
                <w:sz w:val="22"/>
                <w:szCs w:val="22"/>
              </w:rPr>
              <w:t>Q3</w:t>
            </w:r>
            <w:r w:rsidRPr="002F2105">
              <w:rPr>
                <w:rFonts w:eastAsia="DFKai-SB"/>
                <w:color w:val="000000" w:themeColor="text1"/>
                <w:kern w:val="3"/>
                <w:sz w:val="22"/>
                <w:szCs w:val="22"/>
              </w:rPr>
              <w:t>：新開發</w:t>
            </w:r>
            <w:r w:rsidRPr="002F2105">
              <w:rPr>
                <w:rFonts w:eastAsia="DFKai-SB"/>
                <w:color w:val="000000" w:themeColor="text1"/>
                <w:kern w:val="3"/>
                <w:sz w:val="22"/>
                <w:szCs w:val="22"/>
              </w:rPr>
              <w:t>AI</w:t>
            </w:r>
            <w:r w:rsidRPr="002F2105">
              <w:rPr>
                <w:rFonts w:eastAsia="DFKai-SB"/>
                <w:color w:val="000000" w:themeColor="text1"/>
                <w:kern w:val="3"/>
                <w:sz w:val="22"/>
                <w:szCs w:val="22"/>
              </w:rPr>
              <w:t>模型</w:t>
            </w:r>
            <w:r w:rsidRPr="002F2105">
              <w:rPr>
                <w:rFonts w:eastAsia="DFKai-SB"/>
                <w:color w:val="000000" w:themeColor="text1"/>
                <w:kern w:val="3"/>
                <w:sz w:val="22"/>
                <w:szCs w:val="22"/>
              </w:rPr>
              <w:t>6</w:t>
            </w:r>
            <w:r w:rsidRPr="002F2105">
              <w:rPr>
                <w:rFonts w:eastAsia="DFKai-SB"/>
                <w:color w:val="000000" w:themeColor="text1"/>
                <w:kern w:val="3"/>
                <w:sz w:val="22"/>
                <w:szCs w:val="22"/>
              </w:rPr>
              <w:t>項</w:t>
            </w:r>
            <w:r w:rsidRPr="002F2105">
              <w:rPr>
                <w:rFonts w:eastAsia="DFKai-SB"/>
                <w:color w:val="000000" w:themeColor="text1"/>
                <w:kern w:val="3"/>
                <w:sz w:val="22"/>
                <w:szCs w:val="22"/>
              </w:rPr>
              <w:t>*</w:t>
            </w:r>
            <w:r w:rsidRPr="002F2105">
              <w:rPr>
                <w:rFonts w:eastAsia="DFKai-SB"/>
                <w:color w:val="000000" w:themeColor="text1"/>
                <w:kern w:val="3"/>
                <w:sz w:val="22"/>
                <w:szCs w:val="22"/>
              </w:rPr>
              <w:t>，依照規劃之共享型態與機制上架至共享平台。</w:t>
            </w:r>
            <w:r w:rsidRPr="002F2105">
              <w:rPr>
                <w:rFonts w:eastAsia="DFKai-SB"/>
                <w:bCs/>
                <w:color w:val="000000" w:themeColor="text1"/>
                <w:kern w:val="3"/>
                <w:sz w:val="22"/>
                <w:szCs w:val="22"/>
              </w:rPr>
              <w:t>(*</w:t>
            </w:r>
            <w:r w:rsidRPr="002F2105">
              <w:rPr>
                <w:rFonts w:eastAsia="DFKai-SB"/>
                <w:bCs/>
                <w:color w:val="000000" w:themeColor="text1"/>
                <w:kern w:val="3"/>
                <w:sz w:val="22"/>
                <w:szCs w:val="22"/>
              </w:rPr>
              <w:t>根據期中進度報告</w:t>
            </w:r>
            <w:r w:rsidRPr="002F2105">
              <w:rPr>
                <w:rFonts w:eastAsia="DFKai-SB"/>
                <w:bCs/>
                <w:color w:val="000000" w:themeColor="text1"/>
                <w:kern w:val="3"/>
                <w:sz w:val="22"/>
                <w:szCs w:val="22"/>
              </w:rPr>
              <w:lastRenderedPageBreak/>
              <w:t>EXCEL</w:t>
            </w:r>
            <w:r w:rsidRPr="002F2105">
              <w:rPr>
                <w:rFonts w:eastAsia="DFKai-SB"/>
                <w:bCs/>
                <w:color w:val="000000" w:themeColor="text1"/>
                <w:kern w:val="3"/>
                <w:sz w:val="22"/>
                <w:szCs w:val="22"/>
              </w:rPr>
              <w:t>表</w:t>
            </w:r>
            <w:r w:rsidRPr="002F2105">
              <w:rPr>
                <w:rFonts w:eastAsia="DFKai-SB"/>
                <w:bCs/>
                <w:color w:val="000000" w:themeColor="text1"/>
                <w:kern w:val="3"/>
                <w:sz w:val="22"/>
                <w:szCs w:val="22"/>
              </w:rPr>
              <w:t>1</w:t>
            </w:r>
            <w:r w:rsidRPr="002F2105">
              <w:rPr>
                <w:rFonts w:eastAsia="DFKai-SB"/>
                <w:bCs/>
                <w:color w:val="000000" w:themeColor="text1"/>
                <w:kern w:val="3"/>
                <w:sz w:val="22"/>
                <w:szCs w:val="22"/>
              </w:rPr>
              <w:t>修正原先</w:t>
            </w:r>
            <w:r w:rsidRPr="002F2105">
              <w:rPr>
                <w:rFonts w:eastAsia="DFKai-SB"/>
                <w:bCs/>
                <w:color w:val="000000" w:themeColor="text1"/>
                <w:kern w:val="3"/>
                <w:sz w:val="22"/>
                <w:szCs w:val="22"/>
              </w:rPr>
              <w:t>9</w:t>
            </w:r>
            <w:r w:rsidRPr="002F2105">
              <w:rPr>
                <w:rFonts w:eastAsia="DFKai-SB"/>
                <w:bCs/>
                <w:color w:val="000000" w:themeColor="text1"/>
                <w:kern w:val="3"/>
                <w:sz w:val="22"/>
                <w:szCs w:val="22"/>
              </w:rPr>
              <w:t>項為</w:t>
            </w:r>
            <w:r w:rsidRPr="002F2105">
              <w:rPr>
                <w:rFonts w:eastAsia="DFKai-SB"/>
                <w:bCs/>
                <w:color w:val="000000" w:themeColor="text1"/>
                <w:kern w:val="3"/>
                <w:sz w:val="22"/>
                <w:szCs w:val="22"/>
              </w:rPr>
              <w:t>6</w:t>
            </w:r>
            <w:r w:rsidRPr="002F2105">
              <w:rPr>
                <w:rFonts w:eastAsia="DFKai-SB"/>
                <w:bCs/>
                <w:color w:val="000000" w:themeColor="text1"/>
                <w:kern w:val="3"/>
                <w:sz w:val="22"/>
                <w:szCs w:val="22"/>
              </w:rPr>
              <w:t>項</w:t>
            </w:r>
            <w:r w:rsidRPr="002F2105">
              <w:rPr>
                <w:rFonts w:eastAsia="DFKai-SB"/>
                <w:bCs/>
                <w:color w:val="000000" w:themeColor="text1"/>
                <w:kern w:val="3"/>
                <w:sz w:val="22"/>
                <w:szCs w:val="22"/>
              </w:rPr>
              <w:t>)</w:t>
            </w:r>
          </w:p>
        </w:tc>
        <w:tc>
          <w:tcPr>
            <w:tcW w:w="3641" w:type="dxa"/>
            <w:tcBorders>
              <w:top w:val="single"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AE8437A" w14:textId="77777777" w:rsidR="00F177B4" w:rsidRPr="002F2105" w:rsidRDefault="00F177B4" w:rsidP="00F177B4">
            <w:pPr>
              <w:numPr>
                <w:ilvl w:val="3"/>
                <w:numId w:val="59"/>
              </w:numPr>
              <w:tabs>
                <w:tab w:val="left" w:pos="42"/>
                <w:tab w:val="left" w:pos="520"/>
              </w:tabs>
              <w:suppressAutoHyphens/>
              <w:autoSpaceDE w:val="0"/>
              <w:autoSpaceDN w:val="0"/>
              <w:spacing w:before="20" w:line="262" w:lineRule="exact"/>
              <w:jc w:val="both"/>
              <w:textAlignment w:val="baseline"/>
              <w:rPr>
                <w:rFonts w:eastAsia="DFKai-SB"/>
                <w:color w:val="000000" w:themeColor="text1"/>
                <w:sz w:val="22"/>
                <w:szCs w:val="22"/>
              </w:rPr>
            </w:pPr>
          </w:p>
        </w:tc>
        <w:tc>
          <w:tcPr>
            <w:tcW w:w="1984" w:type="dxa"/>
            <w:tcBorders>
              <w:top w:val="single"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B715F63" w14:textId="77777777" w:rsidR="00F177B4" w:rsidRPr="002F2105" w:rsidRDefault="00F177B4" w:rsidP="00F85D38">
            <w:pPr>
              <w:widowControl/>
              <w:tabs>
                <w:tab w:val="left" w:pos="228"/>
              </w:tabs>
              <w:snapToGrid w:val="0"/>
              <w:ind w:left="902" w:hanging="902"/>
              <w:jc w:val="center"/>
              <w:rPr>
                <w:rFonts w:eastAsia="DFKai-SB"/>
                <w:color w:val="000000" w:themeColor="text1"/>
              </w:rPr>
            </w:pPr>
            <w:r w:rsidRPr="002F2105">
              <w:rPr>
                <w:rFonts w:eastAsia="DFKai-SB"/>
                <w:color w:val="000000" w:themeColor="text1"/>
              </w:rPr>
              <w:t>○</w:t>
            </w:r>
            <w:r w:rsidRPr="002F2105">
              <w:rPr>
                <w:rFonts w:eastAsia="DFKai-SB"/>
                <w:color w:val="000000" w:themeColor="text1"/>
              </w:rPr>
              <w:t>是</w:t>
            </w:r>
            <w:r w:rsidRPr="002F2105">
              <w:rPr>
                <w:rFonts w:eastAsia="DFKai-SB"/>
                <w:color w:val="000000" w:themeColor="text1"/>
              </w:rPr>
              <w:t xml:space="preserve">   ○</w:t>
            </w:r>
            <w:r w:rsidRPr="002F2105">
              <w:rPr>
                <w:rFonts w:eastAsia="DFKai-SB"/>
                <w:color w:val="000000" w:themeColor="text1"/>
              </w:rPr>
              <w:t>否</w:t>
            </w:r>
          </w:p>
        </w:tc>
        <w:tc>
          <w:tcPr>
            <w:tcW w:w="2100" w:type="dxa"/>
            <w:tcBorders>
              <w:top w:val="single"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765238F" w14:textId="77777777" w:rsidR="00F177B4" w:rsidRPr="002F2105" w:rsidRDefault="00F177B4" w:rsidP="00F177B4">
            <w:pPr>
              <w:numPr>
                <w:ilvl w:val="3"/>
                <w:numId w:val="60"/>
              </w:numPr>
              <w:tabs>
                <w:tab w:val="left" w:pos="42"/>
                <w:tab w:val="left" w:pos="425"/>
                <w:tab w:val="left" w:pos="520"/>
              </w:tabs>
              <w:suppressAutoHyphens/>
              <w:autoSpaceDE w:val="0"/>
              <w:autoSpaceDN w:val="0"/>
              <w:spacing w:before="20" w:line="262" w:lineRule="exact"/>
              <w:jc w:val="both"/>
              <w:textAlignment w:val="baseline"/>
              <w:rPr>
                <w:rFonts w:eastAsia="DFKai-SB"/>
                <w:color w:val="000000" w:themeColor="text1"/>
                <w:sz w:val="22"/>
                <w:szCs w:val="22"/>
              </w:rPr>
            </w:pPr>
          </w:p>
        </w:tc>
      </w:tr>
    </w:tbl>
    <w:p w14:paraId="4F8459E7" w14:textId="77777777" w:rsidR="00F177B4" w:rsidRPr="002F2105" w:rsidRDefault="00F177B4" w:rsidP="00375AD5">
      <w:pPr>
        <w:snapToGrid w:val="0"/>
        <w:spacing w:line="400" w:lineRule="exact"/>
        <w:jc w:val="both"/>
        <w:rPr>
          <w:rFonts w:eastAsia="DFKai-SB"/>
          <w:color w:val="000000" w:themeColor="text1"/>
          <w:sz w:val="28"/>
        </w:rPr>
      </w:pPr>
    </w:p>
    <w:p w14:paraId="2379D84C" w14:textId="77777777" w:rsidR="00F177B4" w:rsidRPr="002F2105" w:rsidRDefault="00F177B4" w:rsidP="00375AD5">
      <w:pPr>
        <w:snapToGrid w:val="0"/>
        <w:spacing w:line="400" w:lineRule="exact"/>
        <w:jc w:val="both"/>
        <w:rPr>
          <w:rFonts w:eastAsia="DFKai-SB"/>
          <w:color w:val="000000" w:themeColor="text1"/>
          <w:sz w:val="28"/>
        </w:rPr>
      </w:pPr>
    </w:p>
    <w:p w14:paraId="146BAC3C" w14:textId="77777777" w:rsidR="00174584" w:rsidRPr="002F2105" w:rsidRDefault="00174584" w:rsidP="00375AD5">
      <w:pPr>
        <w:snapToGrid w:val="0"/>
        <w:spacing w:line="400" w:lineRule="exact"/>
        <w:jc w:val="both"/>
        <w:rPr>
          <w:rFonts w:eastAsia="DFKai-SB"/>
          <w:color w:val="000000" w:themeColor="text1"/>
          <w:sz w:val="28"/>
        </w:rPr>
        <w:sectPr w:rsidR="00174584" w:rsidRPr="002F2105" w:rsidSect="00F177B4">
          <w:pgSz w:w="16838" w:h="11906" w:orient="landscape"/>
          <w:pgMar w:top="1134" w:right="1134" w:bottom="1134" w:left="1134" w:header="851" w:footer="851" w:gutter="0"/>
          <w:cols w:space="425"/>
          <w:titlePg/>
          <w:docGrid w:type="lines" w:linePitch="381"/>
        </w:sectPr>
      </w:pPr>
    </w:p>
    <w:p w14:paraId="01BB3E5C" w14:textId="77777777" w:rsidR="000D3D15" w:rsidRPr="002F2105" w:rsidRDefault="000D3D15" w:rsidP="00FA1141">
      <w:pPr>
        <w:snapToGrid w:val="0"/>
        <w:spacing w:line="400" w:lineRule="exact"/>
        <w:outlineLvl w:val="0"/>
        <w:rPr>
          <w:rFonts w:eastAsia="DFKai-SB"/>
          <w:b/>
          <w:bCs/>
          <w:color w:val="000000" w:themeColor="text1"/>
          <w:sz w:val="32"/>
          <w:szCs w:val="36"/>
        </w:rPr>
      </w:pPr>
      <w:bookmarkStart w:id="70" w:name="_Toc108422697"/>
      <w:r w:rsidRPr="002F2105">
        <w:rPr>
          <w:rFonts w:eastAsia="DFKai-SB"/>
          <w:b/>
          <w:bCs/>
          <w:color w:val="000000" w:themeColor="text1"/>
          <w:sz w:val="32"/>
          <w:szCs w:val="36"/>
        </w:rPr>
        <w:lastRenderedPageBreak/>
        <w:t>附</w:t>
      </w:r>
      <w:r w:rsidR="00E91667" w:rsidRPr="002F2105">
        <w:rPr>
          <w:rFonts w:eastAsia="DFKai-SB"/>
          <w:b/>
          <w:bCs/>
          <w:color w:val="000000" w:themeColor="text1"/>
          <w:sz w:val="32"/>
          <w:szCs w:val="36"/>
        </w:rPr>
        <w:t>件</w:t>
      </w:r>
      <w:r w:rsidR="00301A3C" w:rsidRPr="002F2105">
        <w:rPr>
          <w:rFonts w:eastAsia="DFKai-SB"/>
          <w:b/>
          <w:bCs/>
          <w:color w:val="000000" w:themeColor="text1"/>
          <w:sz w:val="32"/>
          <w:szCs w:val="36"/>
        </w:rPr>
        <w:t>3</w:t>
      </w:r>
      <w:r w:rsidRPr="002F2105">
        <w:rPr>
          <w:rFonts w:eastAsia="DFKai-SB"/>
          <w:b/>
          <w:bCs/>
          <w:color w:val="000000" w:themeColor="text1"/>
          <w:sz w:val="32"/>
          <w:szCs w:val="36"/>
        </w:rPr>
        <w:t>、</w:t>
      </w:r>
      <w:r w:rsidR="0068144E" w:rsidRPr="002F2105">
        <w:rPr>
          <w:rFonts w:eastAsia="DFKai-SB"/>
          <w:b/>
          <w:bCs/>
          <w:color w:val="000000" w:themeColor="text1"/>
          <w:sz w:val="32"/>
          <w:szCs w:val="36"/>
        </w:rPr>
        <w:t>資料及</w:t>
      </w:r>
      <w:r w:rsidR="0068144E" w:rsidRPr="002F2105">
        <w:rPr>
          <w:rFonts w:eastAsia="DFKai-SB"/>
          <w:b/>
          <w:bCs/>
          <w:color w:val="000000" w:themeColor="text1"/>
          <w:sz w:val="32"/>
          <w:szCs w:val="36"/>
        </w:rPr>
        <w:t>AI</w:t>
      </w:r>
      <w:r w:rsidR="0068144E" w:rsidRPr="002F2105">
        <w:rPr>
          <w:rFonts w:eastAsia="DFKai-SB"/>
          <w:b/>
          <w:bCs/>
          <w:color w:val="000000" w:themeColor="text1"/>
          <w:sz w:val="32"/>
          <w:szCs w:val="36"/>
        </w:rPr>
        <w:t>模型之治理與共享成果表格</w:t>
      </w:r>
      <w:bookmarkEnd w:id="70"/>
    </w:p>
    <w:p w14:paraId="07540A9E" w14:textId="77777777" w:rsidR="001A67B6" w:rsidRPr="002F2105" w:rsidRDefault="000D3D15" w:rsidP="00375AD5">
      <w:pPr>
        <w:snapToGrid w:val="0"/>
        <w:spacing w:line="400" w:lineRule="exact"/>
        <w:rPr>
          <w:rFonts w:eastAsia="DFKai-SB"/>
          <w:color w:val="000000" w:themeColor="text1"/>
          <w:szCs w:val="36"/>
        </w:rPr>
      </w:pPr>
      <w:r w:rsidRPr="002F2105">
        <w:rPr>
          <w:rFonts w:eastAsia="DFKai-SB"/>
          <w:color w:val="000000" w:themeColor="text1"/>
          <w:szCs w:val="36"/>
        </w:rPr>
        <w:t>包含：</w:t>
      </w:r>
    </w:p>
    <w:p w14:paraId="3E2815E9" w14:textId="77777777" w:rsidR="00F1093C" w:rsidRPr="002F2105" w:rsidRDefault="00F1093C" w:rsidP="00F1093C">
      <w:pPr>
        <w:snapToGrid w:val="0"/>
        <w:spacing w:line="400" w:lineRule="exact"/>
        <w:ind w:left="1133" w:hangingChars="472" w:hanging="1133"/>
        <w:rPr>
          <w:rFonts w:eastAsia="DFKai-SB"/>
          <w:color w:val="000000" w:themeColor="text1"/>
          <w:szCs w:val="36"/>
        </w:rPr>
      </w:pPr>
      <w:r w:rsidRPr="002F2105">
        <w:rPr>
          <w:rFonts w:eastAsia="DFKai-SB" w:hint="eastAsia"/>
          <w:color w:val="000000" w:themeColor="text1"/>
          <w:szCs w:val="36"/>
        </w:rPr>
        <w:t>附件</w:t>
      </w:r>
      <w:r w:rsidR="00301A3C" w:rsidRPr="002F2105">
        <w:rPr>
          <w:rFonts w:eastAsia="DFKai-SB"/>
          <w:color w:val="000000" w:themeColor="text1"/>
          <w:szCs w:val="36"/>
        </w:rPr>
        <w:t>3</w:t>
      </w:r>
      <w:r w:rsidRPr="002F2105">
        <w:rPr>
          <w:rFonts w:eastAsia="DFKai-SB"/>
          <w:color w:val="000000" w:themeColor="text1"/>
          <w:szCs w:val="36"/>
        </w:rPr>
        <w:t>-1.</w:t>
      </w:r>
      <w:r w:rsidRPr="002F2105">
        <w:rPr>
          <w:rFonts w:eastAsia="DFKai-SB" w:hint="eastAsia"/>
          <w:color w:val="000000" w:themeColor="text1"/>
          <w:szCs w:val="36"/>
          <w:highlight w:val="green"/>
        </w:rPr>
        <w:t>「個資當事人同意書</w:t>
      </w:r>
      <w:r w:rsidRPr="002F2105">
        <w:rPr>
          <w:rFonts w:eastAsia="DFKai-SB"/>
          <w:color w:val="000000" w:themeColor="text1"/>
          <w:szCs w:val="36"/>
          <w:highlight w:val="green"/>
        </w:rPr>
        <w:t>/</w:t>
      </w:r>
      <w:r w:rsidRPr="002F2105">
        <w:rPr>
          <w:rFonts w:eastAsia="DFKai-SB" w:hint="eastAsia"/>
          <w:color w:val="000000" w:themeColor="text1"/>
          <w:szCs w:val="36"/>
          <w:highlight w:val="green"/>
        </w:rPr>
        <w:t>權利保障通知書」</w:t>
      </w:r>
      <w:r w:rsidR="00225542" w:rsidRPr="002F2105">
        <w:rPr>
          <w:rFonts w:eastAsia="DFKai-SB"/>
          <w:b/>
          <w:color w:val="000000" w:themeColor="text1"/>
          <w:sz w:val="28"/>
          <w:szCs w:val="22"/>
          <w:shd w:val="clear" w:color="auto" w:fill="FFFF00"/>
        </w:rPr>
        <w:t>(</w:t>
      </w:r>
      <w:r w:rsidR="00225542" w:rsidRPr="002F2105">
        <w:rPr>
          <w:rFonts w:eastAsia="DFKai-SB"/>
          <w:b/>
          <w:color w:val="000000" w:themeColor="text1"/>
          <w:sz w:val="28"/>
          <w:szCs w:val="22"/>
          <w:shd w:val="clear" w:color="auto" w:fill="FFFF00"/>
        </w:rPr>
        <w:t>請各子計畫提供</w:t>
      </w:r>
      <w:r w:rsidR="00225542" w:rsidRPr="002F2105">
        <w:rPr>
          <w:rFonts w:eastAsia="DFKai-SB"/>
          <w:b/>
          <w:color w:val="000000" w:themeColor="text1"/>
          <w:sz w:val="28"/>
          <w:szCs w:val="22"/>
          <w:shd w:val="clear" w:color="auto" w:fill="FFFF00"/>
        </w:rPr>
        <w:t>)</w:t>
      </w:r>
    </w:p>
    <w:p w14:paraId="22DD5332" w14:textId="77777777" w:rsidR="00F1093C" w:rsidRPr="002F2105" w:rsidRDefault="00F1093C" w:rsidP="00F1093C">
      <w:pPr>
        <w:snapToGrid w:val="0"/>
        <w:spacing w:line="400" w:lineRule="exact"/>
        <w:ind w:left="1133" w:hangingChars="472" w:hanging="1133"/>
        <w:rPr>
          <w:rFonts w:eastAsia="DFKai-SB"/>
          <w:color w:val="000000" w:themeColor="text1"/>
          <w:szCs w:val="36"/>
        </w:rPr>
      </w:pPr>
      <w:r w:rsidRPr="002F2105">
        <w:rPr>
          <w:rFonts w:eastAsia="DFKai-SB" w:hint="eastAsia"/>
          <w:color w:val="000000" w:themeColor="text1"/>
          <w:szCs w:val="36"/>
        </w:rPr>
        <w:t>附件</w:t>
      </w:r>
      <w:r w:rsidR="00301A3C" w:rsidRPr="002F2105">
        <w:rPr>
          <w:rFonts w:eastAsia="DFKai-SB"/>
          <w:color w:val="000000" w:themeColor="text1"/>
          <w:szCs w:val="36"/>
        </w:rPr>
        <w:t>3</w:t>
      </w:r>
      <w:r w:rsidRPr="002F2105">
        <w:rPr>
          <w:rFonts w:eastAsia="DFKai-SB"/>
          <w:color w:val="000000" w:themeColor="text1"/>
          <w:szCs w:val="36"/>
        </w:rPr>
        <w:t xml:space="preserve">-2. </w:t>
      </w:r>
      <w:r w:rsidRPr="002F2105">
        <w:rPr>
          <w:rFonts w:eastAsia="DFKai-SB" w:hint="eastAsia"/>
          <w:color w:val="000000" w:themeColor="text1"/>
          <w:szCs w:val="36"/>
          <w:highlight w:val="green"/>
        </w:rPr>
        <w:t>「涉及個資」且為「已完全去連結之回溯性資料集」所取得資料提供者出具之聲明或佐證資料</w:t>
      </w:r>
      <w:r w:rsidR="00225542" w:rsidRPr="002F2105">
        <w:rPr>
          <w:rFonts w:eastAsia="DFKai-SB"/>
          <w:color w:val="000000" w:themeColor="text1"/>
          <w:szCs w:val="36"/>
        </w:rPr>
        <w:t xml:space="preserve"> </w:t>
      </w:r>
      <w:r w:rsidR="00225542" w:rsidRPr="002F2105">
        <w:rPr>
          <w:rFonts w:eastAsia="DFKai-SB"/>
          <w:b/>
          <w:color w:val="000000" w:themeColor="text1"/>
          <w:sz w:val="28"/>
          <w:szCs w:val="22"/>
          <w:shd w:val="clear" w:color="auto" w:fill="FFFF00"/>
        </w:rPr>
        <w:t>(</w:t>
      </w:r>
      <w:r w:rsidR="00225542" w:rsidRPr="002F2105">
        <w:rPr>
          <w:rFonts w:eastAsia="DFKai-SB"/>
          <w:b/>
          <w:color w:val="000000" w:themeColor="text1"/>
          <w:sz w:val="28"/>
          <w:szCs w:val="22"/>
          <w:shd w:val="clear" w:color="auto" w:fill="FFFF00"/>
        </w:rPr>
        <w:t>請各子計畫提供</w:t>
      </w:r>
      <w:r w:rsidR="00225542" w:rsidRPr="002F2105">
        <w:rPr>
          <w:rFonts w:eastAsia="DFKai-SB"/>
          <w:b/>
          <w:color w:val="000000" w:themeColor="text1"/>
          <w:sz w:val="28"/>
          <w:szCs w:val="22"/>
          <w:shd w:val="clear" w:color="auto" w:fill="FFFF00"/>
        </w:rPr>
        <w:t>)</w:t>
      </w:r>
    </w:p>
    <w:p w14:paraId="1FCD5B44" w14:textId="77777777" w:rsidR="00027291" w:rsidRPr="002F2105" w:rsidRDefault="00027291" w:rsidP="00027291">
      <w:pPr>
        <w:snapToGrid w:val="0"/>
        <w:spacing w:line="400" w:lineRule="exact"/>
        <w:ind w:left="1133" w:hangingChars="472" w:hanging="1133"/>
        <w:rPr>
          <w:rFonts w:eastAsia="DFKai-SB"/>
          <w:color w:val="000000" w:themeColor="text1"/>
          <w:szCs w:val="36"/>
        </w:rPr>
      </w:pPr>
      <w:r w:rsidRPr="002F2105">
        <w:rPr>
          <w:rFonts w:eastAsia="DFKai-SB" w:hint="eastAsia"/>
          <w:color w:val="000000" w:themeColor="text1"/>
          <w:szCs w:val="36"/>
        </w:rPr>
        <w:t>附件</w:t>
      </w:r>
      <w:r w:rsidR="00301A3C" w:rsidRPr="002F2105">
        <w:rPr>
          <w:rFonts w:eastAsia="DFKai-SB"/>
          <w:color w:val="000000" w:themeColor="text1"/>
          <w:szCs w:val="36"/>
        </w:rPr>
        <w:t>3</w:t>
      </w:r>
      <w:r w:rsidRPr="002F2105">
        <w:rPr>
          <w:rFonts w:eastAsia="DFKai-SB"/>
          <w:color w:val="000000" w:themeColor="text1"/>
          <w:szCs w:val="36"/>
        </w:rPr>
        <w:t xml:space="preserve">-3. </w:t>
      </w:r>
      <w:r w:rsidRPr="002F2105">
        <w:rPr>
          <w:rFonts w:eastAsia="DFKai-SB" w:hint="eastAsia"/>
          <w:color w:val="000000" w:themeColor="text1"/>
          <w:szCs w:val="36"/>
        </w:rPr>
        <w:t>第</w:t>
      </w:r>
      <w:r w:rsidRPr="002F2105">
        <w:rPr>
          <w:rFonts w:eastAsia="DFKai-SB"/>
          <w:color w:val="000000" w:themeColor="text1"/>
          <w:szCs w:val="36"/>
        </w:rPr>
        <w:t>1</w:t>
      </w:r>
      <w:r w:rsidRPr="002F2105">
        <w:rPr>
          <w:rFonts w:eastAsia="DFKai-SB" w:hint="eastAsia"/>
          <w:color w:val="000000" w:themeColor="text1"/>
          <w:szCs w:val="36"/>
        </w:rPr>
        <w:t>年度及第</w:t>
      </w:r>
      <w:r w:rsidRPr="002F2105">
        <w:rPr>
          <w:rFonts w:eastAsia="DFKai-SB"/>
          <w:color w:val="000000" w:themeColor="text1"/>
          <w:szCs w:val="36"/>
        </w:rPr>
        <w:t>2</w:t>
      </w:r>
      <w:r w:rsidRPr="002F2105">
        <w:rPr>
          <w:rFonts w:eastAsia="DFKai-SB" w:hint="eastAsia"/>
          <w:color w:val="000000" w:themeColor="text1"/>
          <w:szCs w:val="36"/>
        </w:rPr>
        <w:t>年度共享資料集清單</w:t>
      </w:r>
      <w:r w:rsidR="00225542" w:rsidRPr="002F2105">
        <w:rPr>
          <w:rFonts w:eastAsia="DFKai-SB"/>
          <w:color w:val="000000" w:themeColor="text1"/>
          <w:szCs w:val="36"/>
        </w:rPr>
        <w:t xml:space="preserve"> </w:t>
      </w:r>
      <w:r w:rsidR="00225542" w:rsidRPr="002F2105">
        <w:rPr>
          <w:rFonts w:eastAsia="DFKai-SB"/>
          <w:b/>
          <w:bCs/>
          <w:color w:val="000000" w:themeColor="text1"/>
          <w:sz w:val="28"/>
          <w:szCs w:val="28"/>
          <w:shd w:val="clear" w:color="auto" w:fill="FFFF00"/>
        </w:rPr>
        <w:t>(</w:t>
      </w:r>
      <w:r w:rsidR="00225542" w:rsidRPr="002F2105">
        <w:rPr>
          <w:rFonts w:eastAsia="DFKai-SB" w:hint="eastAsia"/>
          <w:b/>
          <w:bCs/>
          <w:color w:val="000000" w:themeColor="text1"/>
          <w:sz w:val="28"/>
          <w:szCs w:val="28"/>
          <w:shd w:val="clear" w:color="auto" w:fill="FFFF00"/>
        </w:rPr>
        <w:t>總計畫</w:t>
      </w:r>
      <w:r w:rsidR="00473C2C" w:rsidRPr="002F2105">
        <w:rPr>
          <w:rFonts w:eastAsia="DFKai-SB" w:hint="eastAsia"/>
          <w:b/>
          <w:bCs/>
          <w:color w:val="000000" w:themeColor="text1"/>
          <w:sz w:val="28"/>
          <w:szCs w:val="28"/>
          <w:shd w:val="clear" w:color="auto" w:fill="FFFF00"/>
        </w:rPr>
        <w:t>彙整</w:t>
      </w:r>
      <w:r w:rsidR="00225542" w:rsidRPr="002F2105">
        <w:rPr>
          <w:rFonts w:eastAsia="DFKai-SB" w:hint="eastAsia"/>
          <w:b/>
          <w:bCs/>
          <w:color w:val="000000" w:themeColor="text1"/>
          <w:sz w:val="28"/>
          <w:szCs w:val="28"/>
          <w:shd w:val="clear" w:color="auto" w:fill="FFFF00"/>
        </w:rPr>
        <w:t>，</w:t>
      </w:r>
      <w:r w:rsidR="00225542" w:rsidRPr="002F2105">
        <w:rPr>
          <w:rFonts w:eastAsia="DFKai-SB"/>
          <w:b/>
          <w:color w:val="000000" w:themeColor="text1"/>
          <w:sz w:val="28"/>
          <w:szCs w:val="22"/>
          <w:shd w:val="clear" w:color="auto" w:fill="FFFF00"/>
        </w:rPr>
        <w:t>請各子計畫</w:t>
      </w:r>
      <w:r w:rsidR="00225542" w:rsidRPr="002F2105">
        <w:rPr>
          <w:rFonts w:eastAsia="DFKai-SB" w:hint="eastAsia"/>
          <w:b/>
          <w:color w:val="000000" w:themeColor="text1"/>
          <w:sz w:val="28"/>
          <w:szCs w:val="22"/>
          <w:shd w:val="clear" w:color="auto" w:fill="FFFF00"/>
        </w:rPr>
        <w:t>確認</w:t>
      </w:r>
      <w:r w:rsidR="00225542" w:rsidRPr="002F2105">
        <w:rPr>
          <w:rFonts w:eastAsia="DFKai-SB"/>
          <w:b/>
          <w:color w:val="000000" w:themeColor="text1"/>
          <w:sz w:val="28"/>
          <w:szCs w:val="22"/>
          <w:shd w:val="clear" w:color="auto" w:fill="FFFF00"/>
        </w:rPr>
        <w:t>)</w:t>
      </w:r>
    </w:p>
    <w:p w14:paraId="2432F8BA" w14:textId="77777777" w:rsidR="00027291" w:rsidRPr="002F2105" w:rsidRDefault="00027291" w:rsidP="00027291">
      <w:pPr>
        <w:snapToGrid w:val="0"/>
        <w:spacing w:line="400" w:lineRule="exact"/>
        <w:ind w:left="1133" w:hangingChars="472" w:hanging="1133"/>
        <w:rPr>
          <w:rFonts w:eastAsia="DFKai-SB"/>
          <w:color w:val="000000" w:themeColor="text1"/>
          <w:szCs w:val="36"/>
        </w:rPr>
      </w:pPr>
      <w:r w:rsidRPr="002F2105">
        <w:rPr>
          <w:rFonts w:eastAsia="DFKai-SB" w:hint="eastAsia"/>
          <w:color w:val="000000" w:themeColor="text1"/>
          <w:szCs w:val="36"/>
        </w:rPr>
        <w:t>附件</w:t>
      </w:r>
      <w:r w:rsidR="00301A3C" w:rsidRPr="002F2105">
        <w:rPr>
          <w:rFonts w:eastAsia="DFKai-SB"/>
          <w:color w:val="000000" w:themeColor="text1"/>
          <w:szCs w:val="36"/>
        </w:rPr>
        <w:t>3</w:t>
      </w:r>
      <w:r w:rsidRPr="002F2105">
        <w:rPr>
          <w:rFonts w:eastAsia="DFKai-SB"/>
          <w:color w:val="000000" w:themeColor="text1"/>
          <w:szCs w:val="36"/>
        </w:rPr>
        <w:t xml:space="preserve">-4. </w:t>
      </w:r>
      <w:r w:rsidRPr="002F2105">
        <w:rPr>
          <w:rFonts w:eastAsia="DFKai-SB" w:hint="eastAsia"/>
          <w:color w:val="000000" w:themeColor="text1"/>
          <w:szCs w:val="36"/>
        </w:rPr>
        <w:t>第</w:t>
      </w:r>
      <w:r w:rsidRPr="002F2105">
        <w:rPr>
          <w:rFonts w:eastAsia="DFKai-SB"/>
          <w:color w:val="000000" w:themeColor="text1"/>
          <w:szCs w:val="36"/>
        </w:rPr>
        <w:t>1</w:t>
      </w:r>
      <w:r w:rsidRPr="002F2105">
        <w:rPr>
          <w:rFonts w:eastAsia="DFKai-SB" w:hint="eastAsia"/>
          <w:color w:val="000000" w:themeColor="text1"/>
          <w:szCs w:val="36"/>
        </w:rPr>
        <w:t>年度及第</w:t>
      </w:r>
      <w:r w:rsidRPr="002F2105">
        <w:rPr>
          <w:rFonts w:eastAsia="DFKai-SB"/>
          <w:color w:val="000000" w:themeColor="text1"/>
          <w:szCs w:val="36"/>
        </w:rPr>
        <w:t>2</w:t>
      </w:r>
      <w:r w:rsidRPr="002F2105">
        <w:rPr>
          <w:rFonts w:eastAsia="DFKai-SB" w:hint="eastAsia"/>
          <w:color w:val="000000" w:themeColor="text1"/>
          <w:szCs w:val="36"/>
        </w:rPr>
        <w:t>年度共享</w:t>
      </w:r>
      <w:r w:rsidRPr="002F2105">
        <w:rPr>
          <w:rFonts w:eastAsia="DFKai-SB"/>
          <w:color w:val="000000" w:themeColor="text1"/>
          <w:szCs w:val="36"/>
        </w:rPr>
        <w:t>AI</w:t>
      </w:r>
      <w:r w:rsidRPr="002F2105">
        <w:rPr>
          <w:rFonts w:eastAsia="DFKai-SB" w:hint="eastAsia"/>
          <w:color w:val="000000" w:themeColor="text1"/>
          <w:szCs w:val="36"/>
        </w:rPr>
        <w:t>模型清單</w:t>
      </w:r>
      <w:r w:rsidR="00225542" w:rsidRPr="002F2105">
        <w:rPr>
          <w:rFonts w:eastAsia="DFKai-SB"/>
          <w:b/>
          <w:bCs/>
          <w:color w:val="000000" w:themeColor="text1"/>
          <w:sz w:val="28"/>
          <w:szCs w:val="28"/>
          <w:shd w:val="clear" w:color="auto" w:fill="FFFF00"/>
        </w:rPr>
        <w:t>(</w:t>
      </w:r>
      <w:r w:rsidR="00225542" w:rsidRPr="002F2105">
        <w:rPr>
          <w:rFonts w:eastAsia="DFKai-SB" w:hint="eastAsia"/>
          <w:b/>
          <w:bCs/>
          <w:color w:val="000000" w:themeColor="text1"/>
          <w:sz w:val="28"/>
          <w:szCs w:val="28"/>
          <w:shd w:val="clear" w:color="auto" w:fill="FFFF00"/>
        </w:rPr>
        <w:t>總計畫</w:t>
      </w:r>
      <w:r w:rsidR="00473C2C" w:rsidRPr="002F2105">
        <w:rPr>
          <w:rFonts w:eastAsia="DFKai-SB" w:hint="eastAsia"/>
          <w:b/>
          <w:bCs/>
          <w:color w:val="000000" w:themeColor="text1"/>
          <w:sz w:val="28"/>
          <w:szCs w:val="28"/>
          <w:shd w:val="clear" w:color="auto" w:fill="FFFF00"/>
        </w:rPr>
        <w:t>彙整</w:t>
      </w:r>
      <w:r w:rsidR="00225542" w:rsidRPr="002F2105">
        <w:rPr>
          <w:rFonts w:eastAsia="DFKai-SB" w:hint="eastAsia"/>
          <w:b/>
          <w:color w:val="000000" w:themeColor="text1"/>
          <w:sz w:val="28"/>
          <w:szCs w:val="22"/>
          <w:shd w:val="clear" w:color="auto" w:fill="FFFF00"/>
        </w:rPr>
        <w:t>，</w:t>
      </w:r>
      <w:r w:rsidR="00225542" w:rsidRPr="002F2105">
        <w:rPr>
          <w:rFonts w:eastAsia="DFKai-SB"/>
          <w:b/>
          <w:color w:val="000000" w:themeColor="text1"/>
          <w:sz w:val="28"/>
          <w:szCs w:val="22"/>
          <w:shd w:val="clear" w:color="auto" w:fill="FFFF00"/>
        </w:rPr>
        <w:t>請各子計畫</w:t>
      </w:r>
      <w:r w:rsidR="00225542" w:rsidRPr="002F2105">
        <w:rPr>
          <w:rFonts w:eastAsia="DFKai-SB" w:hint="eastAsia"/>
          <w:b/>
          <w:color w:val="000000" w:themeColor="text1"/>
          <w:sz w:val="28"/>
          <w:szCs w:val="22"/>
          <w:shd w:val="clear" w:color="auto" w:fill="FFFF00"/>
        </w:rPr>
        <w:t>確認</w:t>
      </w:r>
      <w:r w:rsidR="00225542" w:rsidRPr="002F2105">
        <w:rPr>
          <w:rFonts w:eastAsia="DFKai-SB"/>
          <w:b/>
          <w:color w:val="000000" w:themeColor="text1"/>
          <w:sz w:val="28"/>
          <w:szCs w:val="22"/>
          <w:shd w:val="clear" w:color="auto" w:fill="FFFF00"/>
        </w:rPr>
        <w:t>)</w:t>
      </w:r>
    </w:p>
    <w:p w14:paraId="527CB3D0" w14:textId="77777777" w:rsidR="00F1093C" w:rsidRPr="002F2105" w:rsidRDefault="0068144E" w:rsidP="00F1093C">
      <w:pPr>
        <w:widowControl/>
        <w:snapToGrid w:val="0"/>
        <w:spacing w:line="400" w:lineRule="exact"/>
        <w:ind w:left="1296" w:hangingChars="405" w:hanging="1296"/>
        <w:rPr>
          <w:rFonts w:eastAsia="DFKai-SB"/>
          <w:color w:val="000000" w:themeColor="text1"/>
          <w:kern w:val="0"/>
          <w:sz w:val="32"/>
          <w:szCs w:val="32"/>
        </w:rPr>
      </w:pPr>
      <w:r w:rsidRPr="002F2105">
        <w:rPr>
          <w:rFonts w:eastAsia="DFKai-SB"/>
          <w:color w:val="000000" w:themeColor="text1"/>
          <w:kern w:val="0"/>
          <w:sz w:val="32"/>
          <w:szCs w:val="32"/>
        </w:rPr>
        <w:br w:type="page"/>
      </w:r>
      <w:r w:rsidR="00F1093C" w:rsidRPr="002F2105">
        <w:rPr>
          <w:rFonts w:eastAsia="DFKai-SB" w:hint="eastAsia"/>
          <w:color w:val="000000" w:themeColor="text1"/>
          <w:kern w:val="0"/>
          <w:sz w:val="32"/>
          <w:szCs w:val="32"/>
        </w:rPr>
        <w:lastRenderedPageBreak/>
        <w:t>附件</w:t>
      </w:r>
      <w:r w:rsidR="00301A3C" w:rsidRPr="002F2105">
        <w:rPr>
          <w:rFonts w:eastAsia="DFKai-SB"/>
          <w:color w:val="000000" w:themeColor="text1"/>
          <w:kern w:val="0"/>
          <w:sz w:val="32"/>
          <w:szCs w:val="32"/>
        </w:rPr>
        <w:t>3</w:t>
      </w:r>
      <w:r w:rsidR="00F1093C" w:rsidRPr="002F2105">
        <w:rPr>
          <w:rFonts w:eastAsia="DFKai-SB"/>
          <w:color w:val="000000" w:themeColor="text1"/>
          <w:kern w:val="0"/>
          <w:sz w:val="32"/>
          <w:szCs w:val="32"/>
        </w:rPr>
        <w:t>-1.</w:t>
      </w:r>
      <w:r w:rsidR="00F1093C" w:rsidRPr="002F2105">
        <w:rPr>
          <w:rFonts w:eastAsia="DFKai-SB"/>
          <w:color w:val="000000" w:themeColor="text1"/>
        </w:rPr>
        <w:t xml:space="preserve"> </w:t>
      </w:r>
      <w:r w:rsidR="00F1093C" w:rsidRPr="002F2105">
        <w:rPr>
          <w:rFonts w:eastAsia="DFKai-SB" w:hint="eastAsia"/>
          <w:color w:val="000000" w:themeColor="text1"/>
          <w:kern w:val="0"/>
          <w:sz w:val="32"/>
          <w:szCs w:val="32"/>
        </w:rPr>
        <w:t>「個資當事人同意書</w:t>
      </w:r>
      <w:r w:rsidR="00F1093C" w:rsidRPr="002F2105">
        <w:rPr>
          <w:rFonts w:eastAsia="DFKai-SB"/>
          <w:color w:val="000000" w:themeColor="text1"/>
          <w:kern w:val="0"/>
          <w:sz w:val="32"/>
          <w:szCs w:val="32"/>
        </w:rPr>
        <w:t>/</w:t>
      </w:r>
      <w:r w:rsidR="00F1093C" w:rsidRPr="002F2105">
        <w:rPr>
          <w:rFonts w:eastAsia="DFKai-SB" w:hint="eastAsia"/>
          <w:color w:val="000000" w:themeColor="text1"/>
          <w:kern w:val="0"/>
          <w:sz w:val="32"/>
          <w:szCs w:val="32"/>
        </w:rPr>
        <w:t>權利保障通知書」</w:t>
      </w:r>
    </w:p>
    <w:p w14:paraId="150B0DE7" w14:textId="77777777" w:rsidR="000D3D15" w:rsidRPr="002F2105" w:rsidRDefault="00F1093C" w:rsidP="007C0BBF">
      <w:pPr>
        <w:widowControl/>
        <w:snapToGrid w:val="0"/>
        <w:spacing w:line="400" w:lineRule="exact"/>
        <w:rPr>
          <w:rFonts w:eastAsia="DFKai-SB"/>
          <w:color w:val="000000" w:themeColor="text1"/>
        </w:rPr>
      </w:pPr>
      <w:r w:rsidRPr="002F2105">
        <w:rPr>
          <w:rFonts w:eastAsia="DFKai-SB" w:hint="eastAsia"/>
          <w:color w:val="000000" w:themeColor="text1"/>
        </w:rPr>
        <w:t>註：請檢附全文，原則上，須將前瞻收案</w:t>
      </w:r>
      <w:r w:rsidRPr="002F2105">
        <w:rPr>
          <w:rFonts w:eastAsia="DFKai-SB"/>
          <w:color w:val="000000" w:themeColor="text1"/>
        </w:rPr>
        <w:t>(</w:t>
      </w:r>
      <w:r w:rsidRPr="002F2105">
        <w:rPr>
          <w:rFonts w:eastAsia="DFKai-SB" w:hint="eastAsia"/>
          <w:color w:val="000000" w:themeColor="text1"/>
        </w:rPr>
        <w:t>個資當事人同意書</w:t>
      </w:r>
      <w:r w:rsidRPr="002F2105">
        <w:rPr>
          <w:rFonts w:eastAsia="DFKai-SB"/>
          <w:color w:val="000000" w:themeColor="text1"/>
        </w:rPr>
        <w:t>)</w:t>
      </w:r>
      <w:r w:rsidRPr="002F2105">
        <w:rPr>
          <w:rFonts w:eastAsia="DFKai-SB" w:hint="eastAsia"/>
          <w:color w:val="000000" w:themeColor="text1"/>
        </w:rPr>
        <w:t>及回溯性未完全去識別化資料</w:t>
      </w:r>
      <w:r w:rsidRPr="002F2105">
        <w:rPr>
          <w:rFonts w:eastAsia="DFKai-SB"/>
          <w:color w:val="000000" w:themeColor="text1"/>
        </w:rPr>
        <w:t>(</w:t>
      </w:r>
      <w:r w:rsidRPr="002F2105">
        <w:rPr>
          <w:rFonts w:eastAsia="DFKai-SB" w:hint="eastAsia"/>
          <w:color w:val="000000" w:themeColor="text1"/>
        </w:rPr>
        <w:t>個資當事人權利保障通知書</w:t>
      </w:r>
      <w:r w:rsidRPr="002F2105">
        <w:rPr>
          <w:rFonts w:eastAsia="DFKai-SB"/>
          <w:color w:val="000000" w:themeColor="text1"/>
        </w:rPr>
        <w:t>)</w:t>
      </w:r>
      <w:r w:rsidRPr="002F2105">
        <w:rPr>
          <w:rFonts w:eastAsia="DFKai-SB" w:hint="eastAsia"/>
          <w:color w:val="000000" w:themeColor="text1"/>
        </w:rPr>
        <w:t>分列。</w:t>
      </w:r>
    </w:p>
    <w:p w14:paraId="64211A80" w14:textId="77777777" w:rsidR="00650DB8" w:rsidRPr="002F2105" w:rsidRDefault="00650DB8" w:rsidP="003053BA">
      <w:pPr>
        <w:pStyle w:val="ListParagraph"/>
        <w:snapToGrid w:val="0"/>
        <w:ind w:leftChars="150" w:left="840" w:hangingChars="200" w:hanging="480"/>
        <w:rPr>
          <w:rFonts w:eastAsia="DFKai-SB"/>
          <w:color w:val="000000" w:themeColor="text1"/>
        </w:rPr>
      </w:pPr>
    </w:p>
    <w:p w14:paraId="65029A8E" w14:textId="77777777" w:rsidR="00650DB8" w:rsidRPr="002F2105" w:rsidRDefault="00650DB8" w:rsidP="003053BA">
      <w:pPr>
        <w:pStyle w:val="ListParagraph"/>
        <w:snapToGrid w:val="0"/>
        <w:ind w:leftChars="150" w:left="840" w:hangingChars="200" w:hanging="480"/>
        <w:rPr>
          <w:rFonts w:eastAsia="DFKai-SB"/>
          <w:color w:val="000000" w:themeColor="text1"/>
        </w:rPr>
      </w:pPr>
    </w:p>
    <w:p w14:paraId="2FF035AB" w14:textId="77777777" w:rsidR="00F1093C" w:rsidRPr="002F2105" w:rsidRDefault="00F1093C" w:rsidP="00F1093C">
      <w:pPr>
        <w:widowControl/>
        <w:snapToGrid w:val="0"/>
        <w:spacing w:line="400" w:lineRule="exact"/>
        <w:ind w:left="1652" w:hangingChars="590" w:hanging="1652"/>
        <w:rPr>
          <w:rFonts w:eastAsia="DFKai-SB"/>
          <w:color w:val="000000" w:themeColor="text1"/>
          <w:kern w:val="0"/>
          <w:sz w:val="32"/>
          <w:szCs w:val="32"/>
        </w:rPr>
      </w:pPr>
      <w:r w:rsidRPr="002F2105">
        <w:rPr>
          <w:rFonts w:eastAsia="DFKai-SB"/>
          <w:color w:val="000000" w:themeColor="text1"/>
          <w:sz w:val="28"/>
          <w:szCs w:val="28"/>
        </w:rPr>
        <w:br w:type="page"/>
      </w:r>
      <w:r w:rsidRPr="002F2105">
        <w:rPr>
          <w:rFonts w:eastAsia="DFKai-SB" w:hint="eastAsia"/>
          <w:color w:val="000000" w:themeColor="text1"/>
          <w:kern w:val="0"/>
          <w:sz w:val="32"/>
          <w:szCs w:val="32"/>
        </w:rPr>
        <w:lastRenderedPageBreak/>
        <w:t>附件</w:t>
      </w:r>
      <w:r w:rsidR="00301A3C" w:rsidRPr="002F2105">
        <w:rPr>
          <w:rFonts w:eastAsia="DFKai-SB"/>
          <w:color w:val="000000" w:themeColor="text1"/>
          <w:kern w:val="0"/>
          <w:sz w:val="32"/>
          <w:szCs w:val="32"/>
        </w:rPr>
        <w:t>3</w:t>
      </w:r>
      <w:r w:rsidRPr="002F2105">
        <w:rPr>
          <w:rFonts w:eastAsia="DFKai-SB"/>
          <w:color w:val="000000" w:themeColor="text1"/>
          <w:kern w:val="0"/>
          <w:sz w:val="32"/>
          <w:szCs w:val="32"/>
        </w:rPr>
        <w:t xml:space="preserve">-2. </w:t>
      </w:r>
      <w:r w:rsidRPr="002F2105">
        <w:rPr>
          <w:rFonts w:eastAsia="DFKai-SB" w:hint="eastAsia"/>
          <w:color w:val="000000" w:themeColor="text1"/>
          <w:kern w:val="0"/>
          <w:sz w:val="32"/>
          <w:szCs w:val="32"/>
        </w:rPr>
        <w:t>「涉及個資」且為「已完全去連結之回溯性資料集」所取得資料提供者出具之聲明或佐證資料</w:t>
      </w:r>
    </w:p>
    <w:p w14:paraId="2D47B32B" w14:textId="77777777" w:rsidR="00F1093C" w:rsidRPr="002F2105" w:rsidRDefault="00F1093C" w:rsidP="00FA1141">
      <w:pPr>
        <w:widowControl/>
        <w:spacing w:line="400" w:lineRule="exact"/>
        <w:rPr>
          <w:rFonts w:eastAsia="DFKai-SB"/>
          <w:color w:val="000000" w:themeColor="text1"/>
          <w:sz w:val="28"/>
          <w:szCs w:val="28"/>
        </w:rPr>
        <w:sectPr w:rsidR="00F1093C" w:rsidRPr="002F2105" w:rsidSect="007C0BBF">
          <w:footerReference w:type="default" r:id="rId32"/>
          <w:pgSz w:w="11906" w:h="16838"/>
          <w:pgMar w:top="567" w:right="567" w:bottom="454" w:left="720" w:header="510" w:footer="680" w:gutter="0"/>
          <w:cols w:space="425"/>
          <w:docGrid w:type="lines" w:linePitch="360"/>
        </w:sectPr>
      </w:pPr>
      <w:r w:rsidRPr="002F2105">
        <w:rPr>
          <w:rFonts w:eastAsia="DFKai-SB" w:hint="eastAsia"/>
          <w:color w:val="000000" w:themeColor="text1"/>
        </w:rPr>
        <w:t>註：無此類資料集者免提供。</w:t>
      </w:r>
    </w:p>
    <w:p w14:paraId="32B14E7D" w14:textId="77777777" w:rsidR="00027291" w:rsidRPr="002F2105" w:rsidRDefault="00027291" w:rsidP="00027291">
      <w:pPr>
        <w:widowControl/>
        <w:spacing w:line="400" w:lineRule="exact"/>
        <w:rPr>
          <w:rFonts w:eastAsia="DFKai-SB"/>
          <w:color w:val="000000" w:themeColor="text1"/>
          <w:kern w:val="0"/>
          <w:sz w:val="32"/>
          <w:szCs w:val="32"/>
        </w:rPr>
      </w:pPr>
      <w:r w:rsidRPr="002F2105">
        <w:rPr>
          <w:rFonts w:eastAsia="DFKai-SB" w:hint="eastAsia"/>
          <w:color w:val="000000" w:themeColor="text1"/>
          <w:kern w:val="0"/>
          <w:sz w:val="32"/>
          <w:szCs w:val="32"/>
        </w:rPr>
        <w:lastRenderedPageBreak/>
        <w:t>附件</w:t>
      </w:r>
      <w:r w:rsidR="00301A3C" w:rsidRPr="002F2105">
        <w:rPr>
          <w:rFonts w:eastAsia="DFKai-SB"/>
          <w:color w:val="000000" w:themeColor="text1"/>
          <w:kern w:val="0"/>
          <w:sz w:val="32"/>
          <w:szCs w:val="32"/>
        </w:rPr>
        <w:t>3</w:t>
      </w:r>
      <w:r w:rsidRPr="002F2105">
        <w:rPr>
          <w:rFonts w:eastAsia="DFKai-SB"/>
          <w:color w:val="000000" w:themeColor="text1"/>
          <w:kern w:val="0"/>
          <w:sz w:val="32"/>
          <w:szCs w:val="32"/>
        </w:rPr>
        <w:t xml:space="preserve">-3. </w:t>
      </w:r>
      <w:r w:rsidRPr="002F2105">
        <w:rPr>
          <w:rFonts w:eastAsia="DFKai-SB" w:hint="eastAsia"/>
          <w:color w:val="000000" w:themeColor="text1"/>
          <w:kern w:val="0"/>
          <w:sz w:val="32"/>
          <w:szCs w:val="32"/>
        </w:rPr>
        <w:t>第</w:t>
      </w:r>
      <w:r w:rsidRPr="002F2105">
        <w:rPr>
          <w:rFonts w:eastAsia="DFKai-SB"/>
          <w:color w:val="000000" w:themeColor="text1"/>
          <w:kern w:val="0"/>
          <w:sz w:val="32"/>
          <w:szCs w:val="32"/>
        </w:rPr>
        <w:t>1</w:t>
      </w:r>
      <w:r w:rsidRPr="002F2105">
        <w:rPr>
          <w:rFonts w:eastAsia="DFKai-SB" w:hint="eastAsia"/>
          <w:color w:val="000000" w:themeColor="text1"/>
          <w:kern w:val="0"/>
          <w:sz w:val="32"/>
          <w:szCs w:val="32"/>
        </w:rPr>
        <w:t>年度及第</w:t>
      </w:r>
      <w:r w:rsidRPr="002F2105">
        <w:rPr>
          <w:rFonts w:eastAsia="DFKai-SB"/>
          <w:color w:val="000000" w:themeColor="text1"/>
          <w:kern w:val="0"/>
          <w:sz w:val="32"/>
          <w:szCs w:val="32"/>
        </w:rPr>
        <w:t>2</w:t>
      </w:r>
      <w:r w:rsidRPr="002F2105">
        <w:rPr>
          <w:rFonts w:eastAsia="DFKai-SB" w:hint="eastAsia"/>
          <w:color w:val="000000" w:themeColor="text1"/>
          <w:kern w:val="0"/>
          <w:sz w:val="32"/>
          <w:szCs w:val="32"/>
        </w:rPr>
        <w:t>年度共享資料集清單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986"/>
        <w:gridCol w:w="3446"/>
        <w:gridCol w:w="4903"/>
        <w:gridCol w:w="1271"/>
        <w:gridCol w:w="1407"/>
        <w:gridCol w:w="1407"/>
        <w:gridCol w:w="1397"/>
      </w:tblGrid>
      <w:tr w:rsidR="002F2105" w:rsidRPr="002F2105" w14:paraId="74BA5318" w14:textId="77777777" w:rsidTr="001E7AD3">
        <w:tc>
          <w:tcPr>
            <w:tcW w:w="313" w:type="pct"/>
            <w:tcBorders>
              <w:top w:val="single" w:sz="4" w:space="0" w:color="auto"/>
              <w:left w:val="single" w:sz="4" w:space="0" w:color="auto"/>
              <w:bottom w:val="single" w:sz="4" w:space="0" w:color="auto"/>
              <w:right w:val="single" w:sz="4" w:space="0" w:color="auto"/>
            </w:tcBorders>
            <w:shd w:val="clear" w:color="auto" w:fill="D9D9D9"/>
            <w:hideMark/>
          </w:tcPr>
          <w:p w14:paraId="571CF164"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資料集類別</w:t>
            </w:r>
            <w:r w:rsidRPr="002F2105">
              <w:rPr>
                <w:rFonts w:eastAsia="DFKai-SB" w:hint="eastAsia"/>
                <w:bCs/>
                <w:color w:val="000000" w:themeColor="text1"/>
                <w:vertAlign w:val="superscript"/>
              </w:rPr>
              <w:t>註</w:t>
            </w:r>
            <w:r w:rsidRPr="002F2105">
              <w:rPr>
                <w:rFonts w:eastAsia="DFKai-SB"/>
                <w:bCs/>
                <w:color w:val="000000" w:themeColor="text1"/>
                <w:vertAlign w:val="superscript"/>
              </w:rPr>
              <w:t>1</w:t>
            </w:r>
          </w:p>
        </w:tc>
        <w:tc>
          <w:tcPr>
            <w:tcW w:w="312" w:type="pct"/>
            <w:tcBorders>
              <w:top w:val="single" w:sz="4" w:space="0" w:color="auto"/>
              <w:left w:val="single" w:sz="4" w:space="0" w:color="auto"/>
              <w:bottom w:val="single" w:sz="4" w:space="0" w:color="auto"/>
              <w:right w:val="single" w:sz="4" w:space="0" w:color="auto"/>
            </w:tcBorders>
            <w:shd w:val="clear" w:color="auto" w:fill="D9D9D9"/>
            <w:hideMark/>
          </w:tcPr>
          <w:p w14:paraId="0C657D52"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資料集編號</w:t>
            </w:r>
          </w:p>
        </w:tc>
        <w:tc>
          <w:tcPr>
            <w:tcW w:w="1090" w:type="pct"/>
            <w:tcBorders>
              <w:top w:val="single" w:sz="4" w:space="0" w:color="auto"/>
              <w:left w:val="single" w:sz="4" w:space="0" w:color="auto"/>
              <w:bottom w:val="single" w:sz="4" w:space="0" w:color="auto"/>
              <w:right w:val="single" w:sz="4" w:space="0" w:color="auto"/>
            </w:tcBorders>
            <w:shd w:val="clear" w:color="auto" w:fill="D9D9D9"/>
            <w:hideMark/>
          </w:tcPr>
          <w:p w14:paraId="2C856D29"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資料集名稱</w:t>
            </w:r>
          </w:p>
        </w:tc>
        <w:tc>
          <w:tcPr>
            <w:tcW w:w="1551" w:type="pct"/>
            <w:tcBorders>
              <w:top w:val="single" w:sz="4" w:space="0" w:color="auto"/>
              <w:left w:val="single" w:sz="4" w:space="0" w:color="auto"/>
              <w:bottom w:val="single" w:sz="4" w:space="0" w:color="auto"/>
              <w:right w:val="single" w:sz="4" w:space="0" w:color="auto"/>
            </w:tcBorders>
            <w:shd w:val="clear" w:color="auto" w:fill="D9D9D9"/>
            <w:hideMark/>
          </w:tcPr>
          <w:p w14:paraId="15B9847B"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主要內容</w:t>
            </w:r>
          </w:p>
        </w:tc>
        <w:tc>
          <w:tcPr>
            <w:tcW w:w="402" w:type="pct"/>
            <w:tcBorders>
              <w:top w:val="single" w:sz="4" w:space="0" w:color="auto"/>
              <w:left w:val="single" w:sz="4" w:space="0" w:color="auto"/>
              <w:bottom w:val="single" w:sz="4" w:space="0" w:color="auto"/>
              <w:right w:val="single" w:sz="4" w:space="0" w:color="auto"/>
            </w:tcBorders>
            <w:shd w:val="clear" w:color="auto" w:fill="D9D9D9"/>
            <w:hideMark/>
          </w:tcPr>
          <w:p w14:paraId="091C1A36" w14:textId="77777777" w:rsidR="00027291" w:rsidRPr="002F2105" w:rsidRDefault="00027291">
            <w:pPr>
              <w:autoSpaceDE w:val="0"/>
              <w:autoSpaceDN w:val="0"/>
              <w:adjustRightInd w:val="0"/>
              <w:snapToGrid w:val="0"/>
              <w:spacing w:line="300" w:lineRule="exact"/>
              <w:jc w:val="center"/>
              <w:rPr>
                <w:rFonts w:eastAsia="DFKai-SB"/>
                <w:color w:val="000000" w:themeColor="text1"/>
              </w:rPr>
            </w:pPr>
            <w:r w:rsidRPr="002F2105">
              <w:rPr>
                <w:rFonts w:eastAsia="DFKai-SB" w:hint="eastAsia"/>
                <w:color w:val="000000" w:themeColor="text1"/>
              </w:rPr>
              <w:t>是否涉及個資</w:t>
            </w:r>
            <w:r w:rsidRPr="002F2105">
              <w:rPr>
                <w:rFonts w:eastAsia="DFKai-SB"/>
                <w:color w:val="000000" w:themeColor="text1"/>
              </w:rPr>
              <w:t xml:space="preserve"> (</w:t>
            </w:r>
            <w:r w:rsidRPr="002F2105">
              <w:rPr>
                <w:rFonts w:eastAsia="DFKai-SB" w:hint="eastAsia"/>
                <w:color w:val="000000" w:themeColor="text1"/>
              </w:rPr>
              <w:t>無論是否經去識別化</w:t>
            </w:r>
            <w:r w:rsidRPr="002F2105">
              <w:rPr>
                <w:rFonts w:eastAsia="DFKai-SB"/>
                <w:color w:val="000000" w:themeColor="text1"/>
              </w:rPr>
              <w:t>)</w:t>
            </w:r>
          </w:p>
        </w:tc>
        <w:tc>
          <w:tcPr>
            <w:tcW w:w="445" w:type="pct"/>
            <w:tcBorders>
              <w:top w:val="single" w:sz="4" w:space="0" w:color="auto"/>
              <w:left w:val="single" w:sz="4" w:space="0" w:color="auto"/>
              <w:bottom w:val="single" w:sz="4" w:space="0" w:color="auto"/>
              <w:right w:val="single" w:sz="4" w:space="0" w:color="auto"/>
            </w:tcBorders>
            <w:shd w:val="clear" w:color="auto" w:fill="D9D9D9"/>
            <w:hideMark/>
          </w:tcPr>
          <w:p w14:paraId="16262D96" w14:textId="77777777" w:rsidR="00027291" w:rsidRPr="002F2105" w:rsidRDefault="00027291">
            <w:pPr>
              <w:autoSpaceDE w:val="0"/>
              <w:autoSpaceDN w:val="0"/>
              <w:adjustRightInd w:val="0"/>
              <w:snapToGrid w:val="0"/>
              <w:spacing w:line="300" w:lineRule="exact"/>
              <w:jc w:val="center"/>
              <w:rPr>
                <w:rFonts w:eastAsia="DFKai-SB"/>
                <w:color w:val="000000" w:themeColor="text1"/>
              </w:rPr>
            </w:pPr>
            <w:r w:rsidRPr="002F2105">
              <w:rPr>
                <w:rFonts w:eastAsia="DFKai-SB" w:hint="eastAsia"/>
                <w:color w:val="000000" w:themeColor="text1"/>
              </w:rPr>
              <w:t>是否涉及國家機密、國安、核心科技</w:t>
            </w:r>
            <w:r w:rsidRPr="002F2105">
              <w:rPr>
                <w:rFonts w:eastAsia="DFKai-SB"/>
                <w:color w:val="000000" w:themeColor="text1"/>
              </w:rPr>
              <w:t>(</w:t>
            </w:r>
            <w:r w:rsidRPr="002F2105">
              <w:rPr>
                <w:rFonts w:eastAsia="DFKai-SB" w:hint="eastAsia"/>
                <w:color w:val="000000" w:themeColor="text1"/>
              </w:rPr>
              <w:t>或有疑慮</w:t>
            </w:r>
            <w:r w:rsidRPr="002F2105">
              <w:rPr>
                <w:rFonts w:eastAsia="DFKai-SB"/>
                <w:color w:val="000000" w:themeColor="text1"/>
              </w:rPr>
              <w:t>)</w:t>
            </w:r>
          </w:p>
        </w:tc>
        <w:tc>
          <w:tcPr>
            <w:tcW w:w="445" w:type="pct"/>
            <w:tcBorders>
              <w:top w:val="single" w:sz="4" w:space="0" w:color="auto"/>
              <w:left w:val="single" w:sz="4" w:space="0" w:color="auto"/>
              <w:bottom w:val="single" w:sz="4" w:space="0" w:color="auto"/>
              <w:right w:val="single" w:sz="4" w:space="0" w:color="auto"/>
            </w:tcBorders>
            <w:shd w:val="clear" w:color="auto" w:fill="D9D9D9"/>
            <w:hideMark/>
          </w:tcPr>
          <w:p w14:paraId="51AF8E29" w14:textId="77777777" w:rsidR="00027291" w:rsidRPr="002F2105" w:rsidRDefault="00027291">
            <w:pPr>
              <w:autoSpaceDE w:val="0"/>
              <w:autoSpaceDN w:val="0"/>
              <w:adjustRightInd w:val="0"/>
              <w:snapToGrid w:val="0"/>
              <w:spacing w:line="300" w:lineRule="exact"/>
              <w:jc w:val="center"/>
              <w:rPr>
                <w:rFonts w:eastAsia="DFKai-SB"/>
                <w:color w:val="000000" w:themeColor="text1"/>
              </w:rPr>
            </w:pPr>
            <w:r w:rsidRPr="002F2105">
              <w:rPr>
                <w:rFonts w:eastAsia="DFKai-SB" w:hint="eastAsia"/>
                <w:color w:val="000000" w:themeColor="text1"/>
              </w:rPr>
              <w:t>資料集</w:t>
            </w:r>
            <w:r w:rsidRPr="002F2105">
              <w:rPr>
                <w:rFonts w:eastAsia="DFKai-SB"/>
                <w:color w:val="000000" w:themeColor="text1"/>
              </w:rPr>
              <w:br/>
            </w:r>
            <w:r w:rsidRPr="002F2105">
              <w:rPr>
                <w:rFonts w:eastAsia="DFKai-SB" w:hint="eastAsia"/>
                <w:color w:val="000000" w:themeColor="text1"/>
              </w:rPr>
              <w:t>產出年月</w:t>
            </w:r>
            <w:r w:rsidRPr="002F2105">
              <w:rPr>
                <w:rFonts w:eastAsia="DFKai-SB"/>
                <w:color w:val="000000" w:themeColor="text1"/>
              </w:rPr>
              <w:t>(</w:t>
            </w:r>
            <w:r w:rsidRPr="002F2105">
              <w:rPr>
                <w:rFonts w:eastAsia="DFKai-SB" w:hint="eastAsia"/>
                <w:color w:val="000000" w:themeColor="text1"/>
              </w:rPr>
              <w:t>原規劃</w:t>
            </w:r>
            <w:r w:rsidRPr="002F2105">
              <w:rPr>
                <w:rFonts w:eastAsia="DFKai-SB"/>
                <w:color w:val="000000" w:themeColor="text1"/>
              </w:rPr>
              <w:t>)</w:t>
            </w:r>
          </w:p>
        </w:tc>
        <w:tc>
          <w:tcPr>
            <w:tcW w:w="442" w:type="pct"/>
            <w:tcBorders>
              <w:top w:val="single" w:sz="4" w:space="0" w:color="auto"/>
              <w:left w:val="single" w:sz="4" w:space="0" w:color="auto"/>
              <w:bottom w:val="single" w:sz="4" w:space="0" w:color="auto"/>
              <w:right w:val="single" w:sz="4" w:space="0" w:color="auto"/>
            </w:tcBorders>
            <w:shd w:val="clear" w:color="auto" w:fill="D9D9D9"/>
            <w:hideMark/>
          </w:tcPr>
          <w:p w14:paraId="56ED9D59" w14:textId="77777777" w:rsidR="00027291" w:rsidRPr="002F2105" w:rsidRDefault="00027291">
            <w:pPr>
              <w:autoSpaceDE w:val="0"/>
              <w:autoSpaceDN w:val="0"/>
              <w:adjustRightInd w:val="0"/>
              <w:snapToGrid w:val="0"/>
              <w:spacing w:line="300" w:lineRule="exact"/>
              <w:jc w:val="center"/>
              <w:rPr>
                <w:rFonts w:eastAsia="DFKai-SB"/>
                <w:color w:val="000000" w:themeColor="text1"/>
              </w:rPr>
            </w:pPr>
            <w:r w:rsidRPr="002F2105">
              <w:rPr>
                <w:rFonts w:eastAsia="DFKai-SB" w:hint="eastAsia"/>
                <w:color w:val="000000" w:themeColor="text1"/>
              </w:rPr>
              <w:t>資料集實際上架年月</w:t>
            </w:r>
            <w:r w:rsidRPr="002F2105">
              <w:rPr>
                <w:rFonts w:eastAsia="DFKai-SB"/>
                <w:color w:val="000000" w:themeColor="text1"/>
              </w:rPr>
              <w:t>(</w:t>
            </w:r>
            <w:r w:rsidRPr="002F2105">
              <w:rPr>
                <w:rFonts w:eastAsia="DFKai-SB" w:hint="eastAsia"/>
                <w:color w:val="000000" w:themeColor="text1"/>
              </w:rPr>
              <w:t>未上架請空白</w:t>
            </w:r>
            <w:r w:rsidRPr="002F2105">
              <w:rPr>
                <w:rFonts w:eastAsia="DFKai-SB"/>
                <w:color w:val="000000" w:themeColor="text1"/>
              </w:rPr>
              <w:t>)</w:t>
            </w:r>
          </w:p>
        </w:tc>
      </w:tr>
      <w:tr w:rsidR="002F2105" w:rsidRPr="002F2105" w14:paraId="57FA7B78"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2B12B1E9" w14:textId="77777777" w:rsidR="00225542" w:rsidRPr="002F2105" w:rsidRDefault="00225542" w:rsidP="00225542">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07400A98" w14:textId="77777777" w:rsidR="00225542" w:rsidRPr="002F2105" w:rsidRDefault="00225542" w:rsidP="00225542">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二</w:t>
            </w:r>
            <w:r w:rsidRPr="002F2105">
              <w:rPr>
                <w:rFonts w:eastAsia="DFKai-SB"/>
                <w:color w:val="000000" w:themeColor="text1"/>
                <w:kern w:val="24"/>
                <w:sz w:val="18"/>
                <w:szCs w:val="18"/>
              </w:rPr>
              <w:t>D01</w:t>
            </w:r>
          </w:p>
        </w:tc>
        <w:tc>
          <w:tcPr>
            <w:tcW w:w="1090" w:type="pct"/>
            <w:tcBorders>
              <w:top w:val="single" w:sz="4" w:space="0" w:color="auto"/>
              <w:left w:val="single" w:sz="4" w:space="0" w:color="auto"/>
              <w:bottom w:val="single" w:sz="4" w:space="0" w:color="auto"/>
              <w:right w:val="single" w:sz="4" w:space="0" w:color="auto"/>
            </w:tcBorders>
            <w:vAlign w:val="center"/>
          </w:tcPr>
          <w:p w14:paraId="3EE31F9E" w14:textId="77777777" w:rsidR="00225542" w:rsidRPr="002F2105" w:rsidRDefault="00225542" w:rsidP="00225542">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糖尿病預測模型</w:t>
            </w:r>
          </w:p>
        </w:tc>
        <w:tc>
          <w:tcPr>
            <w:tcW w:w="1551" w:type="pct"/>
            <w:tcBorders>
              <w:top w:val="single" w:sz="4" w:space="0" w:color="auto"/>
              <w:left w:val="single" w:sz="4" w:space="0" w:color="auto"/>
              <w:bottom w:val="single" w:sz="4" w:space="0" w:color="auto"/>
              <w:right w:val="single" w:sz="4" w:space="0" w:color="auto"/>
            </w:tcBorders>
            <w:vAlign w:val="center"/>
          </w:tcPr>
          <w:p w14:paraId="2A40C54B" w14:textId="77777777" w:rsidR="00225542" w:rsidRPr="002F2105" w:rsidRDefault="00225542" w:rsidP="00225542">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台大醫院符合糖尿病前期之樣本</w:t>
            </w:r>
          </w:p>
        </w:tc>
        <w:tc>
          <w:tcPr>
            <w:tcW w:w="402" w:type="pct"/>
            <w:tcBorders>
              <w:top w:val="single" w:sz="4" w:space="0" w:color="auto"/>
              <w:left w:val="single" w:sz="4" w:space="0" w:color="auto"/>
              <w:bottom w:val="single" w:sz="4" w:space="0" w:color="auto"/>
              <w:right w:val="single" w:sz="4" w:space="0" w:color="auto"/>
            </w:tcBorders>
          </w:tcPr>
          <w:p w14:paraId="11DDA05F" w14:textId="77777777" w:rsidR="00225542" w:rsidRPr="002F2105" w:rsidRDefault="00225542" w:rsidP="00225542">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7E5E12FB" w14:textId="77777777" w:rsidR="00225542"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7A0B2968" w14:textId="77777777" w:rsidR="00225542" w:rsidRPr="002F2105" w:rsidRDefault="00225542" w:rsidP="00225542">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19406F4C" w14:textId="77777777" w:rsidR="00225542" w:rsidRPr="002F2105" w:rsidRDefault="00225542" w:rsidP="00225542">
            <w:pPr>
              <w:autoSpaceDE w:val="0"/>
              <w:autoSpaceDN w:val="0"/>
              <w:adjustRightInd w:val="0"/>
              <w:snapToGrid w:val="0"/>
              <w:spacing w:line="400" w:lineRule="exact"/>
              <w:rPr>
                <w:rFonts w:eastAsia="DFKai-SB"/>
                <w:color w:val="000000" w:themeColor="text1"/>
              </w:rPr>
            </w:pPr>
          </w:p>
        </w:tc>
      </w:tr>
      <w:tr w:rsidR="002F2105" w:rsidRPr="002F2105" w14:paraId="57047FC9"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3F5F81A9"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4DFE0CC8"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三</w:t>
            </w:r>
            <w:r w:rsidRPr="002F2105">
              <w:rPr>
                <w:rFonts w:eastAsia="DFKai-SB"/>
                <w:color w:val="000000" w:themeColor="text1"/>
                <w:kern w:val="24"/>
                <w:sz w:val="18"/>
                <w:szCs w:val="18"/>
              </w:rPr>
              <w:t>1</w:t>
            </w:r>
          </w:p>
        </w:tc>
        <w:tc>
          <w:tcPr>
            <w:tcW w:w="1090" w:type="pct"/>
            <w:tcBorders>
              <w:top w:val="single" w:sz="4" w:space="0" w:color="auto"/>
              <w:left w:val="single" w:sz="4" w:space="0" w:color="auto"/>
              <w:bottom w:val="single" w:sz="4" w:space="0" w:color="auto"/>
              <w:right w:val="single" w:sz="4" w:space="0" w:color="auto"/>
            </w:tcBorders>
            <w:vAlign w:val="center"/>
          </w:tcPr>
          <w:p w14:paraId="263D2D13"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CCTA</w:t>
            </w:r>
            <w:r w:rsidRPr="002F2105">
              <w:rPr>
                <w:rFonts w:eastAsia="DFKai-SB" w:hint="eastAsia"/>
                <w:color w:val="000000" w:themeColor="text1"/>
                <w:kern w:val="24"/>
                <w:sz w:val="18"/>
                <w:szCs w:val="18"/>
              </w:rPr>
              <w:t>電腦斷層子資料集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開放於</w:t>
            </w:r>
            <w:r w:rsidRPr="002F2105">
              <w:rPr>
                <w:rFonts w:eastAsia="DFKai-SB"/>
                <w:color w:val="000000" w:themeColor="text1"/>
                <w:kern w:val="24"/>
                <w:sz w:val="18"/>
                <w:szCs w:val="18"/>
              </w:rPr>
              <w:t>LIONS</w:t>
            </w:r>
            <w:r w:rsidRPr="002F2105">
              <w:rPr>
                <w:rFonts w:eastAsia="DFKai-SB" w:hint="eastAsia"/>
                <w:color w:val="000000" w:themeColor="text1"/>
                <w:kern w:val="24"/>
                <w:sz w:val="18"/>
                <w:szCs w:val="18"/>
              </w:rPr>
              <w:t>雲端共用</w:t>
            </w:r>
            <w:r w:rsidRPr="002F2105">
              <w:rPr>
                <w:rFonts w:eastAsia="DFKai-SB"/>
                <w:color w:val="000000" w:themeColor="text1"/>
                <w:kern w:val="24"/>
                <w:sz w:val="18"/>
                <w:szCs w:val="18"/>
              </w:rPr>
              <w:t>]</w:t>
            </w:r>
          </w:p>
        </w:tc>
        <w:tc>
          <w:tcPr>
            <w:tcW w:w="1551" w:type="pct"/>
            <w:tcBorders>
              <w:top w:val="single" w:sz="4" w:space="0" w:color="auto"/>
              <w:left w:val="single" w:sz="4" w:space="0" w:color="auto"/>
              <w:bottom w:val="single" w:sz="4" w:space="0" w:color="auto"/>
              <w:right w:val="single" w:sz="4" w:space="0" w:color="auto"/>
            </w:tcBorders>
            <w:vAlign w:val="center"/>
          </w:tcPr>
          <w:p w14:paraId="13F6F24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冠狀動脈電腦斷層</w:t>
            </w:r>
          </w:p>
        </w:tc>
        <w:tc>
          <w:tcPr>
            <w:tcW w:w="402" w:type="pct"/>
            <w:tcBorders>
              <w:top w:val="single" w:sz="4" w:space="0" w:color="auto"/>
              <w:left w:val="single" w:sz="4" w:space="0" w:color="auto"/>
              <w:bottom w:val="single" w:sz="4" w:space="0" w:color="auto"/>
              <w:right w:val="single" w:sz="4" w:space="0" w:color="auto"/>
            </w:tcBorders>
          </w:tcPr>
          <w:p w14:paraId="03B8F5A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69B5683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6F6C615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2BE04D5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0203E4BD"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62A73927"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44488607"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三</w:t>
            </w:r>
            <w:r w:rsidRPr="002F2105">
              <w:rPr>
                <w:rFonts w:eastAsia="DFKai-SB"/>
                <w:color w:val="000000" w:themeColor="text1"/>
                <w:kern w:val="24"/>
                <w:sz w:val="18"/>
                <w:szCs w:val="18"/>
              </w:rPr>
              <w:t>2</w:t>
            </w:r>
          </w:p>
        </w:tc>
        <w:tc>
          <w:tcPr>
            <w:tcW w:w="1090" w:type="pct"/>
            <w:tcBorders>
              <w:top w:val="single" w:sz="4" w:space="0" w:color="auto"/>
              <w:left w:val="single" w:sz="4" w:space="0" w:color="auto"/>
              <w:bottom w:val="single" w:sz="4" w:space="0" w:color="auto"/>
              <w:right w:val="single" w:sz="4" w:space="0" w:color="auto"/>
            </w:tcBorders>
            <w:vAlign w:val="center"/>
          </w:tcPr>
          <w:p w14:paraId="2D4A93D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SPECT</w:t>
            </w:r>
            <w:r w:rsidRPr="002F2105">
              <w:rPr>
                <w:rFonts w:eastAsia="DFKai-SB" w:hint="eastAsia"/>
                <w:color w:val="000000" w:themeColor="text1"/>
                <w:kern w:val="24"/>
                <w:sz w:val="18"/>
                <w:szCs w:val="18"/>
              </w:rPr>
              <w:t>核醫子資料集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開放於</w:t>
            </w:r>
            <w:r w:rsidRPr="002F2105">
              <w:rPr>
                <w:rFonts w:eastAsia="DFKai-SB"/>
                <w:color w:val="000000" w:themeColor="text1"/>
                <w:kern w:val="24"/>
                <w:sz w:val="18"/>
                <w:szCs w:val="18"/>
              </w:rPr>
              <w:t>LIONS</w:t>
            </w:r>
            <w:r w:rsidRPr="002F2105">
              <w:rPr>
                <w:rFonts w:eastAsia="DFKai-SB" w:hint="eastAsia"/>
                <w:color w:val="000000" w:themeColor="text1"/>
                <w:kern w:val="24"/>
                <w:sz w:val="18"/>
                <w:szCs w:val="18"/>
              </w:rPr>
              <w:t>雲端共用</w:t>
            </w:r>
            <w:r w:rsidRPr="002F2105">
              <w:rPr>
                <w:rFonts w:eastAsia="DFKai-SB"/>
                <w:color w:val="000000" w:themeColor="text1"/>
                <w:kern w:val="24"/>
                <w:sz w:val="18"/>
                <w:szCs w:val="18"/>
              </w:rPr>
              <w:t>]</w:t>
            </w:r>
          </w:p>
        </w:tc>
        <w:tc>
          <w:tcPr>
            <w:tcW w:w="1551" w:type="pct"/>
            <w:tcBorders>
              <w:top w:val="single" w:sz="4" w:space="0" w:color="auto"/>
              <w:left w:val="single" w:sz="4" w:space="0" w:color="auto"/>
              <w:bottom w:val="single" w:sz="4" w:space="0" w:color="auto"/>
              <w:right w:val="single" w:sz="4" w:space="0" w:color="auto"/>
            </w:tcBorders>
            <w:vAlign w:val="center"/>
          </w:tcPr>
          <w:p w14:paraId="2117262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心室心肌在休息及壓力狀態下之相對血流狀態</w:t>
            </w:r>
          </w:p>
        </w:tc>
        <w:tc>
          <w:tcPr>
            <w:tcW w:w="402" w:type="pct"/>
            <w:tcBorders>
              <w:top w:val="single" w:sz="4" w:space="0" w:color="auto"/>
              <w:left w:val="single" w:sz="4" w:space="0" w:color="auto"/>
              <w:bottom w:val="single" w:sz="4" w:space="0" w:color="auto"/>
              <w:right w:val="single" w:sz="4" w:space="0" w:color="auto"/>
            </w:tcBorders>
          </w:tcPr>
          <w:p w14:paraId="1020829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4A3E8018"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5AC4FD1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522F7763"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4E23082C"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6A6ADCFB"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20AC7D7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三</w:t>
            </w:r>
            <w:r w:rsidRPr="002F2105">
              <w:rPr>
                <w:rFonts w:eastAsia="DFKai-SB"/>
                <w:color w:val="000000" w:themeColor="text1"/>
                <w:kern w:val="24"/>
                <w:sz w:val="18"/>
                <w:szCs w:val="18"/>
              </w:rPr>
              <w:t>3</w:t>
            </w:r>
          </w:p>
        </w:tc>
        <w:tc>
          <w:tcPr>
            <w:tcW w:w="1090" w:type="pct"/>
            <w:tcBorders>
              <w:top w:val="single" w:sz="4" w:space="0" w:color="auto"/>
              <w:left w:val="single" w:sz="4" w:space="0" w:color="auto"/>
              <w:bottom w:val="single" w:sz="4" w:space="0" w:color="auto"/>
              <w:right w:val="single" w:sz="4" w:space="0" w:color="auto"/>
            </w:tcBorders>
            <w:vAlign w:val="center"/>
          </w:tcPr>
          <w:p w14:paraId="1456783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CAG</w:t>
            </w:r>
            <w:r w:rsidRPr="002F2105">
              <w:rPr>
                <w:rFonts w:eastAsia="DFKai-SB" w:hint="eastAsia"/>
                <w:color w:val="000000" w:themeColor="text1"/>
                <w:kern w:val="24"/>
                <w:sz w:val="18"/>
                <w:szCs w:val="18"/>
              </w:rPr>
              <w:t>侵入性血管攝影子資料集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開放於</w:t>
            </w:r>
            <w:r w:rsidRPr="002F2105">
              <w:rPr>
                <w:rFonts w:eastAsia="DFKai-SB"/>
                <w:color w:val="000000" w:themeColor="text1"/>
                <w:kern w:val="24"/>
                <w:sz w:val="18"/>
                <w:szCs w:val="18"/>
              </w:rPr>
              <w:t>LIONS</w:t>
            </w:r>
            <w:r w:rsidRPr="002F2105">
              <w:rPr>
                <w:rFonts w:eastAsia="DFKai-SB" w:hint="eastAsia"/>
                <w:color w:val="000000" w:themeColor="text1"/>
                <w:kern w:val="24"/>
                <w:sz w:val="18"/>
                <w:szCs w:val="18"/>
              </w:rPr>
              <w:t>雲端共用</w:t>
            </w:r>
            <w:r w:rsidRPr="002F2105">
              <w:rPr>
                <w:rFonts w:eastAsia="DFKai-SB"/>
                <w:color w:val="000000" w:themeColor="text1"/>
                <w:kern w:val="24"/>
                <w:sz w:val="18"/>
                <w:szCs w:val="18"/>
              </w:rPr>
              <w:t>]</w:t>
            </w:r>
          </w:p>
        </w:tc>
        <w:tc>
          <w:tcPr>
            <w:tcW w:w="1551" w:type="pct"/>
            <w:tcBorders>
              <w:top w:val="single" w:sz="4" w:space="0" w:color="auto"/>
              <w:left w:val="single" w:sz="4" w:space="0" w:color="auto"/>
              <w:bottom w:val="single" w:sz="4" w:space="0" w:color="auto"/>
              <w:right w:val="single" w:sz="4" w:space="0" w:color="auto"/>
            </w:tcBorders>
            <w:vAlign w:val="center"/>
          </w:tcPr>
          <w:p w14:paraId="544E3649"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冠狀動脈血管攝影</w:t>
            </w:r>
          </w:p>
        </w:tc>
        <w:tc>
          <w:tcPr>
            <w:tcW w:w="402" w:type="pct"/>
            <w:tcBorders>
              <w:top w:val="single" w:sz="4" w:space="0" w:color="auto"/>
              <w:left w:val="single" w:sz="4" w:space="0" w:color="auto"/>
              <w:bottom w:val="single" w:sz="4" w:space="0" w:color="auto"/>
              <w:right w:val="single" w:sz="4" w:space="0" w:color="auto"/>
            </w:tcBorders>
          </w:tcPr>
          <w:p w14:paraId="57856EB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34F5B81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51A491D0"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317AC6A2"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2575147D"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30FD593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0254C65D"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四</w:t>
            </w:r>
            <w:r w:rsidRPr="002F2105">
              <w:rPr>
                <w:rFonts w:eastAsia="DFKai-SB"/>
                <w:color w:val="000000" w:themeColor="text1"/>
                <w:kern w:val="24"/>
                <w:sz w:val="18"/>
                <w:szCs w:val="18"/>
              </w:rPr>
              <w:t>D01</w:t>
            </w:r>
          </w:p>
        </w:tc>
        <w:tc>
          <w:tcPr>
            <w:tcW w:w="1090" w:type="pct"/>
            <w:tcBorders>
              <w:top w:val="single" w:sz="4" w:space="0" w:color="auto"/>
              <w:left w:val="single" w:sz="4" w:space="0" w:color="auto"/>
              <w:bottom w:val="single" w:sz="4" w:space="0" w:color="auto"/>
              <w:right w:val="single" w:sz="4" w:space="0" w:color="auto"/>
            </w:tcBorders>
            <w:vAlign w:val="center"/>
          </w:tcPr>
          <w:p w14:paraId="094A8B6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語音對話轉文字資料庫</w:t>
            </w:r>
            <w:r w:rsidRPr="002F2105">
              <w:rPr>
                <w:rFonts w:eastAsia="DFKai-SB"/>
                <w:color w:val="000000" w:themeColor="text1"/>
                <w:kern w:val="24"/>
                <w:sz w:val="18"/>
                <w:szCs w:val="18"/>
              </w:rPr>
              <w:t>1</w:t>
            </w:r>
          </w:p>
        </w:tc>
        <w:tc>
          <w:tcPr>
            <w:tcW w:w="1551" w:type="pct"/>
            <w:tcBorders>
              <w:top w:val="single" w:sz="4" w:space="0" w:color="auto"/>
              <w:left w:val="single" w:sz="4" w:space="0" w:color="auto"/>
              <w:bottom w:val="single" w:sz="4" w:space="0" w:color="auto"/>
              <w:right w:val="single" w:sz="4" w:space="0" w:color="auto"/>
            </w:tcBorders>
            <w:vAlign w:val="center"/>
          </w:tcPr>
          <w:p w14:paraId="0BD3531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100</w:t>
            </w:r>
            <w:r w:rsidRPr="002F2105">
              <w:rPr>
                <w:rFonts w:eastAsia="DFKai-SB" w:hint="eastAsia"/>
                <w:color w:val="000000" w:themeColor="text1"/>
                <w:kern w:val="24"/>
                <w:sz w:val="18"/>
                <w:szCs w:val="18"/>
              </w:rPr>
              <w:t>小時語音對話轉文字</w:t>
            </w:r>
          </w:p>
        </w:tc>
        <w:tc>
          <w:tcPr>
            <w:tcW w:w="402" w:type="pct"/>
            <w:tcBorders>
              <w:top w:val="single" w:sz="4" w:space="0" w:color="auto"/>
              <w:left w:val="single" w:sz="4" w:space="0" w:color="auto"/>
              <w:bottom w:val="single" w:sz="4" w:space="0" w:color="auto"/>
              <w:right w:val="single" w:sz="4" w:space="0" w:color="auto"/>
            </w:tcBorders>
          </w:tcPr>
          <w:p w14:paraId="4527E500"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26891668"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742D6BD2"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0D8E418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77D481BD"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179FD295"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695E696E"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五</w:t>
            </w:r>
            <w:r w:rsidRPr="002F2105">
              <w:rPr>
                <w:rFonts w:eastAsia="DFKai-SB"/>
                <w:color w:val="000000" w:themeColor="text1"/>
                <w:kern w:val="24"/>
                <w:sz w:val="18"/>
                <w:szCs w:val="18"/>
              </w:rPr>
              <w:t>D01</w:t>
            </w:r>
          </w:p>
        </w:tc>
        <w:tc>
          <w:tcPr>
            <w:tcW w:w="1090" w:type="pct"/>
            <w:tcBorders>
              <w:top w:val="single" w:sz="4" w:space="0" w:color="auto"/>
              <w:left w:val="single" w:sz="4" w:space="0" w:color="auto"/>
              <w:bottom w:val="single" w:sz="4" w:space="0" w:color="auto"/>
              <w:right w:val="single" w:sz="4" w:space="0" w:color="auto"/>
            </w:tcBorders>
            <w:vAlign w:val="center"/>
          </w:tcPr>
          <w:p w14:paraId="65FF8FD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基於</w:t>
            </w:r>
            <w:r w:rsidRPr="002F2105">
              <w:rPr>
                <w:rFonts w:eastAsia="DFKai-SB"/>
                <w:color w:val="000000" w:themeColor="text1"/>
                <w:kern w:val="24"/>
                <w:sz w:val="18"/>
                <w:szCs w:val="18"/>
              </w:rPr>
              <w:t>X</w:t>
            </w:r>
            <w:r w:rsidRPr="002F2105">
              <w:rPr>
                <w:rFonts w:eastAsia="DFKai-SB" w:hint="eastAsia"/>
                <w:color w:val="000000" w:themeColor="text1"/>
                <w:kern w:val="24"/>
                <w:sz w:val="18"/>
                <w:szCs w:val="18"/>
              </w:rPr>
              <w:t>光的慢性阻塞性肺病之診斷數據集</w:t>
            </w:r>
          </w:p>
        </w:tc>
        <w:tc>
          <w:tcPr>
            <w:tcW w:w="1551" w:type="pct"/>
            <w:tcBorders>
              <w:top w:val="single" w:sz="4" w:space="0" w:color="auto"/>
              <w:left w:val="single" w:sz="4" w:space="0" w:color="auto"/>
              <w:bottom w:val="single" w:sz="4" w:space="0" w:color="auto"/>
              <w:right w:val="single" w:sz="4" w:space="0" w:color="auto"/>
            </w:tcBorders>
            <w:vAlign w:val="center"/>
          </w:tcPr>
          <w:p w14:paraId="183E97C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胸部</w:t>
            </w:r>
            <w:r w:rsidRPr="002F2105">
              <w:rPr>
                <w:rFonts w:eastAsia="DFKai-SB"/>
                <w:color w:val="000000" w:themeColor="text1"/>
                <w:kern w:val="24"/>
                <w:sz w:val="18"/>
                <w:szCs w:val="18"/>
              </w:rPr>
              <w:t>X</w:t>
            </w:r>
            <w:r w:rsidRPr="002F2105">
              <w:rPr>
                <w:rFonts w:eastAsia="DFKai-SB" w:hint="eastAsia"/>
                <w:color w:val="000000" w:themeColor="text1"/>
                <w:kern w:val="24"/>
                <w:sz w:val="18"/>
                <w:szCs w:val="18"/>
              </w:rPr>
              <w:t>光影像具有慢性阻塞性肺病</w:t>
            </w:r>
            <w:r w:rsidRPr="002F2105">
              <w:rPr>
                <w:rFonts w:eastAsia="DFKai-SB"/>
                <w:color w:val="000000" w:themeColor="text1"/>
                <w:kern w:val="24"/>
                <w:sz w:val="18"/>
                <w:szCs w:val="18"/>
              </w:rPr>
              <w:t>(COPD)</w:t>
            </w:r>
            <w:r w:rsidRPr="002F2105">
              <w:rPr>
                <w:rFonts w:eastAsia="DFKai-SB" w:hint="eastAsia"/>
                <w:color w:val="000000" w:themeColor="text1"/>
                <w:kern w:val="24"/>
                <w:sz w:val="18"/>
                <w:szCs w:val="18"/>
              </w:rPr>
              <w:t>的診斷案例</w:t>
            </w:r>
          </w:p>
        </w:tc>
        <w:tc>
          <w:tcPr>
            <w:tcW w:w="402" w:type="pct"/>
            <w:tcBorders>
              <w:top w:val="single" w:sz="4" w:space="0" w:color="auto"/>
              <w:left w:val="single" w:sz="4" w:space="0" w:color="auto"/>
              <w:bottom w:val="single" w:sz="4" w:space="0" w:color="auto"/>
              <w:right w:val="single" w:sz="4" w:space="0" w:color="auto"/>
            </w:tcBorders>
          </w:tcPr>
          <w:p w14:paraId="34528C1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5DD5D29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6EFC71B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65A4A17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57F51B2F"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2E82327D"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53D79E9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D01</w:t>
            </w:r>
          </w:p>
        </w:tc>
        <w:tc>
          <w:tcPr>
            <w:tcW w:w="1090" w:type="pct"/>
            <w:tcBorders>
              <w:top w:val="single" w:sz="4" w:space="0" w:color="auto"/>
              <w:left w:val="single" w:sz="4" w:space="0" w:color="auto"/>
              <w:bottom w:val="single" w:sz="4" w:space="0" w:color="auto"/>
              <w:right w:val="single" w:sz="4" w:space="0" w:color="auto"/>
            </w:tcBorders>
            <w:vAlign w:val="center"/>
          </w:tcPr>
          <w:p w14:paraId="11EB8450"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Polysomnography</w:t>
            </w:r>
          </w:p>
        </w:tc>
        <w:tc>
          <w:tcPr>
            <w:tcW w:w="1551" w:type="pct"/>
            <w:tcBorders>
              <w:top w:val="single" w:sz="4" w:space="0" w:color="auto"/>
              <w:left w:val="single" w:sz="4" w:space="0" w:color="auto"/>
              <w:bottom w:val="single" w:sz="4" w:space="0" w:color="auto"/>
              <w:right w:val="single" w:sz="4" w:space="0" w:color="auto"/>
            </w:tcBorders>
            <w:vAlign w:val="center"/>
          </w:tcPr>
          <w:p w14:paraId="133F9DC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雙和醫院睡眠中心受測者的睡眠多項生理檢查資料集</w:t>
            </w:r>
          </w:p>
        </w:tc>
        <w:tc>
          <w:tcPr>
            <w:tcW w:w="402" w:type="pct"/>
            <w:tcBorders>
              <w:top w:val="single" w:sz="4" w:space="0" w:color="auto"/>
              <w:left w:val="single" w:sz="4" w:space="0" w:color="auto"/>
              <w:bottom w:val="single" w:sz="4" w:space="0" w:color="auto"/>
              <w:right w:val="single" w:sz="4" w:space="0" w:color="auto"/>
            </w:tcBorders>
          </w:tcPr>
          <w:p w14:paraId="0A955F73"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F7B651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5BE1100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6431722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400838EF"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7120ABD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0D6C77A6"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D02</w:t>
            </w:r>
          </w:p>
        </w:tc>
        <w:tc>
          <w:tcPr>
            <w:tcW w:w="1090" w:type="pct"/>
            <w:tcBorders>
              <w:top w:val="single" w:sz="4" w:space="0" w:color="auto"/>
              <w:left w:val="single" w:sz="4" w:space="0" w:color="auto"/>
              <w:bottom w:val="single" w:sz="4" w:space="0" w:color="auto"/>
              <w:right w:val="single" w:sz="4" w:space="0" w:color="auto"/>
            </w:tcBorders>
            <w:vAlign w:val="center"/>
          </w:tcPr>
          <w:p w14:paraId="1536E590"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roofErr w:type="spellStart"/>
            <w:r w:rsidRPr="002F2105">
              <w:rPr>
                <w:rFonts w:eastAsia="DFKai-SB"/>
                <w:color w:val="000000" w:themeColor="text1"/>
                <w:kern w:val="24"/>
                <w:sz w:val="18"/>
                <w:szCs w:val="18"/>
              </w:rPr>
              <w:t>Body_Composition</w:t>
            </w:r>
            <w:proofErr w:type="spellEnd"/>
          </w:p>
        </w:tc>
        <w:tc>
          <w:tcPr>
            <w:tcW w:w="1551" w:type="pct"/>
            <w:tcBorders>
              <w:top w:val="single" w:sz="4" w:space="0" w:color="auto"/>
              <w:left w:val="single" w:sz="4" w:space="0" w:color="auto"/>
              <w:bottom w:val="single" w:sz="4" w:space="0" w:color="auto"/>
              <w:right w:val="single" w:sz="4" w:space="0" w:color="auto"/>
            </w:tcBorders>
            <w:vAlign w:val="center"/>
          </w:tcPr>
          <w:p w14:paraId="76117903"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雙和醫院睡眠中心受測者的身體組成資料集</w:t>
            </w:r>
          </w:p>
        </w:tc>
        <w:tc>
          <w:tcPr>
            <w:tcW w:w="402" w:type="pct"/>
            <w:tcBorders>
              <w:top w:val="single" w:sz="4" w:space="0" w:color="auto"/>
              <w:left w:val="single" w:sz="4" w:space="0" w:color="auto"/>
              <w:bottom w:val="single" w:sz="4" w:space="0" w:color="auto"/>
              <w:right w:val="single" w:sz="4" w:space="0" w:color="auto"/>
            </w:tcBorders>
          </w:tcPr>
          <w:p w14:paraId="175C4EA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4B42C339"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5B48380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7C9A219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51865E98"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167D0BF5"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5640756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D03</w:t>
            </w:r>
          </w:p>
        </w:tc>
        <w:tc>
          <w:tcPr>
            <w:tcW w:w="1090" w:type="pct"/>
            <w:tcBorders>
              <w:top w:val="single" w:sz="4" w:space="0" w:color="auto"/>
              <w:left w:val="single" w:sz="4" w:space="0" w:color="auto"/>
              <w:bottom w:val="single" w:sz="4" w:space="0" w:color="auto"/>
              <w:right w:val="single" w:sz="4" w:space="0" w:color="auto"/>
            </w:tcBorders>
            <w:vAlign w:val="center"/>
          </w:tcPr>
          <w:p w14:paraId="01E470C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roofErr w:type="spellStart"/>
            <w:r w:rsidRPr="002F2105">
              <w:rPr>
                <w:rFonts w:eastAsia="DFKai-SB"/>
                <w:color w:val="000000" w:themeColor="text1"/>
                <w:kern w:val="24"/>
                <w:sz w:val="18"/>
                <w:szCs w:val="18"/>
              </w:rPr>
              <w:t>Sound_Record</w:t>
            </w:r>
            <w:proofErr w:type="spellEnd"/>
          </w:p>
        </w:tc>
        <w:tc>
          <w:tcPr>
            <w:tcW w:w="1551" w:type="pct"/>
            <w:tcBorders>
              <w:top w:val="single" w:sz="4" w:space="0" w:color="auto"/>
              <w:left w:val="single" w:sz="4" w:space="0" w:color="auto"/>
              <w:bottom w:val="single" w:sz="4" w:space="0" w:color="auto"/>
              <w:right w:val="single" w:sz="4" w:space="0" w:color="auto"/>
            </w:tcBorders>
            <w:vAlign w:val="center"/>
          </w:tcPr>
          <w:p w14:paraId="33C7F21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雙和醫院睡眠中心受測者的睡眠多項生理檢查期間聲音資料集</w:t>
            </w:r>
          </w:p>
        </w:tc>
        <w:tc>
          <w:tcPr>
            <w:tcW w:w="402" w:type="pct"/>
            <w:tcBorders>
              <w:top w:val="single" w:sz="4" w:space="0" w:color="auto"/>
              <w:left w:val="single" w:sz="4" w:space="0" w:color="auto"/>
              <w:bottom w:val="single" w:sz="4" w:space="0" w:color="auto"/>
              <w:right w:val="single" w:sz="4" w:space="0" w:color="auto"/>
            </w:tcBorders>
          </w:tcPr>
          <w:p w14:paraId="189E333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0820C3CB"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6C03F64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6F0C9A3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2AA8582E"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2AE7C2DD"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182B635E"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D04</w:t>
            </w:r>
          </w:p>
        </w:tc>
        <w:tc>
          <w:tcPr>
            <w:tcW w:w="1090" w:type="pct"/>
            <w:tcBorders>
              <w:top w:val="single" w:sz="4" w:space="0" w:color="auto"/>
              <w:left w:val="single" w:sz="4" w:space="0" w:color="auto"/>
              <w:bottom w:val="single" w:sz="4" w:space="0" w:color="auto"/>
              <w:right w:val="single" w:sz="4" w:space="0" w:color="auto"/>
            </w:tcBorders>
            <w:vAlign w:val="center"/>
          </w:tcPr>
          <w:p w14:paraId="538FC0C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Questionnaire</w:t>
            </w:r>
          </w:p>
        </w:tc>
        <w:tc>
          <w:tcPr>
            <w:tcW w:w="1551" w:type="pct"/>
            <w:tcBorders>
              <w:top w:val="single" w:sz="4" w:space="0" w:color="auto"/>
              <w:left w:val="single" w:sz="4" w:space="0" w:color="auto"/>
              <w:bottom w:val="single" w:sz="4" w:space="0" w:color="auto"/>
              <w:right w:val="single" w:sz="4" w:space="0" w:color="auto"/>
            </w:tcBorders>
            <w:vAlign w:val="center"/>
          </w:tcPr>
          <w:p w14:paraId="4CE34B8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雙和醫院睡眠中心受測者的主觀睡眠問卷及其他量表資料集</w:t>
            </w:r>
          </w:p>
        </w:tc>
        <w:tc>
          <w:tcPr>
            <w:tcW w:w="402" w:type="pct"/>
            <w:tcBorders>
              <w:top w:val="single" w:sz="4" w:space="0" w:color="auto"/>
              <w:left w:val="single" w:sz="4" w:space="0" w:color="auto"/>
              <w:bottom w:val="single" w:sz="4" w:space="0" w:color="auto"/>
              <w:right w:val="single" w:sz="4" w:space="0" w:color="auto"/>
            </w:tcBorders>
          </w:tcPr>
          <w:p w14:paraId="46D5BE4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0F19F22"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2072A010"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68734EF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44CF5A55"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174BB46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4E53B4A5"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D05</w:t>
            </w:r>
          </w:p>
        </w:tc>
        <w:tc>
          <w:tcPr>
            <w:tcW w:w="1090" w:type="pct"/>
            <w:tcBorders>
              <w:top w:val="single" w:sz="4" w:space="0" w:color="auto"/>
              <w:left w:val="single" w:sz="4" w:space="0" w:color="auto"/>
              <w:bottom w:val="single" w:sz="4" w:space="0" w:color="auto"/>
              <w:right w:val="single" w:sz="4" w:space="0" w:color="auto"/>
            </w:tcBorders>
            <w:vAlign w:val="center"/>
          </w:tcPr>
          <w:p w14:paraId="7C45FBC0"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roofErr w:type="spellStart"/>
            <w:r w:rsidRPr="002F2105">
              <w:rPr>
                <w:rFonts w:eastAsia="DFKai-SB"/>
                <w:color w:val="000000" w:themeColor="text1"/>
                <w:kern w:val="24"/>
                <w:sz w:val="18"/>
                <w:szCs w:val="18"/>
              </w:rPr>
              <w:t>Questionnaire_New</w:t>
            </w:r>
            <w:proofErr w:type="spellEnd"/>
          </w:p>
        </w:tc>
        <w:tc>
          <w:tcPr>
            <w:tcW w:w="1551" w:type="pct"/>
            <w:tcBorders>
              <w:top w:val="single" w:sz="4" w:space="0" w:color="auto"/>
              <w:left w:val="single" w:sz="4" w:space="0" w:color="auto"/>
              <w:bottom w:val="single" w:sz="4" w:space="0" w:color="auto"/>
              <w:right w:val="single" w:sz="4" w:space="0" w:color="auto"/>
            </w:tcBorders>
            <w:vAlign w:val="center"/>
          </w:tcPr>
          <w:p w14:paraId="23D7DE7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使用</w:t>
            </w:r>
            <w:r w:rsidRPr="002F2105">
              <w:rPr>
                <w:rFonts w:eastAsia="DFKai-SB"/>
                <w:color w:val="000000" w:themeColor="text1"/>
                <w:kern w:val="24"/>
                <w:sz w:val="18"/>
                <w:szCs w:val="18"/>
              </w:rPr>
              <w:t>Chatbot</w:t>
            </w:r>
            <w:r w:rsidRPr="002F2105">
              <w:rPr>
                <w:rFonts w:eastAsia="DFKai-SB" w:hint="eastAsia"/>
                <w:color w:val="000000" w:themeColor="text1"/>
                <w:kern w:val="24"/>
                <w:sz w:val="18"/>
                <w:szCs w:val="18"/>
              </w:rPr>
              <w:t>搜集的主觀睡眠問卷及人體試驗案的量表資料集</w:t>
            </w:r>
          </w:p>
        </w:tc>
        <w:tc>
          <w:tcPr>
            <w:tcW w:w="402" w:type="pct"/>
            <w:tcBorders>
              <w:top w:val="single" w:sz="4" w:space="0" w:color="auto"/>
              <w:left w:val="single" w:sz="4" w:space="0" w:color="auto"/>
              <w:bottom w:val="single" w:sz="4" w:space="0" w:color="auto"/>
              <w:right w:val="single" w:sz="4" w:space="0" w:color="auto"/>
            </w:tcBorders>
          </w:tcPr>
          <w:p w14:paraId="2B7EAD30"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35C6CD20"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26B8116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7E816367"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45D7066D"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61C948B7"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01F78C85"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D06</w:t>
            </w:r>
          </w:p>
        </w:tc>
        <w:tc>
          <w:tcPr>
            <w:tcW w:w="1090" w:type="pct"/>
            <w:tcBorders>
              <w:top w:val="single" w:sz="4" w:space="0" w:color="auto"/>
              <w:left w:val="single" w:sz="4" w:space="0" w:color="auto"/>
              <w:bottom w:val="single" w:sz="4" w:space="0" w:color="auto"/>
              <w:right w:val="single" w:sz="4" w:space="0" w:color="auto"/>
            </w:tcBorders>
            <w:vAlign w:val="center"/>
          </w:tcPr>
          <w:p w14:paraId="10D67D59"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roofErr w:type="spellStart"/>
            <w:r w:rsidRPr="002F2105">
              <w:rPr>
                <w:rFonts w:eastAsia="DFKai-SB"/>
                <w:color w:val="000000" w:themeColor="text1"/>
                <w:kern w:val="24"/>
                <w:sz w:val="18"/>
                <w:szCs w:val="18"/>
              </w:rPr>
              <w:t>Portable_Devices</w:t>
            </w:r>
            <w:proofErr w:type="spellEnd"/>
          </w:p>
        </w:tc>
        <w:tc>
          <w:tcPr>
            <w:tcW w:w="1551" w:type="pct"/>
            <w:tcBorders>
              <w:top w:val="single" w:sz="4" w:space="0" w:color="auto"/>
              <w:left w:val="single" w:sz="4" w:space="0" w:color="auto"/>
              <w:bottom w:val="single" w:sz="4" w:space="0" w:color="auto"/>
              <w:right w:val="single" w:sz="4" w:space="0" w:color="auto"/>
            </w:tcBorders>
            <w:vAlign w:val="center"/>
          </w:tcPr>
          <w:p w14:paraId="0F936733"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受測者使用穿戴式裝置檢測資料集</w:t>
            </w:r>
          </w:p>
        </w:tc>
        <w:tc>
          <w:tcPr>
            <w:tcW w:w="402" w:type="pct"/>
            <w:tcBorders>
              <w:top w:val="single" w:sz="4" w:space="0" w:color="auto"/>
              <w:left w:val="single" w:sz="4" w:space="0" w:color="auto"/>
              <w:bottom w:val="single" w:sz="4" w:space="0" w:color="auto"/>
              <w:right w:val="single" w:sz="4" w:space="0" w:color="auto"/>
            </w:tcBorders>
          </w:tcPr>
          <w:p w14:paraId="24EACBE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5E9DDFA5"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69999EA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45681AC0"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30AEE0C6"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651E52CC"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575B35B9"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D07</w:t>
            </w:r>
          </w:p>
        </w:tc>
        <w:tc>
          <w:tcPr>
            <w:tcW w:w="1090" w:type="pct"/>
            <w:tcBorders>
              <w:top w:val="single" w:sz="4" w:space="0" w:color="auto"/>
              <w:left w:val="single" w:sz="4" w:space="0" w:color="auto"/>
              <w:bottom w:val="single" w:sz="4" w:space="0" w:color="auto"/>
              <w:right w:val="single" w:sz="4" w:space="0" w:color="auto"/>
            </w:tcBorders>
            <w:vAlign w:val="center"/>
          </w:tcPr>
          <w:p w14:paraId="6128DD5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roofErr w:type="spellStart"/>
            <w:r w:rsidRPr="002F2105">
              <w:rPr>
                <w:rFonts w:eastAsia="DFKai-SB"/>
                <w:color w:val="000000" w:themeColor="text1"/>
                <w:kern w:val="24"/>
                <w:sz w:val="18"/>
                <w:szCs w:val="18"/>
              </w:rPr>
              <w:t>Blood_Test</w:t>
            </w:r>
            <w:proofErr w:type="spellEnd"/>
          </w:p>
        </w:tc>
        <w:tc>
          <w:tcPr>
            <w:tcW w:w="1551" w:type="pct"/>
            <w:tcBorders>
              <w:top w:val="single" w:sz="4" w:space="0" w:color="auto"/>
              <w:left w:val="single" w:sz="4" w:space="0" w:color="auto"/>
              <w:bottom w:val="single" w:sz="4" w:space="0" w:color="auto"/>
              <w:right w:val="single" w:sz="4" w:space="0" w:color="auto"/>
            </w:tcBorders>
            <w:vAlign w:val="center"/>
          </w:tcPr>
          <w:p w14:paraId="77C011F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人體試驗案的抽血檢測資料集</w:t>
            </w:r>
          </w:p>
        </w:tc>
        <w:tc>
          <w:tcPr>
            <w:tcW w:w="402" w:type="pct"/>
            <w:tcBorders>
              <w:top w:val="single" w:sz="4" w:space="0" w:color="auto"/>
              <w:left w:val="single" w:sz="4" w:space="0" w:color="auto"/>
              <w:bottom w:val="single" w:sz="4" w:space="0" w:color="auto"/>
              <w:right w:val="single" w:sz="4" w:space="0" w:color="auto"/>
            </w:tcBorders>
          </w:tcPr>
          <w:p w14:paraId="1E7F30B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07D990E"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3D65721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77D7E66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2166DBE1"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3FF1E060"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3D39918D"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D08</w:t>
            </w:r>
          </w:p>
        </w:tc>
        <w:tc>
          <w:tcPr>
            <w:tcW w:w="1090" w:type="pct"/>
            <w:tcBorders>
              <w:top w:val="single" w:sz="4" w:space="0" w:color="auto"/>
              <w:left w:val="single" w:sz="4" w:space="0" w:color="auto"/>
              <w:bottom w:val="single" w:sz="4" w:space="0" w:color="auto"/>
              <w:right w:val="single" w:sz="4" w:space="0" w:color="auto"/>
            </w:tcBorders>
            <w:vAlign w:val="center"/>
          </w:tcPr>
          <w:p w14:paraId="64919D6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roofErr w:type="spellStart"/>
            <w:r w:rsidRPr="002F2105">
              <w:rPr>
                <w:rFonts w:eastAsia="DFKai-SB"/>
                <w:color w:val="000000" w:themeColor="text1"/>
                <w:kern w:val="24"/>
                <w:sz w:val="18"/>
                <w:szCs w:val="18"/>
              </w:rPr>
              <w:t>Medical_Image</w:t>
            </w:r>
            <w:proofErr w:type="spellEnd"/>
          </w:p>
        </w:tc>
        <w:tc>
          <w:tcPr>
            <w:tcW w:w="1551" w:type="pct"/>
            <w:tcBorders>
              <w:top w:val="single" w:sz="4" w:space="0" w:color="auto"/>
              <w:left w:val="single" w:sz="4" w:space="0" w:color="auto"/>
              <w:bottom w:val="single" w:sz="4" w:space="0" w:color="auto"/>
              <w:right w:val="single" w:sz="4" w:space="0" w:color="auto"/>
            </w:tcBorders>
            <w:vAlign w:val="center"/>
          </w:tcPr>
          <w:p w14:paraId="415111D9"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人體試驗案的醫學影像（喉部超音波</w:t>
            </w:r>
            <w:r w:rsidRPr="002F2105">
              <w:rPr>
                <w:rFonts w:eastAsia="DFKai-SB"/>
                <w:color w:val="000000" w:themeColor="text1"/>
                <w:kern w:val="24"/>
                <w:sz w:val="18"/>
                <w:szCs w:val="18"/>
              </w:rPr>
              <w:t>3D</w:t>
            </w:r>
            <w:r w:rsidRPr="002F2105">
              <w:rPr>
                <w:rFonts w:eastAsia="DFKai-SB" w:hint="eastAsia"/>
                <w:color w:val="000000" w:themeColor="text1"/>
                <w:kern w:val="24"/>
                <w:sz w:val="18"/>
                <w:szCs w:val="18"/>
              </w:rPr>
              <w:t>影像）資料集</w:t>
            </w:r>
          </w:p>
        </w:tc>
        <w:tc>
          <w:tcPr>
            <w:tcW w:w="402" w:type="pct"/>
            <w:tcBorders>
              <w:top w:val="single" w:sz="4" w:space="0" w:color="auto"/>
              <w:left w:val="single" w:sz="4" w:space="0" w:color="auto"/>
              <w:bottom w:val="single" w:sz="4" w:space="0" w:color="auto"/>
              <w:right w:val="single" w:sz="4" w:space="0" w:color="auto"/>
            </w:tcBorders>
          </w:tcPr>
          <w:p w14:paraId="5E2694F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092D8720"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32A57D5D"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11C72F1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02468040"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020DFBA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6D7B7F3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D09</w:t>
            </w:r>
          </w:p>
        </w:tc>
        <w:tc>
          <w:tcPr>
            <w:tcW w:w="1090" w:type="pct"/>
            <w:tcBorders>
              <w:top w:val="single" w:sz="4" w:space="0" w:color="auto"/>
              <w:left w:val="single" w:sz="4" w:space="0" w:color="auto"/>
              <w:bottom w:val="single" w:sz="4" w:space="0" w:color="auto"/>
              <w:right w:val="single" w:sz="4" w:space="0" w:color="auto"/>
            </w:tcBorders>
            <w:vAlign w:val="center"/>
          </w:tcPr>
          <w:p w14:paraId="35CB78F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roofErr w:type="spellStart"/>
            <w:r w:rsidRPr="002F2105">
              <w:rPr>
                <w:rFonts w:eastAsia="DFKai-SB"/>
                <w:color w:val="000000" w:themeColor="text1"/>
                <w:kern w:val="24"/>
                <w:sz w:val="18"/>
                <w:szCs w:val="18"/>
              </w:rPr>
              <w:t>Medical_Record</w:t>
            </w:r>
            <w:proofErr w:type="spellEnd"/>
          </w:p>
        </w:tc>
        <w:tc>
          <w:tcPr>
            <w:tcW w:w="1551" w:type="pct"/>
            <w:tcBorders>
              <w:top w:val="single" w:sz="4" w:space="0" w:color="auto"/>
              <w:left w:val="single" w:sz="4" w:space="0" w:color="auto"/>
              <w:bottom w:val="single" w:sz="4" w:space="0" w:color="auto"/>
              <w:right w:val="single" w:sz="4" w:space="0" w:color="auto"/>
            </w:tcBorders>
            <w:vAlign w:val="center"/>
          </w:tcPr>
          <w:p w14:paraId="59ED219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人體試驗案的醫療紀錄及臨床數據資料集</w:t>
            </w:r>
          </w:p>
        </w:tc>
        <w:tc>
          <w:tcPr>
            <w:tcW w:w="402" w:type="pct"/>
            <w:tcBorders>
              <w:top w:val="single" w:sz="4" w:space="0" w:color="auto"/>
              <w:left w:val="single" w:sz="4" w:space="0" w:color="auto"/>
              <w:bottom w:val="single" w:sz="4" w:space="0" w:color="auto"/>
              <w:right w:val="single" w:sz="4" w:space="0" w:color="auto"/>
            </w:tcBorders>
          </w:tcPr>
          <w:p w14:paraId="792F0AC7"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CBD5B79"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276AE91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4B7C7FF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1954C57C"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65B2D656"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18D59F3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D10</w:t>
            </w:r>
          </w:p>
        </w:tc>
        <w:tc>
          <w:tcPr>
            <w:tcW w:w="1090" w:type="pct"/>
            <w:tcBorders>
              <w:top w:val="single" w:sz="4" w:space="0" w:color="auto"/>
              <w:left w:val="single" w:sz="4" w:space="0" w:color="auto"/>
              <w:bottom w:val="single" w:sz="4" w:space="0" w:color="auto"/>
              <w:right w:val="single" w:sz="4" w:space="0" w:color="auto"/>
            </w:tcBorders>
            <w:vAlign w:val="center"/>
          </w:tcPr>
          <w:p w14:paraId="56493EF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Environment</w:t>
            </w:r>
          </w:p>
        </w:tc>
        <w:tc>
          <w:tcPr>
            <w:tcW w:w="1551" w:type="pct"/>
            <w:tcBorders>
              <w:top w:val="single" w:sz="4" w:space="0" w:color="auto"/>
              <w:left w:val="single" w:sz="4" w:space="0" w:color="auto"/>
              <w:bottom w:val="single" w:sz="4" w:space="0" w:color="auto"/>
              <w:right w:val="single" w:sz="4" w:space="0" w:color="auto"/>
            </w:tcBorders>
            <w:vAlign w:val="center"/>
          </w:tcPr>
          <w:p w14:paraId="530188F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受測者睡眠空間的環境參數資料集</w:t>
            </w:r>
          </w:p>
        </w:tc>
        <w:tc>
          <w:tcPr>
            <w:tcW w:w="402" w:type="pct"/>
            <w:tcBorders>
              <w:top w:val="single" w:sz="4" w:space="0" w:color="auto"/>
              <w:left w:val="single" w:sz="4" w:space="0" w:color="auto"/>
              <w:bottom w:val="single" w:sz="4" w:space="0" w:color="auto"/>
              <w:right w:val="single" w:sz="4" w:space="0" w:color="auto"/>
            </w:tcBorders>
          </w:tcPr>
          <w:p w14:paraId="7CF0092D"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F9CEBF3"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621492A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4A4A240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7AD89EA0"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6428EE93"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1155770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D11</w:t>
            </w:r>
          </w:p>
        </w:tc>
        <w:tc>
          <w:tcPr>
            <w:tcW w:w="1090" w:type="pct"/>
            <w:tcBorders>
              <w:top w:val="single" w:sz="4" w:space="0" w:color="auto"/>
              <w:left w:val="single" w:sz="4" w:space="0" w:color="auto"/>
              <w:bottom w:val="single" w:sz="4" w:space="0" w:color="auto"/>
              <w:right w:val="single" w:sz="4" w:space="0" w:color="auto"/>
            </w:tcBorders>
            <w:vAlign w:val="center"/>
          </w:tcPr>
          <w:p w14:paraId="16C3805D"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roofErr w:type="spellStart"/>
            <w:r w:rsidRPr="002F2105">
              <w:rPr>
                <w:rFonts w:eastAsia="DFKai-SB"/>
                <w:color w:val="000000" w:themeColor="text1"/>
                <w:kern w:val="24"/>
                <w:sz w:val="18"/>
                <w:szCs w:val="18"/>
              </w:rPr>
              <w:t>Rador</w:t>
            </w:r>
            <w:proofErr w:type="spellEnd"/>
          </w:p>
        </w:tc>
        <w:tc>
          <w:tcPr>
            <w:tcW w:w="1551" w:type="pct"/>
            <w:tcBorders>
              <w:top w:val="single" w:sz="4" w:space="0" w:color="auto"/>
              <w:left w:val="single" w:sz="4" w:space="0" w:color="auto"/>
              <w:bottom w:val="single" w:sz="4" w:space="0" w:color="auto"/>
              <w:right w:val="single" w:sz="4" w:space="0" w:color="auto"/>
            </w:tcBorders>
            <w:vAlign w:val="center"/>
          </w:tcPr>
          <w:p w14:paraId="6520343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睡眠空間的雷達數據資料集</w:t>
            </w:r>
          </w:p>
        </w:tc>
        <w:tc>
          <w:tcPr>
            <w:tcW w:w="402" w:type="pct"/>
            <w:tcBorders>
              <w:top w:val="single" w:sz="4" w:space="0" w:color="auto"/>
              <w:left w:val="single" w:sz="4" w:space="0" w:color="auto"/>
              <w:bottom w:val="single" w:sz="4" w:space="0" w:color="auto"/>
              <w:right w:val="single" w:sz="4" w:space="0" w:color="auto"/>
            </w:tcBorders>
          </w:tcPr>
          <w:p w14:paraId="1F7F35C9"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6E3F2EC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08F211BD"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499F2EF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4615B1C5"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634A607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3764080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八</w:t>
            </w:r>
            <w:r w:rsidRPr="002F2105">
              <w:rPr>
                <w:rFonts w:eastAsia="DFKai-SB"/>
                <w:color w:val="000000" w:themeColor="text1"/>
                <w:kern w:val="24"/>
                <w:sz w:val="18"/>
                <w:szCs w:val="18"/>
              </w:rPr>
              <w:t>D12</w:t>
            </w:r>
          </w:p>
        </w:tc>
        <w:tc>
          <w:tcPr>
            <w:tcW w:w="1090" w:type="pct"/>
            <w:tcBorders>
              <w:top w:val="single" w:sz="4" w:space="0" w:color="auto"/>
              <w:left w:val="single" w:sz="4" w:space="0" w:color="auto"/>
              <w:bottom w:val="single" w:sz="4" w:space="0" w:color="auto"/>
              <w:right w:val="single" w:sz="4" w:space="0" w:color="auto"/>
            </w:tcBorders>
            <w:vAlign w:val="center"/>
          </w:tcPr>
          <w:p w14:paraId="1393E67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Mattress</w:t>
            </w:r>
          </w:p>
        </w:tc>
        <w:tc>
          <w:tcPr>
            <w:tcW w:w="1551" w:type="pct"/>
            <w:tcBorders>
              <w:top w:val="single" w:sz="4" w:space="0" w:color="auto"/>
              <w:left w:val="single" w:sz="4" w:space="0" w:color="auto"/>
              <w:bottom w:val="single" w:sz="4" w:space="0" w:color="auto"/>
              <w:right w:val="single" w:sz="4" w:space="0" w:color="auto"/>
            </w:tcBorders>
            <w:vAlign w:val="center"/>
          </w:tcPr>
          <w:p w14:paraId="2BFDC78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智能床墊的感測數據資料集</w:t>
            </w:r>
          </w:p>
        </w:tc>
        <w:tc>
          <w:tcPr>
            <w:tcW w:w="402" w:type="pct"/>
            <w:tcBorders>
              <w:top w:val="single" w:sz="4" w:space="0" w:color="auto"/>
              <w:left w:val="single" w:sz="4" w:space="0" w:color="auto"/>
              <w:bottom w:val="single" w:sz="4" w:space="0" w:color="auto"/>
              <w:right w:val="single" w:sz="4" w:space="0" w:color="auto"/>
            </w:tcBorders>
          </w:tcPr>
          <w:p w14:paraId="41DCBE3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4C7A2FF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tcPr>
          <w:p w14:paraId="068E73A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21F81A4D"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59B00A91"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4951BC7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5FB707C7"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D01</w:t>
            </w:r>
          </w:p>
        </w:tc>
        <w:tc>
          <w:tcPr>
            <w:tcW w:w="1090" w:type="pct"/>
            <w:tcBorders>
              <w:top w:val="single" w:sz="4" w:space="0" w:color="auto"/>
              <w:left w:val="single" w:sz="4" w:space="0" w:color="auto"/>
              <w:bottom w:val="single" w:sz="4" w:space="0" w:color="auto"/>
              <w:right w:val="single" w:sz="4" w:space="0" w:color="auto"/>
            </w:tcBorders>
            <w:vAlign w:val="center"/>
          </w:tcPr>
          <w:p w14:paraId="0BB23723"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[PAN-NP]</w:t>
            </w:r>
            <w:r w:rsidRPr="002F2105">
              <w:rPr>
                <w:rFonts w:eastAsia="DFKai-SB" w:hint="eastAsia"/>
                <w:color w:val="000000" w:themeColor="text1"/>
                <w:kern w:val="24"/>
                <w:sz w:val="18"/>
                <w:szCs w:val="18"/>
              </w:rPr>
              <w:t>電腦斷層腹部影像資料集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健康胰臟</w:t>
            </w:r>
          </w:p>
        </w:tc>
        <w:tc>
          <w:tcPr>
            <w:tcW w:w="1551" w:type="pct"/>
            <w:tcBorders>
              <w:top w:val="single" w:sz="4" w:space="0" w:color="auto"/>
              <w:left w:val="single" w:sz="4" w:space="0" w:color="auto"/>
              <w:bottom w:val="single" w:sz="4" w:space="0" w:color="auto"/>
              <w:right w:val="single" w:sz="4" w:space="0" w:color="auto"/>
            </w:tcBorders>
            <w:vAlign w:val="center"/>
          </w:tcPr>
          <w:p w14:paraId="4EF9E50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肝臟與腎臟捐贈者以及放射科報告內容描述胰臟為健康個案之顯影劑增強影像。內容：細切與粗切影像、臨床資料</w:t>
            </w:r>
          </w:p>
        </w:tc>
        <w:tc>
          <w:tcPr>
            <w:tcW w:w="402" w:type="pct"/>
            <w:tcBorders>
              <w:top w:val="single" w:sz="4" w:space="0" w:color="auto"/>
              <w:left w:val="single" w:sz="4" w:space="0" w:color="auto"/>
              <w:bottom w:val="single" w:sz="4" w:space="0" w:color="auto"/>
              <w:right w:val="single" w:sz="4" w:space="0" w:color="auto"/>
            </w:tcBorders>
          </w:tcPr>
          <w:p w14:paraId="63D3F09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54C0DF43"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0641FF7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2CF1F77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5E8C0EF9" w14:textId="77777777" w:rsidTr="001E7AD3">
        <w:tc>
          <w:tcPr>
            <w:tcW w:w="313" w:type="pct"/>
            <w:tcBorders>
              <w:top w:val="single" w:sz="4" w:space="0" w:color="auto"/>
              <w:left w:val="single" w:sz="4" w:space="0" w:color="auto"/>
              <w:bottom w:val="single" w:sz="4" w:space="0" w:color="auto"/>
              <w:right w:val="single" w:sz="4" w:space="0" w:color="auto"/>
            </w:tcBorders>
          </w:tcPr>
          <w:p w14:paraId="51923132"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707620CE"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D02</w:t>
            </w:r>
          </w:p>
        </w:tc>
        <w:tc>
          <w:tcPr>
            <w:tcW w:w="1090" w:type="pct"/>
            <w:tcBorders>
              <w:top w:val="single" w:sz="4" w:space="0" w:color="auto"/>
              <w:left w:val="single" w:sz="4" w:space="0" w:color="auto"/>
              <w:bottom w:val="single" w:sz="4" w:space="0" w:color="auto"/>
              <w:right w:val="single" w:sz="4" w:space="0" w:color="auto"/>
            </w:tcBorders>
            <w:vAlign w:val="center"/>
          </w:tcPr>
          <w:p w14:paraId="7ED5704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[PAN-PC]</w:t>
            </w:r>
            <w:r w:rsidRPr="002F2105">
              <w:rPr>
                <w:rFonts w:eastAsia="DFKai-SB" w:hint="eastAsia"/>
                <w:color w:val="000000" w:themeColor="text1"/>
                <w:kern w:val="24"/>
                <w:sz w:val="18"/>
                <w:szCs w:val="18"/>
              </w:rPr>
              <w:t>電腦斷層腹部影像資料集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胰臟腺癌</w:t>
            </w:r>
          </w:p>
        </w:tc>
        <w:tc>
          <w:tcPr>
            <w:tcW w:w="1551" w:type="pct"/>
            <w:tcBorders>
              <w:top w:val="single" w:sz="4" w:space="0" w:color="auto"/>
              <w:left w:val="single" w:sz="4" w:space="0" w:color="auto"/>
              <w:bottom w:val="single" w:sz="4" w:space="0" w:color="auto"/>
              <w:right w:val="single" w:sz="4" w:space="0" w:color="auto"/>
            </w:tcBorders>
            <w:vAlign w:val="center"/>
          </w:tcPr>
          <w:p w14:paraId="5D412DE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用癌症登記報告搜尋出已有確診胰臟腺癌</w:t>
            </w:r>
            <w:r w:rsidRPr="002F2105">
              <w:rPr>
                <w:rFonts w:eastAsia="DFKai-SB"/>
                <w:color w:val="000000" w:themeColor="text1"/>
                <w:kern w:val="24"/>
                <w:sz w:val="18"/>
                <w:szCs w:val="18"/>
              </w:rPr>
              <w:t>(</w:t>
            </w:r>
            <w:proofErr w:type="spellStart"/>
            <w:r w:rsidRPr="002F2105">
              <w:rPr>
                <w:rFonts w:eastAsia="DFKai-SB"/>
                <w:color w:val="000000" w:themeColor="text1"/>
                <w:kern w:val="24"/>
                <w:sz w:val="18"/>
                <w:szCs w:val="18"/>
              </w:rPr>
              <w:t>Pancreaticductaladenocaricinoma</w:t>
            </w:r>
            <w:proofErr w:type="spellEnd"/>
            <w:r w:rsidRPr="002F2105">
              <w:rPr>
                <w:rFonts w:eastAsia="DFKai-SB"/>
                <w:color w:val="000000" w:themeColor="text1"/>
                <w:kern w:val="24"/>
                <w:sz w:val="18"/>
                <w:szCs w:val="18"/>
              </w:rPr>
              <w:t>)</w:t>
            </w:r>
            <w:r w:rsidRPr="002F2105">
              <w:rPr>
                <w:rFonts w:eastAsia="DFKai-SB" w:hint="eastAsia"/>
                <w:color w:val="000000" w:themeColor="text1"/>
                <w:kern w:val="24"/>
                <w:sz w:val="18"/>
                <w:szCs w:val="18"/>
              </w:rPr>
              <w:t>個案之顯影劑增強影像。內容：細切與粗切影像、臨床資料、胰臟與腫瘤分割標註、腫瘤資訊</w:t>
            </w:r>
          </w:p>
        </w:tc>
        <w:tc>
          <w:tcPr>
            <w:tcW w:w="402" w:type="pct"/>
            <w:tcBorders>
              <w:top w:val="single" w:sz="4" w:space="0" w:color="auto"/>
              <w:left w:val="single" w:sz="4" w:space="0" w:color="auto"/>
              <w:bottom w:val="single" w:sz="4" w:space="0" w:color="auto"/>
              <w:right w:val="single" w:sz="4" w:space="0" w:color="auto"/>
            </w:tcBorders>
          </w:tcPr>
          <w:p w14:paraId="288BF11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BAC828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44175A77"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4EF66BA2"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35CD3716" w14:textId="77777777" w:rsidTr="001E7AD3">
        <w:tc>
          <w:tcPr>
            <w:tcW w:w="313" w:type="pct"/>
            <w:tcBorders>
              <w:top w:val="single" w:sz="4" w:space="0" w:color="auto"/>
              <w:left w:val="single" w:sz="4" w:space="0" w:color="auto"/>
              <w:bottom w:val="single" w:sz="4" w:space="0" w:color="auto"/>
              <w:right w:val="single" w:sz="4" w:space="0" w:color="auto"/>
            </w:tcBorders>
          </w:tcPr>
          <w:p w14:paraId="3E276097"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07B15D8C"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D03</w:t>
            </w:r>
          </w:p>
        </w:tc>
        <w:tc>
          <w:tcPr>
            <w:tcW w:w="1090" w:type="pct"/>
            <w:tcBorders>
              <w:top w:val="single" w:sz="4" w:space="0" w:color="auto"/>
              <w:left w:val="single" w:sz="4" w:space="0" w:color="auto"/>
              <w:bottom w:val="single" w:sz="4" w:space="0" w:color="auto"/>
              <w:right w:val="single" w:sz="4" w:space="0" w:color="auto"/>
            </w:tcBorders>
            <w:vAlign w:val="center"/>
          </w:tcPr>
          <w:p w14:paraId="3A5E6B6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[PAN-AP]</w:t>
            </w:r>
            <w:r w:rsidRPr="002F2105">
              <w:rPr>
                <w:rFonts w:eastAsia="DFKai-SB" w:hint="eastAsia"/>
                <w:color w:val="000000" w:themeColor="text1"/>
                <w:kern w:val="24"/>
                <w:sz w:val="18"/>
                <w:szCs w:val="18"/>
              </w:rPr>
              <w:t>電腦斷層腹部影像資料集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急性胰臟炎</w:t>
            </w:r>
          </w:p>
        </w:tc>
        <w:tc>
          <w:tcPr>
            <w:tcW w:w="1551" w:type="pct"/>
            <w:tcBorders>
              <w:top w:val="single" w:sz="4" w:space="0" w:color="auto"/>
              <w:left w:val="single" w:sz="4" w:space="0" w:color="auto"/>
              <w:bottom w:val="single" w:sz="4" w:space="0" w:color="auto"/>
              <w:right w:val="single" w:sz="4" w:space="0" w:color="auto"/>
            </w:tcBorders>
            <w:vAlign w:val="center"/>
          </w:tcPr>
          <w:p w14:paraId="534BE47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急性胰臟炎</w:t>
            </w:r>
            <w:r w:rsidRPr="002F2105">
              <w:rPr>
                <w:rFonts w:eastAsia="DFKai-SB"/>
                <w:color w:val="000000" w:themeColor="text1"/>
                <w:kern w:val="24"/>
                <w:sz w:val="18"/>
                <w:szCs w:val="18"/>
              </w:rPr>
              <w:t>(</w:t>
            </w:r>
            <w:proofErr w:type="spellStart"/>
            <w:r w:rsidRPr="002F2105">
              <w:rPr>
                <w:rFonts w:eastAsia="DFKai-SB"/>
                <w:color w:val="000000" w:themeColor="text1"/>
                <w:kern w:val="24"/>
                <w:sz w:val="18"/>
                <w:szCs w:val="18"/>
              </w:rPr>
              <w:t>Acutepancreatitis</w:t>
            </w:r>
            <w:proofErr w:type="spellEnd"/>
            <w:r w:rsidRPr="002F2105">
              <w:rPr>
                <w:rFonts w:eastAsia="DFKai-SB"/>
                <w:color w:val="000000" w:themeColor="text1"/>
                <w:kern w:val="24"/>
                <w:sz w:val="18"/>
                <w:szCs w:val="18"/>
              </w:rPr>
              <w:t>)</w:t>
            </w:r>
            <w:r w:rsidRPr="002F2105">
              <w:rPr>
                <w:rFonts w:eastAsia="DFKai-SB" w:hint="eastAsia"/>
                <w:color w:val="000000" w:themeColor="text1"/>
                <w:kern w:val="24"/>
                <w:sz w:val="18"/>
                <w:szCs w:val="18"/>
              </w:rPr>
              <w:t>個案之顯影劑增強影像。內容：粗切影像、臨床資料</w:t>
            </w:r>
          </w:p>
        </w:tc>
        <w:tc>
          <w:tcPr>
            <w:tcW w:w="402" w:type="pct"/>
            <w:tcBorders>
              <w:top w:val="single" w:sz="4" w:space="0" w:color="auto"/>
              <w:left w:val="single" w:sz="4" w:space="0" w:color="auto"/>
              <w:bottom w:val="single" w:sz="4" w:space="0" w:color="auto"/>
              <w:right w:val="single" w:sz="4" w:space="0" w:color="auto"/>
            </w:tcBorders>
          </w:tcPr>
          <w:p w14:paraId="2188F8C9"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EBCF00B"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5151923D"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4164097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7591D729" w14:textId="77777777" w:rsidTr="001E7AD3">
        <w:tc>
          <w:tcPr>
            <w:tcW w:w="313" w:type="pct"/>
            <w:tcBorders>
              <w:top w:val="single" w:sz="4" w:space="0" w:color="auto"/>
              <w:left w:val="single" w:sz="4" w:space="0" w:color="auto"/>
              <w:bottom w:val="single" w:sz="4" w:space="0" w:color="auto"/>
              <w:right w:val="single" w:sz="4" w:space="0" w:color="auto"/>
            </w:tcBorders>
          </w:tcPr>
          <w:p w14:paraId="1CC71AB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1D57A7A8"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D04</w:t>
            </w:r>
          </w:p>
        </w:tc>
        <w:tc>
          <w:tcPr>
            <w:tcW w:w="1090" w:type="pct"/>
            <w:tcBorders>
              <w:top w:val="single" w:sz="4" w:space="0" w:color="auto"/>
              <w:left w:val="single" w:sz="4" w:space="0" w:color="auto"/>
              <w:bottom w:val="single" w:sz="4" w:space="0" w:color="auto"/>
              <w:right w:val="single" w:sz="4" w:space="0" w:color="auto"/>
            </w:tcBorders>
            <w:vAlign w:val="center"/>
          </w:tcPr>
          <w:p w14:paraId="46C7AA14"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[PAN-CP]</w:t>
            </w:r>
            <w:r w:rsidRPr="002F2105">
              <w:rPr>
                <w:rFonts w:eastAsia="DFKai-SB" w:hint="eastAsia"/>
                <w:color w:val="000000" w:themeColor="text1"/>
                <w:kern w:val="24"/>
                <w:sz w:val="18"/>
                <w:szCs w:val="18"/>
              </w:rPr>
              <w:t>電腦斷層腹部影像資料集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慢性胰臟炎</w:t>
            </w:r>
          </w:p>
        </w:tc>
        <w:tc>
          <w:tcPr>
            <w:tcW w:w="1551" w:type="pct"/>
            <w:tcBorders>
              <w:top w:val="single" w:sz="4" w:space="0" w:color="auto"/>
              <w:left w:val="single" w:sz="4" w:space="0" w:color="auto"/>
              <w:bottom w:val="single" w:sz="4" w:space="0" w:color="auto"/>
              <w:right w:val="single" w:sz="4" w:space="0" w:color="auto"/>
            </w:tcBorders>
            <w:vAlign w:val="center"/>
          </w:tcPr>
          <w:p w14:paraId="74D4972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慢性胰臟炎</w:t>
            </w:r>
            <w:r w:rsidRPr="002F2105">
              <w:rPr>
                <w:rFonts w:eastAsia="DFKai-SB"/>
                <w:color w:val="000000" w:themeColor="text1"/>
                <w:kern w:val="24"/>
                <w:sz w:val="18"/>
                <w:szCs w:val="18"/>
              </w:rPr>
              <w:t>(</w:t>
            </w:r>
            <w:proofErr w:type="spellStart"/>
            <w:r w:rsidRPr="002F2105">
              <w:rPr>
                <w:rFonts w:eastAsia="DFKai-SB"/>
                <w:color w:val="000000" w:themeColor="text1"/>
                <w:kern w:val="24"/>
                <w:sz w:val="18"/>
                <w:szCs w:val="18"/>
              </w:rPr>
              <w:t>Chronicpancreatitis</w:t>
            </w:r>
            <w:proofErr w:type="spellEnd"/>
            <w:r w:rsidRPr="002F2105">
              <w:rPr>
                <w:rFonts w:eastAsia="DFKai-SB"/>
                <w:color w:val="000000" w:themeColor="text1"/>
                <w:kern w:val="24"/>
                <w:sz w:val="18"/>
                <w:szCs w:val="18"/>
              </w:rPr>
              <w:t>)</w:t>
            </w:r>
            <w:r w:rsidRPr="002F2105">
              <w:rPr>
                <w:rFonts w:eastAsia="DFKai-SB" w:hint="eastAsia"/>
                <w:color w:val="000000" w:themeColor="text1"/>
                <w:kern w:val="24"/>
                <w:sz w:val="18"/>
                <w:szCs w:val="18"/>
              </w:rPr>
              <w:t>個案之顯影劑增強影像。內容：粗切影像、臨床資料</w:t>
            </w:r>
          </w:p>
        </w:tc>
        <w:tc>
          <w:tcPr>
            <w:tcW w:w="402" w:type="pct"/>
            <w:tcBorders>
              <w:top w:val="single" w:sz="4" w:space="0" w:color="auto"/>
              <w:left w:val="single" w:sz="4" w:space="0" w:color="auto"/>
              <w:bottom w:val="single" w:sz="4" w:space="0" w:color="auto"/>
              <w:right w:val="single" w:sz="4" w:space="0" w:color="auto"/>
            </w:tcBorders>
          </w:tcPr>
          <w:p w14:paraId="1AB6D35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72D657F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23F8A04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1428A014"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1FEC7873" w14:textId="77777777" w:rsidTr="001E7AD3">
        <w:tc>
          <w:tcPr>
            <w:tcW w:w="313" w:type="pct"/>
            <w:tcBorders>
              <w:top w:val="single" w:sz="4" w:space="0" w:color="auto"/>
              <w:left w:val="single" w:sz="4" w:space="0" w:color="auto"/>
              <w:bottom w:val="single" w:sz="4" w:space="0" w:color="auto"/>
              <w:right w:val="single" w:sz="4" w:space="0" w:color="auto"/>
            </w:tcBorders>
          </w:tcPr>
          <w:p w14:paraId="76F82D10"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29E5B1AE"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D05</w:t>
            </w:r>
          </w:p>
        </w:tc>
        <w:tc>
          <w:tcPr>
            <w:tcW w:w="1090" w:type="pct"/>
            <w:tcBorders>
              <w:top w:val="single" w:sz="4" w:space="0" w:color="auto"/>
              <w:left w:val="single" w:sz="4" w:space="0" w:color="auto"/>
              <w:bottom w:val="single" w:sz="4" w:space="0" w:color="auto"/>
              <w:right w:val="single" w:sz="4" w:space="0" w:color="auto"/>
            </w:tcBorders>
            <w:vAlign w:val="center"/>
          </w:tcPr>
          <w:p w14:paraId="6BDE253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[PAN-CY]</w:t>
            </w:r>
            <w:r w:rsidRPr="002F2105">
              <w:rPr>
                <w:rFonts w:eastAsia="DFKai-SB" w:hint="eastAsia"/>
                <w:color w:val="000000" w:themeColor="text1"/>
                <w:kern w:val="24"/>
                <w:sz w:val="18"/>
                <w:szCs w:val="18"/>
              </w:rPr>
              <w:t>電腦斷層腹部影像資料集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胰臟囊腫</w:t>
            </w:r>
          </w:p>
        </w:tc>
        <w:tc>
          <w:tcPr>
            <w:tcW w:w="1551" w:type="pct"/>
            <w:tcBorders>
              <w:top w:val="single" w:sz="4" w:space="0" w:color="auto"/>
              <w:left w:val="single" w:sz="4" w:space="0" w:color="auto"/>
              <w:bottom w:val="single" w:sz="4" w:space="0" w:color="auto"/>
              <w:right w:val="single" w:sz="4" w:space="0" w:color="auto"/>
            </w:tcBorders>
            <w:vAlign w:val="center"/>
          </w:tcPr>
          <w:p w14:paraId="4446BA59"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胰臟囊腫</w:t>
            </w:r>
            <w:r w:rsidRPr="002F2105">
              <w:rPr>
                <w:rFonts w:eastAsia="DFKai-SB"/>
                <w:color w:val="000000" w:themeColor="text1"/>
                <w:kern w:val="24"/>
                <w:sz w:val="18"/>
                <w:szCs w:val="18"/>
              </w:rPr>
              <w:t>(</w:t>
            </w:r>
            <w:proofErr w:type="spellStart"/>
            <w:r w:rsidRPr="002F2105">
              <w:rPr>
                <w:rFonts w:eastAsia="DFKai-SB"/>
                <w:color w:val="000000" w:themeColor="text1"/>
                <w:kern w:val="24"/>
                <w:sz w:val="18"/>
                <w:szCs w:val="18"/>
              </w:rPr>
              <w:t>Pancreaticcysticlesion</w:t>
            </w:r>
            <w:proofErr w:type="spellEnd"/>
            <w:r w:rsidRPr="002F2105">
              <w:rPr>
                <w:rFonts w:eastAsia="DFKai-SB"/>
                <w:color w:val="000000" w:themeColor="text1"/>
                <w:kern w:val="24"/>
                <w:sz w:val="18"/>
                <w:szCs w:val="18"/>
              </w:rPr>
              <w:t>)</w:t>
            </w:r>
            <w:r w:rsidRPr="002F2105">
              <w:rPr>
                <w:rFonts w:eastAsia="DFKai-SB" w:hint="eastAsia"/>
                <w:color w:val="000000" w:themeColor="text1"/>
                <w:kern w:val="24"/>
                <w:sz w:val="18"/>
                <w:szCs w:val="18"/>
              </w:rPr>
              <w:t>個案之顯影劑增強影像。內容：粗切影像、臨床資料、胰臟與水泡囊腫分割標註</w:t>
            </w:r>
          </w:p>
        </w:tc>
        <w:tc>
          <w:tcPr>
            <w:tcW w:w="402" w:type="pct"/>
            <w:tcBorders>
              <w:top w:val="single" w:sz="4" w:space="0" w:color="auto"/>
              <w:left w:val="single" w:sz="4" w:space="0" w:color="auto"/>
              <w:bottom w:val="single" w:sz="4" w:space="0" w:color="auto"/>
              <w:right w:val="single" w:sz="4" w:space="0" w:color="auto"/>
            </w:tcBorders>
          </w:tcPr>
          <w:p w14:paraId="6867BC79"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6EB66D7C"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67930DB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0F82972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115E3FEA" w14:textId="77777777" w:rsidTr="001E7AD3">
        <w:tc>
          <w:tcPr>
            <w:tcW w:w="313" w:type="pct"/>
            <w:tcBorders>
              <w:top w:val="single" w:sz="4" w:space="0" w:color="auto"/>
              <w:left w:val="single" w:sz="4" w:space="0" w:color="auto"/>
              <w:bottom w:val="single" w:sz="4" w:space="0" w:color="auto"/>
              <w:right w:val="single" w:sz="4" w:space="0" w:color="auto"/>
            </w:tcBorders>
          </w:tcPr>
          <w:p w14:paraId="4DD594BD"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15B80302"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D06</w:t>
            </w:r>
          </w:p>
        </w:tc>
        <w:tc>
          <w:tcPr>
            <w:tcW w:w="1090" w:type="pct"/>
            <w:tcBorders>
              <w:top w:val="single" w:sz="4" w:space="0" w:color="auto"/>
              <w:left w:val="single" w:sz="4" w:space="0" w:color="auto"/>
              <w:bottom w:val="single" w:sz="4" w:space="0" w:color="auto"/>
              <w:right w:val="single" w:sz="4" w:space="0" w:color="auto"/>
            </w:tcBorders>
            <w:vAlign w:val="center"/>
          </w:tcPr>
          <w:p w14:paraId="4F58303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[PAN-NE]</w:t>
            </w:r>
            <w:r w:rsidRPr="002F2105">
              <w:rPr>
                <w:rFonts w:eastAsia="DFKai-SB" w:hint="eastAsia"/>
                <w:color w:val="000000" w:themeColor="text1"/>
                <w:kern w:val="24"/>
                <w:sz w:val="18"/>
                <w:szCs w:val="18"/>
              </w:rPr>
              <w:t>電腦斷層腹部影像資料集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胰神經內分泌瘤</w:t>
            </w:r>
          </w:p>
        </w:tc>
        <w:tc>
          <w:tcPr>
            <w:tcW w:w="1551" w:type="pct"/>
            <w:tcBorders>
              <w:top w:val="single" w:sz="4" w:space="0" w:color="auto"/>
              <w:left w:val="single" w:sz="4" w:space="0" w:color="auto"/>
              <w:bottom w:val="single" w:sz="4" w:space="0" w:color="auto"/>
              <w:right w:val="single" w:sz="4" w:space="0" w:color="auto"/>
            </w:tcBorders>
            <w:vAlign w:val="center"/>
          </w:tcPr>
          <w:p w14:paraId="053F0C5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胰神經內分泌瘤</w:t>
            </w:r>
            <w:r w:rsidRPr="002F2105">
              <w:rPr>
                <w:rFonts w:eastAsia="DFKai-SB"/>
                <w:color w:val="000000" w:themeColor="text1"/>
                <w:kern w:val="24"/>
                <w:sz w:val="18"/>
                <w:szCs w:val="18"/>
              </w:rPr>
              <w:t>(</w:t>
            </w:r>
            <w:proofErr w:type="spellStart"/>
            <w:r w:rsidRPr="002F2105">
              <w:rPr>
                <w:rFonts w:eastAsia="DFKai-SB"/>
                <w:color w:val="000000" w:themeColor="text1"/>
                <w:kern w:val="24"/>
                <w:sz w:val="18"/>
                <w:szCs w:val="18"/>
              </w:rPr>
              <w:t>Neuroendocirinetumor</w:t>
            </w:r>
            <w:proofErr w:type="spellEnd"/>
            <w:r w:rsidRPr="002F2105">
              <w:rPr>
                <w:rFonts w:eastAsia="DFKai-SB"/>
                <w:color w:val="000000" w:themeColor="text1"/>
                <w:kern w:val="24"/>
                <w:sz w:val="18"/>
                <w:szCs w:val="18"/>
              </w:rPr>
              <w:t>)</w:t>
            </w:r>
            <w:r w:rsidRPr="002F2105">
              <w:rPr>
                <w:rFonts w:eastAsia="DFKai-SB" w:hint="eastAsia"/>
                <w:color w:val="000000" w:themeColor="text1"/>
                <w:kern w:val="24"/>
                <w:sz w:val="18"/>
                <w:szCs w:val="18"/>
              </w:rPr>
              <w:t>個案之顯影劑增強影像。內容：粗切影像、臨床資料</w:t>
            </w:r>
          </w:p>
        </w:tc>
        <w:tc>
          <w:tcPr>
            <w:tcW w:w="402" w:type="pct"/>
            <w:tcBorders>
              <w:top w:val="single" w:sz="4" w:space="0" w:color="auto"/>
              <w:left w:val="single" w:sz="4" w:space="0" w:color="auto"/>
              <w:bottom w:val="single" w:sz="4" w:space="0" w:color="auto"/>
              <w:right w:val="single" w:sz="4" w:space="0" w:color="auto"/>
            </w:tcBorders>
          </w:tcPr>
          <w:p w14:paraId="5ECA502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272F358"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5EEE296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71B6EAE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75E93F2E" w14:textId="77777777" w:rsidTr="001E7AD3">
        <w:tc>
          <w:tcPr>
            <w:tcW w:w="313" w:type="pct"/>
            <w:tcBorders>
              <w:top w:val="single" w:sz="4" w:space="0" w:color="auto"/>
              <w:left w:val="single" w:sz="4" w:space="0" w:color="auto"/>
              <w:bottom w:val="single" w:sz="4" w:space="0" w:color="auto"/>
              <w:right w:val="single" w:sz="4" w:space="0" w:color="auto"/>
            </w:tcBorders>
          </w:tcPr>
          <w:p w14:paraId="67C6BD10"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4E4FEC79"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D07</w:t>
            </w:r>
          </w:p>
        </w:tc>
        <w:tc>
          <w:tcPr>
            <w:tcW w:w="1090" w:type="pct"/>
            <w:tcBorders>
              <w:top w:val="single" w:sz="4" w:space="0" w:color="auto"/>
              <w:left w:val="single" w:sz="4" w:space="0" w:color="auto"/>
              <w:bottom w:val="single" w:sz="4" w:space="0" w:color="auto"/>
              <w:right w:val="single" w:sz="4" w:space="0" w:color="auto"/>
            </w:tcBorders>
            <w:vAlign w:val="center"/>
          </w:tcPr>
          <w:p w14:paraId="6B2FB9B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[PCA-MR]</w:t>
            </w:r>
            <w:r w:rsidRPr="002F2105">
              <w:rPr>
                <w:rFonts w:eastAsia="DFKai-SB" w:hint="eastAsia"/>
                <w:color w:val="000000" w:themeColor="text1"/>
                <w:kern w:val="24"/>
                <w:sz w:val="18"/>
                <w:szCs w:val="18"/>
              </w:rPr>
              <w:t>頭部核磁共振影像</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肺癌腦轉移</w:t>
            </w:r>
          </w:p>
        </w:tc>
        <w:tc>
          <w:tcPr>
            <w:tcW w:w="1551" w:type="pct"/>
            <w:tcBorders>
              <w:top w:val="single" w:sz="4" w:space="0" w:color="auto"/>
              <w:left w:val="single" w:sz="4" w:space="0" w:color="auto"/>
              <w:bottom w:val="single" w:sz="4" w:space="0" w:color="auto"/>
              <w:right w:val="single" w:sz="4" w:space="0" w:color="auto"/>
            </w:tcBorders>
            <w:vAlign w:val="center"/>
          </w:tcPr>
          <w:p w14:paraId="20F59B6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腦部腫瘤診斷的主要工具，可清楚找出腫瘤位置、大小、個數、有無水腫以及壓迫程度。內容：粗切影像、腦腫瘤、眼球、視神經、視交叉、腦幹之分割標註</w:t>
            </w:r>
          </w:p>
        </w:tc>
        <w:tc>
          <w:tcPr>
            <w:tcW w:w="402" w:type="pct"/>
            <w:tcBorders>
              <w:top w:val="single" w:sz="4" w:space="0" w:color="auto"/>
              <w:left w:val="single" w:sz="4" w:space="0" w:color="auto"/>
              <w:bottom w:val="single" w:sz="4" w:space="0" w:color="auto"/>
              <w:right w:val="single" w:sz="4" w:space="0" w:color="auto"/>
            </w:tcBorders>
          </w:tcPr>
          <w:p w14:paraId="0958393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89757DC"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01124FD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368DB86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0480BC10" w14:textId="77777777" w:rsidTr="001E7AD3">
        <w:tc>
          <w:tcPr>
            <w:tcW w:w="313" w:type="pct"/>
            <w:tcBorders>
              <w:top w:val="single" w:sz="4" w:space="0" w:color="auto"/>
              <w:left w:val="single" w:sz="4" w:space="0" w:color="auto"/>
              <w:bottom w:val="single" w:sz="4" w:space="0" w:color="auto"/>
              <w:right w:val="single" w:sz="4" w:space="0" w:color="auto"/>
            </w:tcBorders>
          </w:tcPr>
          <w:p w14:paraId="1029D09C"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2F349EC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D08</w:t>
            </w:r>
          </w:p>
        </w:tc>
        <w:tc>
          <w:tcPr>
            <w:tcW w:w="1090" w:type="pct"/>
            <w:tcBorders>
              <w:top w:val="single" w:sz="4" w:space="0" w:color="auto"/>
              <w:left w:val="single" w:sz="4" w:space="0" w:color="auto"/>
              <w:bottom w:val="single" w:sz="4" w:space="0" w:color="auto"/>
              <w:right w:val="single" w:sz="4" w:space="0" w:color="auto"/>
            </w:tcBorders>
            <w:vAlign w:val="center"/>
          </w:tcPr>
          <w:p w14:paraId="10BB20C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[PCA-CT]</w:t>
            </w:r>
            <w:r w:rsidRPr="002F2105">
              <w:rPr>
                <w:rFonts w:eastAsia="DFKai-SB" w:hint="eastAsia"/>
                <w:color w:val="000000" w:themeColor="text1"/>
                <w:kern w:val="24"/>
                <w:sz w:val="18"/>
                <w:szCs w:val="18"/>
              </w:rPr>
              <w:t>頭部電腦斷層影像</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肺癌腦轉移</w:t>
            </w:r>
          </w:p>
        </w:tc>
        <w:tc>
          <w:tcPr>
            <w:tcW w:w="1551" w:type="pct"/>
            <w:tcBorders>
              <w:top w:val="single" w:sz="4" w:space="0" w:color="auto"/>
              <w:left w:val="single" w:sz="4" w:space="0" w:color="auto"/>
              <w:bottom w:val="single" w:sz="4" w:space="0" w:color="auto"/>
              <w:right w:val="single" w:sz="4" w:space="0" w:color="auto"/>
            </w:tcBorders>
            <w:vAlign w:val="center"/>
          </w:tcPr>
          <w:p w14:paraId="75E5B494"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腦部腫瘤診斷的主要工具，打了顯影劑後之腦轉移腫瘤會呈</w:t>
            </w:r>
            <w:r w:rsidRPr="002F2105">
              <w:rPr>
                <w:rFonts w:eastAsia="DFKai-SB" w:hint="eastAsia"/>
                <w:color w:val="000000" w:themeColor="text1"/>
                <w:kern w:val="24"/>
                <w:sz w:val="18"/>
                <w:szCs w:val="18"/>
              </w:rPr>
              <w:lastRenderedPageBreak/>
              <w:t>現指環狀。內容：粗切影像、腦腫瘤、眼球、視神經、視交叉、腦幹之分割標註</w:t>
            </w:r>
          </w:p>
        </w:tc>
        <w:tc>
          <w:tcPr>
            <w:tcW w:w="402" w:type="pct"/>
            <w:tcBorders>
              <w:top w:val="single" w:sz="4" w:space="0" w:color="auto"/>
              <w:left w:val="single" w:sz="4" w:space="0" w:color="auto"/>
              <w:bottom w:val="single" w:sz="4" w:space="0" w:color="auto"/>
              <w:right w:val="single" w:sz="4" w:space="0" w:color="auto"/>
            </w:tcBorders>
          </w:tcPr>
          <w:p w14:paraId="084D91B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22DD0928"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14B502E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7F3DE4D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5588CE16" w14:textId="77777777" w:rsidTr="001E7AD3">
        <w:tc>
          <w:tcPr>
            <w:tcW w:w="313" w:type="pct"/>
            <w:tcBorders>
              <w:top w:val="single" w:sz="4" w:space="0" w:color="auto"/>
              <w:left w:val="single" w:sz="4" w:space="0" w:color="auto"/>
              <w:bottom w:val="single" w:sz="4" w:space="0" w:color="auto"/>
              <w:right w:val="single" w:sz="4" w:space="0" w:color="auto"/>
            </w:tcBorders>
          </w:tcPr>
          <w:p w14:paraId="59BB6EE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0699890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D09</w:t>
            </w:r>
          </w:p>
        </w:tc>
        <w:tc>
          <w:tcPr>
            <w:tcW w:w="1090" w:type="pct"/>
            <w:tcBorders>
              <w:top w:val="single" w:sz="4" w:space="0" w:color="auto"/>
              <w:left w:val="single" w:sz="4" w:space="0" w:color="auto"/>
              <w:bottom w:val="single" w:sz="4" w:space="0" w:color="auto"/>
              <w:right w:val="single" w:sz="4" w:space="0" w:color="auto"/>
            </w:tcBorders>
            <w:vAlign w:val="center"/>
          </w:tcPr>
          <w:p w14:paraId="4B29A7F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[PCA-EMR]</w:t>
            </w:r>
            <w:r w:rsidRPr="002F2105">
              <w:rPr>
                <w:rFonts w:eastAsia="DFKai-SB" w:hint="eastAsia"/>
                <w:color w:val="000000" w:themeColor="text1"/>
                <w:kern w:val="24"/>
                <w:sz w:val="18"/>
                <w:szCs w:val="18"/>
              </w:rPr>
              <w:t>電子病歷資料</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肺癌腦轉移</w:t>
            </w:r>
          </w:p>
        </w:tc>
        <w:tc>
          <w:tcPr>
            <w:tcW w:w="1551" w:type="pct"/>
            <w:tcBorders>
              <w:top w:val="single" w:sz="4" w:space="0" w:color="auto"/>
              <w:left w:val="single" w:sz="4" w:space="0" w:color="auto"/>
              <w:bottom w:val="single" w:sz="4" w:space="0" w:color="auto"/>
              <w:right w:val="single" w:sz="4" w:space="0" w:color="auto"/>
            </w:tcBorders>
            <w:vAlign w:val="center"/>
          </w:tcPr>
          <w:p w14:paraId="181E200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電子病歷資料包含所有肺癌腦轉移病人病歷資訊</w:t>
            </w:r>
          </w:p>
        </w:tc>
        <w:tc>
          <w:tcPr>
            <w:tcW w:w="402" w:type="pct"/>
            <w:tcBorders>
              <w:top w:val="single" w:sz="4" w:space="0" w:color="auto"/>
              <w:left w:val="single" w:sz="4" w:space="0" w:color="auto"/>
              <w:bottom w:val="single" w:sz="4" w:space="0" w:color="auto"/>
              <w:right w:val="single" w:sz="4" w:space="0" w:color="auto"/>
            </w:tcBorders>
          </w:tcPr>
          <w:p w14:paraId="56BE755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63A88689"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533E203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1167C8A3"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3BD6DBCF" w14:textId="77777777" w:rsidTr="001E7AD3">
        <w:tc>
          <w:tcPr>
            <w:tcW w:w="313" w:type="pct"/>
            <w:tcBorders>
              <w:top w:val="single" w:sz="4" w:space="0" w:color="auto"/>
              <w:left w:val="single" w:sz="4" w:space="0" w:color="auto"/>
              <w:bottom w:val="single" w:sz="4" w:space="0" w:color="auto"/>
              <w:right w:val="single" w:sz="4" w:space="0" w:color="auto"/>
            </w:tcBorders>
          </w:tcPr>
          <w:p w14:paraId="7C56F6A8"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2F4194F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一</w:t>
            </w:r>
            <w:r w:rsidRPr="002F2105">
              <w:rPr>
                <w:rFonts w:eastAsia="DFKai-SB"/>
                <w:color w:val="000000" w:themeColor="text1"/>
                <w:kern w:val="24"/>
                <w:sz w:val="18"/>
                <w:szCs w:val="18"/>
              </w:rPr>
              <w:t>D10</w:t>
            </w:r>
          </w:p>
        </w:tc>
        <w:tc>
          <w:tcPr>
            <w:tcW w:w="1090" w:type="pct"/>
            <w:tcBorders>
              <w:top w:val="single" w:sz="4" w:space="0" w:color="auto"/>
              <w:left w:val="single" w:sz="4" w:space="0" w:color="auto"/>
              <w:bottom w:val="single" w:sz="4" w:space="0" w:color="auto"/>
              <w:right w:val="single" w:sz="4" w:space="0" w:color="auto"/>
            </w:tcBorders>
            <w:vAlign w:val="center"/>
          </w:tcPr>
          <w:p w14:paraId="01FCFDB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[PCA-GENE]</w:t>
            </w:r>
            <w:r w:rsidRPr="002F2105">
              <w:rPr>
                <w:rFonts w:eastAsia="DFKai-SB" w:hint="eastAsia"/>
                <w:color w:val="000000" w:themeColor="text1"/>
                <w:kern w:val="24"/>
                <w:sz w:val="18"/>
                <w:szCs w:val="18"/>
              </w:rPr>
              <w:t>病理報告</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肺癌腦轉移</w:t>
            </w:r>
          </w:p>
        </w:tc>
        <w:tc>
          <w:tcPr>
            <w:tcW w:w="1551" w:type="pct"/>
            <w:tcBorders>
              <w:top w:val="single" w:sz="4" w:space="0" w:color="auto"/>
              <w:left w:val="single" w:sz="4" w:space="0" w:color="auto"/>
              <w:bottom w:val="single" w:sz="4" w:space="0" w:color="auto"/>
              <w:right w:val="single" w:sz="4" w:space="0" w:color="auto"/>
            </w:tcBorders>
            <w:vAlign w:val="center"/>
          </w:tcPr>
          <w:p w14:paraId="619ED0A3"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病理報告包含所有肺癌腦轉移病人病理資訊</w:t>
            </w:r>
          </w:p>
        </w:tc>
        <w:tc>
          <w:tcPr>
            <w:tcW w:w="402" w:type="pct"/>
            <w:tcBorders>
              <w:top w:val="single" w:sz="4" w:space="0" w:color="auto"/>
              <w:left w:val="single" w:sz="4" w:space="0" w:color="auto"/>
              <w:bottom w:val="single" w:sz="4" w:space="0" w:color="auto"/>
              <w:right w:val="single" w:sz="4" w:space="0" w:color="auto"/>
            </w:tcBorders>
          </w:tcPr>
          <w:p w14:paraId="24B6F807"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1A55E3DC"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6C13350D"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37E7348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4C368C75"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3CBB79F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數據</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含結構化文字</w:t>
            </w:r>
            <w:r w:rsidRPr="002F2105">
              <w:rPr>
                <w:rFonts w:eastAsia="DFKai-SB"/>
                <w:color w:val="000000" w:themeColor="text1"/>
                <w:kern w:val="24"/>
                <w:sz w:val="18"/>
                <w:szCs w:val="18"/>
              </w:rPr>
              <w:t>)</w:t>
            </w:r>
          </w:p>
        </w:tc>
        <w:tc>
          <w:tcPr>
            <w:tcW w:w="312" w:type="pct"/>
            <w:tcBorders>
              <w:top w:val="single" w:sz="4" w:space="0" w:color="auto"/>
              <w:left w:val="single" w:sz="4" w:space="0" w:color="auto"/>
              <w:bottom w:val="single" w:sz="4" w:space="0" w:color="auto"/>
              <w:right w:val="single" w:sz="4" w:space="0" w:color="auto"/>
            </w:tcBorders>
            <w:vAlign w:val="center"/>
          </w:tcPr>
          <w:p w14:paraId="7F4252BD"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二</w:t>
            </w:r>
            <w:r w:rsidRPr="002F2105">
              <w:rPr>
                <w:rFonts w:eastAsia="DFKai-SB"/>
                <w:color w:val="000000" w:themeColor="text1"/>
                <w:kern w:val="24"/>
                <w:sz w:val="18"/>
                <w:szCs w:val="18"/>
              </w:rPr>
              <w:t>D02</w:t>
            </w:r>
          </w:p>
        </w:tc>
        <w:tc>
          <w:tcPr>
            <w:tcW w:w="1090" w:type="pct"/>
            <w:tcBorders>
              <w:top w:val="single" w:sz="4" w:space="0" w:color="auto"/>
              <w:left w:val="single" w:sz="4" w:space="0" w:color="auto"/>
              <w:bottom w:val="single" w:sz="4" w:space="0" w:color="auto"/>
              <w:right w:val="single" w:sz="4" w:space="0" w:color="auto"/>
            </w:tcBorders>
            <w:vAlign w:val="center"/>
          </w:tcPr>
          <w:p w14:paraId="2E6D195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COPD(</w:t>
            </w:r>
            <w:r w:rsidRPr="002F2105">
              <w:rPr>
                <w:rFonts w:eastAsia="DFKai-SB" w:hint="eastAsia"/>
                <w:color w:val="000000" w:themeColor="text1"/>
                <w:kern w:val="24"/>
                <w:sz w:val="18"/>
                <w:szCs w:val="18"/>
              </w:rPr>
              <w:t>慢性肺阻塞</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預測模型</w:t>
            </w:r>
          </w:p>
        </w:tc>
        <w:tc>
          <w:tcPr>
            <w:tcW w:w="1551" w:type="pct"/>
            <w:tcBorders>
              <w:top w:val="single" w:sz="4" w:space="0" w:color="auto"/>
              <w:left w:val="single" w:sz="4" w:space="0" w:color="auto"/>
              <w:bottom w:val="single" w:sz="4" w:space="0" w:color="auto"/>
              <w:right w:val="single" w:sz="4" w:space="0" w:color="auto"/>
            </w:tcBorders>
            <w:vAlign w:val="center"/>
          </w:tcPr>
          <w:p w14:paraId="2A720209"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臺大醫院資料包含人口學變項、過去病史、用藥史、家族史、生活習慣、血液生化數值及肺功能檢查</w:t>
            </w:r>
          </w:p>
        </w:tc>
        <w:tc>
          <w:tcPr>
            <w:tcW w:w="402" w:type="pct"/>
            <w:tcBorders>
              <w:top w:val="single" w:sz="4" w:space="0" w:color="auto"/>
              <w:left w:val="single" w:sz="4" w:space="0" w:color="auto"/>
              <w:bottom w:val="single" w:sz="4" w:space="0" w:color="auto"/>
              <w:right w:val="single" w:sz="4" w:space="0" w:color="auto"/>
            </w:tcBorders>
          </w:tcPr>
          <w:p w14:paraId="72C4EE8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07FFBA64"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789E3FD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6A0490D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367BD53F"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63B74F5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0A6C0A4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三</w:t>
            </w:r>
            <w:r w:rsidRPr="002F2105">
              <w:rPr>
                <w:rFonts w:eastAsia="DFKai-SB"/>
                <w:color w:val="000000" w:themeColor="text1"/>
                <w:kern w:val="24"/>
                <w:sz w:val="18"/>
                <w:szCs w:val="18"/>
              </w:rPr>
              <w:t>4</w:t>
            </w:r>
          </w:p>
        </w:tc>
        <w:tc>
          <w:tcPr>
            <w:tcW w:w="1090" w:type="pct"/>
            <w:tcBorders>
              <w:top w:val="single" w:sz="4" w:space="0" w:color="auto"/>
              <w:left w:val="single" w:sz="4" w:space="0" w:color="auto"/>
              <w:bottom w:val="single" w:sz="4" w:space="0" w:color="auto"/>
              <w:right w:val="single" w:sz="4" w:space="0" w:color="auto"/>
            </w:tcBorders>
            <w:vAlign w:val="center"/>
          </w:tcPr>
          <w:p w14:paraId="6DD35D25"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腹部電腦斷層子資料集</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新建置</w:t>
            </w:r>
            <w:r w:rsidRPr="002F2105">
              <w:rPr>
                <w:rFonts w:eastAsia="DFKai-SB"/>
                <w:color w:val="000000" w:themeColor="text1"/>
                <w:kern w:val="24"/>
                <w:sz w:val="18"/>
                <w:szCs w:val="18"/>
              </w:rPr>
              <w:t>]</w:t>
            </w:r>
          </w:p>
        </w:tc>
        <w:tc>
          <w:tcPr>
            <w:tcW w:w="1551" w:type="pct"/>
            <w:tcBorders>
              <w:top w:val="single" w:sz="4" w:space="0" w:color="auto"/>
              <w:left w:val="single" w:sz="4" w:space="0" w:color="auto"/>
              <w:bottom w:val="single" w:sz="4" w:space="0" w:color="auto"/>
              <w:right w:val="single" w:sz="4" w:space="0" w:color="auto"/>
            </w:tcBorders>
            <w:vAlign w:val="center"/>
          </w:tcPr>
          <w:p w14:paraId="60A9515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腹部電腦斷層主要用於掃描非腸道腫瘤</w:t>
            </w:r>
          </w:p>
        </w:tc>
        <w:tc>
          <w:tcPr>
            <w:tcW w:w="402" w:type="pct"/>
            <w:tcBorders>
              <w:top w:val="single" w:sz="4" w:space="0" w:color="auto"/>
              <w:left w:val="single" w:sz="4" w:space="0" w:color="auto"/>
              <w:bottom w:val="single" w:sz="4" w:space="0" w:color="auto"/>
              <w:right w:val="single" w:sz="4" w:space="0" w:color="auto"/>
            </w:tcBorders>
          </w:tcPr>
          <w:p w14:paraId="5AA2956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2A49801C"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60C46BC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2021-2023</w:t>
            </w:r>
          </w:p>
        </w:tc>
        <w:tc>
          <w:tcPr>
            <w:tcW w:w="442" w:type="pct"/>
            <w:tcBorders>
              <w:top w:val="single" w:sz="4" w:space="0" w:color="auto"/>
              <w:left w:val="single" w:sz="4" w:space="0" w:color="auto"/>
              <w:bottom w:val="single" w:sz="4" w:space="0" w:color="auto"/>
              <w:right w:val="single" w:sz="4" w:space="0" w:color="auto"/>
            </w:tcBorders>
          </w:tcPr>
          <w:p w14:paraId="6A68185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5973025C"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47B09878"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文字</w:t>
            </w:r>
            <w:r w:rsidRPr="002F2105">
              <w:rPr>
                <w:rFonts w:eastAsia="DFKai-SB"/>
                <w:color w:val="000000" w:themeColor="text1"/>
                <w:kern w:val="24"/>
                <w:sz w:val="18"/>
                <w:szCs w:val="18"/>
              </w:rPr>
              <w:t>(</w:t>
            </w:r>
            <w:r w:rsidRPr="002F2105">
              <w:rPr>
                <w:rFonts w:eastAsia="DFKai-SB" w:hint="eastAsia"/>
                <w:color w:val="000000" w:themeColor="text1"/>
                <w:kern w:val="24"/>
                <w:sz w:val="18"/>
                <w:szCs w:val="18"/>
              </w:rPr>
              <w:t>非結構化</w:t>
            </w:r>
            <w:r w:rsidRPr="002F2105">
              <w:rPr>
                <w:rFonts w:eastAsia="DFKai-SB"/>
                <w:color w:val="000000" w:themeColor="text1"/>
                <w:kern w:val="24"/>
                <w:sz w:val="18"/>
                <w:szCs w:val="18"/>
              </w:rPr>
              <w:t>)</w:t>
            </w:r>
          </w:p>
        </w:tc>
        <w:tc>
          <w:tcPr>
            <w:tcW w:w="312" w:type="pct"/>
            <w:tcBorders>
              <w:top w:val="single" w:sz="4" w:space="0" w:color="auto"/>
              <w:left w:val="single" w:sz="4" w:space="0" w:color="auto"/>
              <w:bottom w:val="single" w:sz="4" w:space="0" w:color="auto"/>
              <w:right w:val="single" w:sz="4" w:space="0" w:color="auto"/>
            </w:tcBorders>
            <w:vAlign w:val="center"/>
          </w:tcPr>
          <w:p w14:paraId="5CD6117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四</w:t>
            </w:r>
            <w:r w:rsidRPr="002F2105">
              <w:rPr>
                <w:rFonts w:eastAsia="DFKai-SB"/>
                <w:color w:val="000000" w:themeColor="text1"/>
                <w:kern w:val="24"/>
                <w:sz w:val="18"/>
                <w:szCs w:val="18"/>
              </w:rPr>
              <w:t>D02</w:t>
            </w:r>
          </w:p>
        </w:tc>
        <w:tc>
          <w:tcPr>
            <w:tcW w:w="1090" w:type="pct"/>
            <w:tcBorders>
              <w:top w:val="single" w:sz="4" w:space="0" w:color="auto"/>
              <w:left w:val="single" w:sz="4" w:space="0" w:color="auto"/>
              <w:bottom w:val="single" w:sz="4" w:space="0" w:color="auto"/>
              <w:right w:val="single" w:sz="4" w:space="0" w:color="auto"/>
            </w:tcBorders>
            <w:vAlign w:val="center"/>
          </w:tcPr>
          <w:p w14:paraId="1B696604"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語音對話轉文字資料庫</w:t>
            </w:r>
            <w:r w:rsidRPr="002F2105">
              <w:rPr>
                <w:rFonts w:eastAsia="DFKai-SB"/>
                <w:color w:val="000000" w:themeColor="text1"/>
                <w:kern w:val="24"/>
                <w:sz w:val="18"/>
                <w:szCs w:val="18"/>
              </w:rPr>
              <w:t>2</w:t>
            </w:r>
          </w:p>
        </w:tc>
        <w:tc>
          <w:tcPr>
            <w:tcW w:w="1551" w:type="pct"/>
            <w:tcBorders>
              <w:top w:val="single" w:sz="4" w:space="0" w:color="auto"/>
              <w:left w:val="single" w:sz="4" w:space="0" w:color="auto"/>
              <w:bottom w:val="single" w:sz="4" w:space="0" w:color="auto"/>
              <w:right w:val="single" w:sz="4" w:space="0" w:color="auto"/>
            </w:tcBorders>
            <w:vAlign w:val="center"/>
          </w:tcPr>
          <w:p w14:paraId="357B621F"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500</w:t>
            </w:r>
            <w:r w:rsidRPr="002F2105">
              <w:rPr>
                <w:rFonts w:eastAsia="DFKai-SB" w:hint="eastAsia"/>
                <w:color w:val="000000" w:themeColor="text1"/>
                <w:kern w:val="24"/>
                <w:sz w:val="18"/>
                <w:szCs w:val="18"/>
              </w:rPr>
              <w:t>小時語音對話轉文字</w:t>
            </w:r>
          </w:p>
        </w:tc>
        <w:tc>
          <w:tcPr>
            <w:tcW w:w="402" w:type="pct"/>
            <w:tcBorders>
              <w:top w:val="single" w:sz="4" w:space="0" w:color="auto"/>
              <w:left w:val="single" w:sz="4" w:space="0" w:color="auto"/>
              <w:bottom w:val="single" w:sz="4" w:space="0" w:color="auto"/>
              <w:right w:val="single" w:sz="4" w:space="0" w:color="auto"/>
            </w:tcBorders>
          </w:tcPr>
          <w:p w14:paraId="597021B7"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3DCA5D3F"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176805B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2023/03</w:t>
            </w:r>
          </w:p>
        </w:tc>
        <w:tc>
          <w:tcPr>
            <w:tcW w:w="442" w:type="pct"/>
            <w:tcBorders>
              <w:top w:val="single" w:sz="4" w:space="0" w:color="auto"/>
              <w:left w:val="single" w:sz="4" w:space="0" w:color="auto"/>
              <w:bottom w:val="single" w:sz="4" w:space="0" w:color="auto"/>
              <w:right w:val="single" w:sz="4" w:space="0" w:color="auto"/>
            </w:tcBorders>
          </w:tcPr>
          <w:p w14:paraId="0CB0106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173BB4E8"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2C2E585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語音、文字</w:t>
            </w:r>
          </w:p>
        </w:tc>
        <w:tc>
          <w:tcPr>
            <w:tcW w:w="312" w:type="pct"/>
            <w:tcBorders>
              <w:top w:val="single" w:sz="4" w:space="0" w:color="auto"/>
              <w:left w:val="single" w:sz="4" w:space="0" w:color="auto"/>
              <w:bottom w:val="single" w:sz="4" w:space="0" w:color="auto"/>
              <w:right w:val="single" w:sz="4" w:space="0" w:color="auto"/>
            </w:tcBorders>
            <w:vAlign w:val="center"/>
          </w:tcPr>
          <w:p w14:paraId="08FEED8D"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六</w:t>
            </w:r>
            <w:r w:rsidRPr="002F2105">
              <w:rPr>
                <w:rFonts w:eastAsia="DFKai-SB"/>
                <w:color w:val="000000" w:themeColor="text1"/>
                <w:kern w:val="24"/>
                <w:sz w:val="18"/>
                <w:szCs w:val="18"/>
              </w:rPr>
              <w:t>D02</w:t>
            </w:r>
          </w:p>
        </w:tc>
        <w:tc>
          <w:tcPr>
            <w:tcW w:w="1090" w:type="pct"/>
            <w:tcBorders>
              <w:top w:val="single" w:sz="4" w:space="0" w:color="auto"/>
              <w:left w:val="single" w:sz="4" w:space="0" w:color="auto"/>
              <w:bottom w:val="single" w:sz="4" w:space="0" w:color="auto"/>
              <w:right w:val="single" w:sz="4" w:space="0" w:color="auto"/>
            </w:tcBorders>
            <w:vAlign w:val="center"/>
          </w:tcPr>
          <w:p w14:paraId="36EBF0B2"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憂鬱偵測之語音資料</w:t>
            </w:r>
          </w:p>
        </w:tc>
        <w:tc>
          <w:tcPr>
            <w:tcW w:w="1551" w:type="pct"/>
            <w:tcBorders>
              <w:top w:val="single" w:sz="4" w:space="0" w:color="auto"/>
              <w:left w:val="single" w:sz="4" w:space="0" w:color="auto"/>
              <w:bottom w:val="single" w:sz="4" w:space="0" w:color="auto"/>
              <w:right w:val="single" w:sz="4" w:space="0" w:color="auto"/>
            </w:tcBorders>
            <w:vAlign w:val="center"/>
          </w:tcPr>
          <w:p w14:paraId="147DB887"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蒐集長者、照顧者與機器人的自然對話，擷取其中與情緒、憂鬱相關之語音、文字資料。</w:t>
            </w:r>
          </w:p>
        </w:tc>
        <w:tc>
          <w:tcPr>
            <w:tcW w:w="402" w:type="pct"/>
            <w:tcBorders>
              <w:top w:val="single" w:sz="4" w:space="0" w:color="auto"/>
              <w:left w:val="single" w:sz="4" w:space="0" w:color="auto"/>
              <w:bottom w:val="single" w:sz="4" w:space="0" w:color="auto"/>
              <w:right w:val="single" w:sz="4" w:space="0" w:color="auto"/>
            </w:tcBorders>
          </w:tcPr>
          <w:p w14:paraId="361CE10B" w14:textId="5F6424A6" w:rsidR="001E7AD3" w:rsidRPr="002F2105" w:rsidRDefault="00121453" w:rsidP="001E7AD3">
            <w:pPr>
              <w:autoSpaceDE w:val="0"/>
              <w:autoSpaceDN w:val="0"/>
              <w:adjustRightInd w:val="0"/>
              <w:snapToGrid w:val="0"/>
              <w:spacing w:line="400" w:lineRule="exact"/>
              <w:rPr>
                <w:rFonts w:eastAsia="DFKai-SB"/>
                <w:color w:val="000000" w:themeColor="text1"/>
                <w:highlight w:val="cyan"/>
              </w:rPr>
            </w:pPr>
            <w:r w:rsidRPr="002F2105">
              <w:rPr>
                <w:rFonts w:eastAsia="DFKai-SB" w:hint="eastAsia"/>
                <w:color w:val="000000" w:themeColor="text1"/>
                <w:highlight w:val="cyan"/>
              </w:rPr>
              <w:t>是</w:t>
            </w:r>
          </w:p>
        </w:tc>
        <w:tc>
          <w:tcPr>
            <w:tcW w:w="445" w:type="pct"/>
            <w:tcBorders>
              <w:top w:val="single" w:sz="4" w:space="0" w:color="auto"/>
              <w:left w:val="single" w:sz="4" w:space="0" w:color="auto"/>
              <w:bottom w:val="single" w:sz="4" w:space="0" w:color="auto"/>
              <w:right w:val="single" w:sz="4" w:space="0" w:color="auto"/>
            </w:tcBorders>
          </w:tcPr>
          <w:p w14:paraId="0CF24036"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44960998"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(2023/09)</w:t>
            </w:r>
          </w:p>
        </w:tc>
        <w:tc>
          <w:tcPr>
            <w:tcW w:w="442" w:type="pct"/>
            <w:tcBorders>
              <w:top w:val="single" w:sz="4" w:space="0" w:color="auto"/>
              <w:left w:val="single" w:sz="4" w:space="0" w:color="auto"/>
              <w:bottom w:val="single" w:sz="4" w:space="0" w:color="auto"/>
              <w:right w:val="single" w:sz="4" w:space="0" w:color="auto"/>
            </w:tcBorders>
          </w:tcPr>
          <w:p w14:paraId="4AFAEBF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2F2105" w:rsidRPr="002F2105" w14:paraId="30AC5B7A"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6897EF03"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語音、文字</w:t>
            </w:r>
          </w:p>
        </w:tc>
        <w:tc>
          <w:tcPr>
            <w:tcW w:w="312" w:type="pct"/>
            <w:tcBorders>
              <w:top w:val="single" w:sz="4" w:space="0" w:color="auto"/>
              <w:left w:val="single" w:sz="4" w:space="0" w:color="auto"/>
              <w:bottom w:val="single" w:sz="4" w:space="0" w:color="auto"/>
              <w:right w:val="single" w:sz="4" w:space="0" w:color="auto"/>
            </w:tcBorders>
            <w:vAlign w:val="center"/>
          </w:tcPr>
          <w:p w14:paraId="27B931E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六</w:t>
            </w:r>
            <w:r w:rsidRPr="002F2105">
              <w:rPr>
                <w:rFonts w:eastAsia="DFKai-SB"/>
                <w:color w:val="000000" w:themeColor="text1"/>
                <w:kern w:val="24"/>
                <w:sz w:val="18"/>
                <w:szCs w:val="18"/>
              </w:rPr>
              <w:t>D04</w:t>
            </w:r>
          </w:p>
        </w:tc>
        <w:tc>
          <w:tcPr>
            <w:tcW w:w="1090" w:type="pct"/>
            <w:tcBorders>
              <w:top w:val="single" w:sz="4" w:space="0" w:color="auto"/>
              <w:left w:val="single" w:sz="4" w:space="0" w:color="auto"/>
              <w:bottom w:val="single" w:sz="4" w:space="0" w:color="auto"/>
              <w:right w:val="single" w:sz="4" w:space="0" w:color="auto"/>
            </w:tcBorders>
            <w:vAlign w:val="center"/>
          </w:tcPr>
          <w:p w14:paraId="06BCA019"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跨感官社交訊息資料庫</w:t>
            </w:r>
          </w:p>
        </w:tc>
        <w:tc>
          <w:tcPr>
            <w:tcW w:w="1551" w:type="pct"/>
            <w:tcBorders>
              <w:top w:val="single" w:sz="4" w:space="0" w:color="auto"/>
              <w:left w:val="single" w:sz="4" w:space="0" w:color="auto"/>
              <w:bottom w:val="single" w:sz="4" w:space="0" w:color="auto"/>
              <w:right w:val="single" w:sz="4" w:space="0" w:color="auto"/>
            </w:tcBorders>
            <w:vAlign w:val="center"/>
          </w:tcPr>
          <w:p w14:paraId="0D569A81"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在角色扮演遊戲實驗情境中取得跨角色、多感官社交資訊，實驗中會形成與不同對象的合作與對抗的關係，記錄每位參與者的臉部表情、語音等資料用來訓練</w:t>
            </w:r>
            <w:r w:rsidRPr="002F2105">
              <w:rPr>
                <w:rFonts w:eastAsia="DFKai-SB"/>
                <w:color w:val="000000" w:themeColor="text1"/>
                <w:kern w:val="24"/>
                <w:sz w:val="18"/>
                <w:szCs w:val="18"/>
              </w:rPr>
              <w:t>ToMNet2.0</w:t>
            </w:r>
            <w:r w:rsidRPr="002F2105">
              <w:rPr>
                <w:rFonts w:eastAsia="DFKai-SB" w:hint="eastAsia"/>
                <w:color w:val="000000" w:themeColor="text1"/>
                <w:kern w:val="24"/>
                <w:sz w:val="18"/>
                <w:szCs w:val="18"/>
              </w:rPr>
              <w:t>。</w:t>
            </w:r>
          </w:p>
        </w:tc>
        <w:tc>
          <w:tcPr>
            <w:tcW w:w="402" w:type="pct"/>
            <w:tcBorders>
              <w:top w:val="single" w:sz="4" w:space="0" w:color="auto"/>
              <w:left w:val="single" w:sz="4" w:space="0" w:color="auto"/>
              <w:bottom w:val="single" w:sz="4" w:space="0" w:color="auto"/>
              <w:right w:val="single" w:sz="4" w:space="0" w:color="auto"/>
            </w:tcBorders>
          </w:tcPr>
          <w:p w14:paraId="4E71FBE9" w14:textId="14F1FE37" w:rsidR="001E7AD3" w:rsidRPr="002F2105" w:rsidRDefault="00121453" w:rsidP="001E7AD3">
            <w:pPr>
              <w:autoSpaceDE w:val="0"/>
              <w:autoSpaceDN w:val="0"/>
              <w:adjustRightInd w:val="0"/>
              <w:snapToGrid w:val="0"/>
              <w:spacing w:line="400" w:lineRule="exact"/>
              <w:rPr>
                <w:rFonts w:eastAsia="DFKai-SB"/>
                <w:color w:val="000000" w:themeColor="text1"/>
                <w:highlight w:val="cyan"/>
              </w:rPr>
            </w:pPr>
            <w:r w:rsidRPr="002F2105">
              <w:rPr>
                <w:rFonts w:eastAsia="DFKai-SB" w:hint="eastAsia"/>
                <w:color w:val="000000" w:themeColor="text1"/>
                <w:highlight w:val="cyan"/>
              </w:rPr>
              <w:t>是</w:t>
            </w:r>
          </w:p>
        </w:tc>
        <w:tc>
          <w:tcPr>
            <w:tcW w:w="445" w:type="pct"/>
            <w:tcBorders>
              <w:top w:val="single" w:sz="4" w:space="0" w:color="auto"/>
              <w:left w:val="single" w:sz="4" w:space="0" w:color="auto"/>
              <w:bottom w:val="single" w:sz="4" w:space="0" w:color="auto"/>
              <w:right w:val="single" w:sz="4" w:space="0" w:color="auto"/>
            </w:tcBorders>
          </w:tcPr>
          <w:p w14:paraId="05DA0A91"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18D405E4"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(2023/03)</w:t>
            </w:r>
          </w:p>
        </w:tc>
        <w:tc>
          <w:tcPr>
            <w:tcW w:w="442" w:type="pct"/>
            <w:tcBorders>
              <w:top w:val="single" w:sz="4" w:space="0" w:color="auto"/>
              <w:left w:val="single" w:sz="4" w:space="0" w:color="auto"/>
              <w:bottom w:val="single" w:sz="4" w:space="0" w:color="auto"/>
              <w:right w:val="single" w:sz="4" w:space="0" w:color="auto"/>
            </w:tcBorders>
          </w:tcPr>
          <w:p w14:paraId="18F2AB8F" w14:textId="46BDB5AC" w:rsidR="001E7AD3" w:rsidRPr="002F2105" w:rsidRDefault="0012145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highlight w:val="cyan"/>
              </w:rPr>
              <w:t>處理過的指標資料已上架</w:t>
            </w:r>
            <w:proofErr w:type="spellStart"/>
            <w:r w:rsidRPr="002F2105">
              <w:rPr>
                <w:rFonts w:eastAsia="DFKai-SB"/>
                <w:color w:val="000000" w:themeColor="text1"/>
                <w:highlight w:val="cyan"/>
              </w:rPr>
              <w:t>Github</w:t>
            </w:r>
            <w:proofErr w:type="spellEnd"/>
            <w:r w:rsidRPr="002F2105">
              <w:rPr>
                <w:rFonts w:eastAsia="DFKai-SB" w:hint="eastAsia"/>
                <w:color w:val="000000" w:themeColor="text1"/>
                <w:highlight w:val="cyan"/>
              </w:rPr>
              <w:t>，另提供說明文字給總計畫以上架國網中心</w:t>
            </w:r>
          </w:p>
        </w:tc>
      </w:tr>
      <w:tr w:rsidR="002F2105" w:rsidRPr="002F2105" w14:paraId="5B898651" w14:textId="77777777" w:rsidTr="001E7AD3">
        <w:tc>
          <w:tcPr>
            <w:tcW w:w="313" w:type="pct"/>
            <w:tcBorders>
              <w:top w:val="single" w:sz="4" w:space="0" w:color="auto"/>
              <w:left w:val="single" w:sz="4" w:space="0" w:color="auto"/>
              <w:bottom w:val="single" w:sz="4" w:space="0" w:color="auto"/>
              <w:right w:val="single" w:sz="4" w:space="0" w:color="auto"/>
            </w:tcBorders>
            <w:vAlign w:val="center"/>
          </w:tcPr>
          <w:p w14:paraId="5F3E1895"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醫學影像</w:t>
            </w:r>
          </w:p>
        </w:tc>
        <w:tc>
          <w:tcPr>
            <w:tcW w:w="312" w:type="pct"/>
            <w:tcBorders>
              <w:top w:val="single" w:sz="4" w:space="0" w:color="auto"/>
              <w:left w:val="single" w:sz="4" w:space="0" w:color="auto"/>
              <w:bottom w:val="single" w:sz="4" w:space="0" w:color="auto"/>
              <w:right w:val="single" w:sz="4" w:space="0" w:color="auto"/>
            </w:tcBorders>
            <w:vAlign w:val="center"/>
          </w:tcPr>
          <w:p w14:paraId="6C41EDFC"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kern w:val="24"/>
                <w:sz w:val="18"/>
                <w:szCs w:val="18"/>
              </w:rPr>
              <w:t>七</w:t>
            </w:r>
            <w:r w:rsidRPr="002F2105">
              <w:rPr>
                <w:rFonts w:eastAsia="DFKai-SB"/>
                <w:color w:val="000000" w:themeColor="text1"/>
                <w:kern w:val="24"/>
                <w:sz w:val="18"/>
                <w:szCs w:val="18"/>
              </w:rPr>
              <w:t>D01</w:t>
            </w:r>
          </w:p>
        </w:tc>
        <w:tc>
          <w:tcPr>
            <w:tcW w:w="1090" w:type="pct"/>
            <w:tcBorders>
              <w:top w:val="single" w:sz="4" w:space="0" w:color="auto"/>
              <w:left w:val="single" w:sz="4" w:space="0" w:color="auto"/>
              <w:bottom w:val="single" w:sz="4" w:space="0" w:color="auto"/>
              <w:right w:val="single" w:sz="4" w:space="0" w:color="auto"/>
            </w:tcBorders>
            <w:vAlign w:val="center"/>
          </w:tcPr>
          <w:p w14:paraId="3853BEE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OCT and H&amp;E on melanin</w:t>
            </w:r>
          </w:p>
        </w:tc>
        <w:tc>
          <w:tcPr>
            <w:tcW w:w="1551" w:type="pct"/>
            <w:tcBorders>
              <w:top w:val="single" w:sz="4" w:space="0" w:color="auto"/>
              <w:left w:val="single" w:sz="4" w:space="0" w:color="auto"/>
              <w:bottom w:val="single" w:sz="4" w:space="0" w:color="auto"/>
              <w:right w:val="single" w:sz="4" w:space="0" w:color="auto"/>
            </w:tcBorders>
            <w:vAlign w:val="center"/>
          </w:tcPr>
          <w:p w14:paraId="7FD076F7"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hint="eastAsia"/>
                <w:color w:val="000000" w:themeColor="text1"/>
                <w:kern w:val="24"/>
                <w:sz w:val="18"/>
                <w:szCs w:val="18"/>
              </w:rPr>
              <w:t>含黑色素之</w:t>
            </w:r>
            <w:r w:rsidRPr="002F2105">
              <w:rPr>
                <w:rFonts w:eastAsia="DFKai-SB"/>
                <w:color w:val="000000" w:themeColor="text1"/>
                <w:kern w:val="24"/>
                <w:sz w:val="18"/>
                <w:szCs w:val="18"/>
              </w:rPr>
              <w:t>OCT and H&amp;E un-pair images (</w:t>
            </w:r>
            <w:r w:rsidRPr="002F2105">
              <w:rPr>
                <w:rFonts w:eastAsia="DFKai-SB" w:hint="eastAsia"/>
                <w:color w:val="000000" w:themeColor="text1"/>
                <w:kern w:val="24"/>
                <w:sz w:val="18"/>
                <w:szCs w:val="18"/>
              </w:rPr>
              <w:t>資料集說明網址</w:t>
            </w:r>
            <w:r w:rsidRPr="002F2105">
              <w:rPr>
                <w:rFonts w:eastAsia="DFKai-SB"/>
                <w:color w:val="000000" w:themeColor="text1"/>
                <w:kern w:val="24"/>
                <w:sz w:val="18"/>
                <w:szCs w:val="18"/>
              </w:rPr>
              <w:t xml:space="preserve">: </w:t>
            </w:r>
            <w:hyperlink r:id="rId33" w:history="1">
              <w:r w:rsidRPr="002F2105">
                <w:rPr>
                  <w:rStyle w:val="Hyperlink"/>
                  <w:rFonts w:eastAsia="DFKai-SB"/>
                  <w:color w:val="000000" w:themeColor="text1"/>
                  <w:kern w:val="24"/>
                  <w:sz w:val="18"/>
                  <w:szCs w:val="18"/>
                </w:rPr>
                <w:t>https://scidm.nchc.org.tw/dataset/07_oct-he-datatset</w:t>
              </w:r>
            </w:hyperlink>
            <w:r w:rsidRPr="002F2105">
              <w:rPr>
                <w:rFonts w:eastAsia="DFKai-SB"/>
                <w:color w:val="000000" w:themeColor="text1"/>
                <w:kern w:val="24"/>
                <w:sz w:val="18"/>
                <w:szCs w:val="18"/>
              </w:rPr>
              <w:t>)</w:t>
            </w:r>
          </w:p>
        </w:tc>
        <w:tc>
          <w:tcPr>
            <w:tcW w:w="402" w:type="pct"/>
            <w:tcBorders>
              <w:top w:val="single" w:sz="4" w:space="0" w:color="auto"/>
              <w:left w:val="single" w:sz="4" w:space="0" w:color="auto"/>
              <w:bottom w:val="single" w:sz="4" w:space="0" w:color="auto"/>
              <w:right w:val="single" w:sz="4" w:space="0" w:color="auto"/>
            </w:tcBorders>
          </w:tcPr>
          <w:p w14:paraId="7B70DF02"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3428448A"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否</w:t>
            </w:r>
          </w:p>
        </w:tc>
        <w:tc>
          <w:tcPr>
            <w:tcW w:w="445" w:type="pct"/>
            <w:tcBorders>
              <w:top w:val="single" w:sz="4" w:space="0" w:color="auto"/>
              <w:left w:val="single" w:sz="4" w:space="0" w:color="auto"/>
              <w:bottom w:val="single" w:sz="4" w:space="0" w:color="auto"/>
              <w:right w:val="single" w:sz="4" w:space="0" w:color="auto"/>
            </w:tcBorders>
            <w:vAlign w:val="center"/>
          </w:tcPr>
          <w:p w14:paraId="07DA42D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r w:rsidRPr="002F2105">
              <w:rPr>
                <w:rFonts w:eastAsia="DFKai-SB"/>
                <w:color w:val="000000" w:themeColor="text1"/>
                <w:kern w:val="24"/>
                <w:sz w:val="18"/>
                <w:szCs w:val="18"/>
              </w:rPr>
              <w:t>(2023/08)</w:t>
            </w:r>
          </w:p>
        </w:tc>
        <w:tc>
          <w:tcPr>
            <w:tcW w:w="442" w:type="pct"/>
            <w:tcBorders>
              <w:top w:val="single" w:sz="4" w:space="0" w:color="auto"/>
              <w:left w:val="single" w:sz="4" w:space="0" w:color="auto"/>
              <w:bottom w:val="single" w:sz="4" w:space="0" w:color="auto"/>
              <w:right w:val="single" w:sz="4" w:space="0" w:color="auto"/>
            </w:tcBorders>
          </w:tcPr>
          <w:p w14:paraId="5B44053B"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r w:rsidR="001E7AD3" w:rsidRPr="002F2105" w14:paraId="797BA299" w14:textId="77777777" w:rsidTr="001E7AD3">
        <w:tc>
          <w:tcPr>
            <w:tcW w:w="313" w:type="pct"/>
            <w:tcBorders>
              <w:top w:val="single" w:sz="4" w:space="0" w:color="auto"/>
              <w:left w:val="single" w:sz="4" w:space="0" w:color="auto"/>
              <w:bottom w:val="single" w:sz="4" w:space="0" w:color="auto"/>
              <w:right w:val="single" w:sz="4" w:space="0" w:color="auto"/>
            </w:tcBorders>
          </w:tcPr>
          <w:p w14:paraId="45F2C21E"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312" w:type="pct"/>
            <w:tcBorders>
              <w:top w:val="single" w:sz="4" w:space="0" w:color="auto"/>
              <w:left w:val="single" w:sz="4" w:space="0" w:color="auto"/>
              <w:bottom w:val="single" w:sz="4" w:space="0" w:color="auto"/>
              <w:right w:val="single" w:sz="4" w:space="0" w:color="auto"/>
            </w:tcBorders>
            <w:vAlign w:val="center"/>
          </w:tcPr>
          <w:p w14:paraId="0D0DD9EF" w14:textId="77777777" w:rsidR="001E7AD3" w:rsidRPr="002F2105" w:rsidRDefault="001E7AD3" w:rsidP="001E7AD3">
            <w:pPr>
              <w:autoSpaceDE w:val="0"/>
              <w:autoSpaceDN w:val="0"/>
              <w:adjustRightInd w:val="0"/>
              <w:snapToGrid w:val="0"/>
              <w:spacing w:line="400" w:lineRule="exact"/>
              <w:jc w:val="center"/>
              <w:rPr>
                <w:rFonts w:eastAsia="DFKai-SB"/>
                <w:color w:val="000000" w:themeColor="text1"/>
              </w:rPr>
            </w:pPr>
          </w:p>
        </w:tc>
        <w:tc>
          <w:tcPr>
            <w:tcW w:w="1090" w:type="pct"/>
            <w:tcBorders>
              <w:top w:val="single" w:sz="4" w:space="0" w:color="auto"/>
              <w:left w:val="single" w:sz="4" w:space="0" w:color="auto"/>
              <w:bottom w:val="single" w:sz="4" w:space="0" w:color="auto"/>
              <w:right w:val="single" w:sz="4" w:space="0" w:color="auto"/>
            </w:tcBorders>
          </w:tcPr>
          <w:p w14:paraId="676E61EA"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1551" w:type="pct"/>
            <w:tcBorders>
              <w:top w:val="single" w:sz="4" w:space="0" w:color="auto"/>
              <w:left w:val="single" w:sz="4" w:space="0" w:color="auto"/>
              <w:bottom w:val="single" w:sz="4" w:space="0" w:color="auto"/>
              <w:right w:val="single" w:sz="4" w:space="0" w:color="auto"/>
            </w:tcBorders>
          </w:tcPr>
          <w:p w14:paraId="10AF41C6"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02" w:type="pct"/>
            <w:tcBorders>
              <w:top w:val="single" w:sz="4" w:space="0" w:color="auto"/>
              <w:left w:val="single" w:sz="4" w:space="0" w:color="auto"/>
              <w:bottom w:val="single" w:sz="4" w:space="0" w:color="auto"/>
              <w:right w:val="single" w:sz="4" w:space="0" w:color="auto"/>
            </w:tcBorders>
          </w:tcPr>
          <w:p w14:paraId="2E7B14C2"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42D8296C"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5" w:type="pct"/>
            <w:tcBorders>
              <w:top w:val="single" w:sz="4" w:space="0" w:color="auto"/>
              <w:left w:val="single" w:sz="4" w:space="0" w:color="auto"/>
              <w:bottom w:val="single" w:sz="4" w:space="0" w:color="auto"/>
              <w:right w:val="single" w:sz="4" w:space="0" w:color="auto"/>
            </w:tcBorders>
          </w:tcPr>
          <w:p w14:paraId="79B9F0FE"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c>
          <w:tcPr>
            <w:tcW w:w="442" w:type="pct"/>
            <w:tcBorders>
              <w:top w:val="single" w:sz="4" w:space="0" w:color="auto"/>
              <w:left w:val="single" w:sz="4" w:space="0" w:color="auto"/>
              <w:bottom w:val="single" w:sz="4" w:space="0" w:color="auto"/>
              <w:right w:val="single" w:sz="4" w:space="0" w:color="auto"/>
            </w:tcBorders>
          </w:tcPr>
          <w:p w14:paraId="6D5F3B87" w14:textId="77777777" w:rsidR="001E7AD3" w:rsidRPr="002F2105" w:rsidRDefault="001E7AD3" w:rsidP="001E7AD3">
            <w:pPr>
              <w:autoSpaceDE w:val="0"/>
              <w:autoSpaceDN w:val="0"/>
              <w:adjustRightInd w:val="0"/>
              <w:snapToGrid w:val="0"/>
              <w:spacing w:line="400" w:lineRule="exact"/>
              <w:rPr>
                <w:rFonts w:eastAsia="DFKai-SB"/>
                <w:color w:val="000000" w:themeColor="text1"/>
              </w:rPr>
            </w:pPr>
          </w:p>
        </w:tc>
      </w:tr>
    </w:tbl>
    <w:p w14:paraId="1719D1D4" w14:textId="77777777" w:rsidR="00027291" w:rsidRPr="002F2105" w:rsidRDefault="00027291" w:rsidP="00027291">
      <w:pPr>
        <w:rPr>
          <w:rFonts w:eastAsia="DFKai-SB"/>
          <w:color w:val="000000" w:themeColor="text1"/>
        </w:rPr>
      </w:pPr>
    </w:p>
    <w:p w14:paraId="54936A70" w14:textId="77777777" w:rsidR="00027291" w:rsidRPr="002F2105" w:rsidRDefault="00027291" w:rsidP="00027291">
      <w:pPr>
        <w:widowControl/>
        <w:spacing w:line="400" w:lineRule="exact"/>
        <w:rPr>
          <w:rFonts w:eastAsia="DFKai-SB"/>
          <w:color w:val="000000" w:themeColor="text1"/>
          <w:kern w:val="0"/>
          <w:sz w:val="32"/>
          <w:szCs w:val="32"/>
        </w:rPr>
      </w:pPr>
      <w:r w:rsidRPr="002F2105">
        <w:rPr>
          <w:rFonts w:eastAsia="DFKai-SB" w:hint="eastAsia"/>
          <w:color w:val="000000" w:themeColor="text1"/>
        </w:rPr>
        <w:t>註</w:t>
      </w:r>
      <w:r w:rsidRPr="002F2105">
        <w:rPr>
          <w:rFonts w:eastAsia="DFKai-SB"/>
          <w:color w:val="000000" w:themeColor="text1"/>
        </w:rPr>
        <w:t>1.</w:t>
      </w:r>
      <w:r w:rsidRPr="002F2105">
        <w:rPr>
          <w:rFonts w:eastAsia="DFKai-SB" w:hint="eastAsia"/>
          <w:color w:val="000000" w:themeColor="text1"/>
        </w:rPr>
        <w:t>資料集類別：醫學影像、農作物影像、水下影像、其他影像、對</w:t>
      </w:r>
      <w:r w:rsidR="00A372AD" w:rsidRPr="002F2105">
        <w:rPr>
          <w:rFonts w:eastAsia="DFKai-SB" w:hint="eastAsia"/>
          <w:color w:val="000000" w:themeColor="text1"/>
        </w:rPr>
        <w:t>弈</w:t>
      </w:r>
      <w:r w:rsidRPr="002F2105">
        <w:rPr>
          <w:rFonts w:eastAsia="DFKai-SB" w:hint="eastAsia"/>
          <w:color w:val="000000" w:themeColor="text1"/>
        </w:rPr>
        <w:t>紀錄、空拍、生理資訊、病歷、基因、文字資料、氣象、地震、土地、交通、語音、通訊、對話、感測、視訊、音訊，請選擇</w:t>
      </w:r>
      <w:r w:rsidRPr="002F2105">
        <w:rPr>
          <w:rFonts w:eastAsia="DFKai-SB"/>
          <w:color w:val="000000" w:themeColor="text1"/>
        </w:rPr>
        <w:t>1</w:t>
      </w:r>
      <w:r w:rsidRPr="002F2105">
        <w:rPr>
          <w:rFonts w:eastAsia="DFKai-SB" w:hint="eastAsia"/>
          <w:color w:val="000000" w:themeColor="text1"/>
        </w:rPr>
        <w:t>個最相符的類別填寫</w:t>
      </w:r>
    </w:p>
    <w:p w14:paraId="36671BE9" w14:textId="77777777" w:rsidR="00027291" w:rsidRPr="002F2105" w:rsidRDefault="00027291" w:rsidP="00027291">
      <w:pPr>
        <w:widowControl/>
        <w:spacing w:line="400" w:lineRule="exact"/>
        <w:rPr>
          <w:rFonts w:eastAsia="DFKai-SB"/>
          <w:color w:val="000000" w:themeColor="text1"/>
          <w:kern w:val="0"/>
          <w:sz w:val="32"/>
          <w:szCs w:val="32"/>
        </w:rPr>
      </w:pPr>
      <w:r w:rsidRPr="002F2105">
        <w:rPr>
          <w:rFonts w:eastAsia="DFKai-SB"/>
          <w:color w:val="000000" w:themeColor="text1"/>
          <w:kern w:val="0"/>
          <w:sz w:val="32"/>
          <w:szCs w:val="32"/>
        </w:rPr>
        <w:br w:type="page"/>
      </w:r>
      <w:r w:rsidRPr="002F2105">
        <w:rPr>
          <w:rFonts w:eastAsia="DFKai-SB" w:hint="eastAsia"/>
          <w:color w:val="000000" w:themeColor="text1"/>
          <w:kern w:val="0"/>
          <w:sz w:val="32"/>
          <w:szCs w:val="32"/>
        </w:rPr>
        <w:lastRenderedPageBreak/>
        <w:t>附件</w:t>
      </w:r>
      <w:r w:rsidR="00301A3C" w:rsidRPr="002F2105">
        <w:rPr>
          <w:rFonts w:eastAsia="DFKai-SB"/>
          <w:color w:val="000000" w:themeColor="text1"/>
          <w:kern w:val="0"/>
          <w:sz w:val="32"/>
          <w:szCs w:val="32"/>
        </w:rPr>
        <w:t>3</w:t>
      </w:r>
      <w:r w:rsidRPr="002F2105">
        <w:rPr>
          <w:rFonts w:eastAsia="DFKai-SB"/>
          <w:color w:val="000000" w:themeColor="text1"/>
          <w:kern w:val="0"/>
          <w:sz w:val="32"/>
          <w:szCs w:val="32"/>
        </w:rPr>
        <w:t xml:space="preserve">-4. </w:t>
      </w:r>
      <w:r w:rsidRPr="002F2105">
        <w:rPr>
          <w:rFonts w:eastAsia="DFKai-SB" w:hint="eastAsia"/>
          <w:color w:val="000000" w:themeColor="text1"/>
          <w:kern w:val="0"/>
          <w:sz w:val="32"/>
          <w:szCs w:val="32"/>
        </w:rPr>
        <w:t>第</w:t>
      </w:r>
      <w:r w:rsidRPr="002F2105">
        <w:rPr>
          <w:rFonts w:eastAsia="DFKai-SB"/>
          <w:color w:val="000000" w:themeColor="text1"/>
          <w:kern w:val="0"/>
          <w:sz w:val="32"/>
          <w:szCs w:val="32"/>
        </w:rPr>
        <w:t>1</w:t>
      </w:r>
      <w:r w:rsidRPr="002F2105">
        <w:rPr>
          <w:rFonts w:eastAsia="DFKai-SB" w:hint="eastAsia"/>
          <w:color w:val="000000" w:themeColor="text1"/>
          <w:kern w:val="0"/>
          <w:sz w:val="32"/>
          <w:szCs w:val="32"/>
        </w:rPr>
        <w:t>年度及第</w:t>
      </w:r>
      <w:r w:rsidRPr="002F2105">
        <w:rPr>
          <w:rFonts w:eastAsia="DFKai-SB"/>
          <w:color w:val="000000" w:themeColor="text1"/>
          <w:kern w:val="0"/>
          <w:sz w:val="32"/>
          <w:szCs w:val="32"/>
        </w:rPr>
        <w:t>2</w:t>
      </w:r>
      <w:r w:rsidRPr="002F2105">
        <w:rPr>
          <w:rFonts w:eastAsia="DFKai-SB" w:hint="eastAsia"/>
          <w:color w:val="000000" w:themeColor="text1"/>
          <w:kern w:val="0"/>
          <w:sz w:val="32"/>
          <w:szCs w:val="32"/>
        </w:rPr>
        <w:t>年度共享</w:t>
      </w:r>
      <w:r w:rsidRPr="002F2105">
        <w:rPr>
          <w:rFonts w:eastAsia="DFKai-SB"/>
          <w:color w:val="000000" w:themeColor="text1"/>
          <w:kern w:val="0"/>
          <w:sz w:val="32"/>
          <w:szCs w:val="32"/>
        </w:rPr>
        <w:t>AI</w:t>
      </w:r>
      <w:r w:rsidRPr="002F2105">
        <w:rPr>
          <w:rFonts w:eastAsia="DFKai-SB" w:hint="eastAsia"/>
          <w:color w:val="000000" w:themeColor="text1"/>
          <w:kern w:val="0"/>
          <w:sz w:val="32"/>
          <w:szCs w:val="32"/>
        </w:rPr>
        <w:t>模型清單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300"/>
        <w:gridCol w:w="4034"/>
        <w:gridCol w:w="4024"/>
        <w:gridCol w:w="1615"/>
        <w:gridCol w:w="1767"/>
        <w:gridCol w:w="1764"/>
      </w:tblGrid>
      <w:tr w:rsidR="002F2105" w:rsidRPr="002F2105" w14:paraId="45EE6A94" w14:textId="77777777" w:rsidTr="00027291">
        <w:tc>
          <w:tcPr>
            <w:tcW w:w="412" w:type="pct"/>
            <w:tcBorders>
              <w:top w:val="single" w:sz="4" w:space="0" w:color="auto"/>
              <w:left w:val="single" w:sz="4" w:space="0" w:color="auto"/>
              <w:bottom w:val="single" w:sz="4" w:space="0" w:color="auto"/>
              <w:right w:val="single" w:sz="4" w:space="0" w:color="auto"/>
            </w:tcBorders>
            <w:shd w:val="clear" w:color="auto" w:fill="D9D9D9"/>
            <w:hideMark/>
          </w:tcPr>
          <w:p w14:paraId="2CA68F97"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模型功能分類</w:t>
            </w:r>
          </w:p>
        </w:tc>
        <w:tc>
          <w:tcPr>
            <w:tcW w:w="411" w:type="pct"/>
            <w:tcBorders>
              <w:top w:val="single" w:sz="4" w:space="0" w:color="auto"/>
              <w:left w:val="single" w:sz="4" w:space="0" w:color="auto"/>
              <w:bottom w:val="single" w:sz="4" w:space="0" w:color="auto"/>
              <w:right w:val="single" w:sz="4" w:space="0" w:color="auto"/>
            </w:tcBorders>
            <w:shd w:val="clear" w:color="auto" w:fill="D9D9D9"/>
            <w:hideMark/>
          </w:tcPr>
          <w:p w14:paraId="0CDF5472"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模型編號</w:t>
            </w:r>
          </w:p>
        </w:tc>
        <w:tc>
          <w:tcPr>
            <w:tcW w:w="1276" w:type="pct"/>
            <w:tcBorders>
              <w:top w:val="single" w:sz="4" w:space="0" w:color="auto"/>
              <w:left w:val="single" w:sz="4" w:space="0" w:color="auto"/>
              <w:bottom w:val="single" w:sz="4" w:space="0" w:color="auto"/>
              <w:right w:val="single" w:sz="4" w:space="0" w:color="auto"/>
            </w:tcBorders>
            <w:shd w:val="clear" w:color="auto" w:fill="D9D9D9"/>
            <w:hideMark/>
          </w:tcPr>
          <w:p w14:paraId="6EB762EB"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color w:val="000000" w:themeColor="text1"/>
              </w:rPr>
              <w:t xml:space="preserve"> </w:t>
            </w:r>
            <w:r w:rsidRPr="002F2105">
              <w:rPr>
                <w:rFonts w:eastAsia="DFKai-SB" w:hint="eastAsia"/>
                <w:color w:val="000000" w:themeColor="text1"/>
              </w:rPr>
              <w:t>模型名稱</w:t>
            </w:r>
          </w:p>
        </w:tc>
        <w:tc>
          <w:tcPr>
            <w:tcW w:w="1273" w:type="pct"/>
            <w:tcBorders>
              <w:top w:val="single" w:sz="4" w:space="0" w:color="auto"/>
              <w:left w:val="single" w:sz="4" w:space="0" w:color="auto"/>
              <w:bottom w:val="single" w:sz="4" w:space="0" w:color="auto"/>
              <w:right w:val="single" w:sz="4" w:space="0" w:color="auto"/>
            </w:tcBorders>
            <w:shd w:val="clear" w:color="auto" w:fill="D9D9D9"/>
            <w:hideMark/>
          </w:tcPr>
          <w:p w14:paraId="0C5AB27B"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主要功能</w:t>
            </w:r>
          </w:p>
        </w:tc>
        <w:tc>
          <w:tcPr>
            <w:tcW w:w="511" w:type="pct"/>
            <w:tcBorders>
              <w:top w:val="single" w:sz="4" w:space="0" w:color="auto"/>
              <w:left w:val="single" w:sz="4" w:space="0" w:color="auto"/>
              <w:bottom w:val="single" w:sz="4" w:space="0" w:color="auto"/>
              <w:right w:val="single" w:sz="4" w:space="0" w:color="auto"/>
            </w:tcBorders>
            <w:shd w:val="clear" w:color="auto" w:fill="D9D9D9"/>
            <w:hideMark/>
          </w:tcPr>
          <w:p w14:paraId="0E7DDBBF"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是否涉及國安等議題</w:t>
            </w:r>
            <w:r w:rsidRPr="002F2105">
              <w:rPr>
                <w:rFonts w:eastAsia="DFKai-SB" w:hint="eastAsia"/>
                <w:bCs/>
                <w:color w:val="000000" w:themeColor="text1"/>
                <w:vertAlign w:val="superscript"/>
              </w:rPr>
              <w:t>註</w:t>
            </w:r>
          </w:p>
        </w:tc>
        <w:tc>
          <w:tcPr>
            <w:tcW w:w="559" w:type="pct"/>
            <w:tcBorders>
              <w:top w:val="single" w:sz="4" w:space="0" w:color="auto"/>
              <w:left w:val="single" w:sz="4" w:space="0" w:color="auto"/>
              <w:bottom w:val="single" w:sz="4" w:space="0" w:color="auto"/>
              <w:right w:val="single" w:sz="4" w:space="0" w:color="auto"/>
            </w:tcBorders>
            <w:shd w:val="clear" w:color="auto" w:fill="D9D9D9"/>
            <w:hideMark/>
          </w:tcPr>
          <w:p w14:paraId="0D63F7AC"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模型產出年月</w:t>
            </w:r>
            <w:r w:rsidRPr="002F2105">
              <w:rPr>
                <w:rFonts w:eastAsia="DFKai-SB"/>
                <w:color w:val="000000" w:themeColor="text1"/>
              </w:rPr>
              <w:t>(</w:t>
            </w:r>
            <w:r w:rsidRPr="002F2105">
              <w:rPr>
                <w:rFonts w:eastAsia="DFKai-SB" w:hint="eastAsia"/>
                <w:color w:val="000000" w:themeColor="text1"/>
              </w:rPr>
              <w:t>原規劃</w:t>
            </w:r>
            <w:r w:rsidRPr="002F2105">
              <w:rPr>
                <w:rFonts w:eastAsia="DFKai-SB"/>
                <w:color w:val="000000" w:themeColor="text1"/>
              </w:rPr>
              <w:t>)</w:t>
            </w:r>
          </w:p>
        </w:tc>
        <w:tc>
          <w:tcPr>
            <w:tcW w:w="558" w:type="pct"/>
            <w:tcBorders>
              <w:top w:val="single" w:sz="4" w:space="0" w:color="auto"/>
              <w:left w:val="single" w:sz="4" w:space="0" w:color="auto"/>
              <w:bottom w:val="single" w:sz="4" w:space="0" w:color="auto"/>
              <w:right w:val="single" w:sz="4" w:space="0" w:color="auto"/>
            </w:tcBorders>
            <w:shd w:val="clear" w:color="auto" w:fill="D9D9D9"/>
            <w:hideMark/>
          </w:tcPr>
          <w:p w14:paraId="4F212753" w14:textId="77777777" w:rsidR="00027291" w:rsidRPr="002F2105" w:rsidRDefault="00027291">
            <w:pPr>
              <w:autoSpaceDE w:val="0"/>
              <w:autoSpaceDN w:val="0"/>
              <w:adjustRightInd w:val="0"/>
              <w:snapToGrid w:val="0"/>
              <w:spacing w:line="400" w:lineRule="exact"/>
              <w:jc w:val="center"/>
              <w:rPr>
                <w:rFonts w:eastAsia="DFKai-SB"/>
                <w:color w:val="000000" w:themeColor="text1"/>
              </w:rPr>
            </w:pPr>
            <w:r w:rsidRPr="002F2105">
              <w:rPr>
                <w:rFonts w:eastAsia="DFKai-SB" w:hint="eastAsia"/>
                <w:color w:val="000000" w:themeColor="text1"/>
              </w:rPr>
              <w:t>模型實際上架年月</w:t>
            </w:r>
            <w:r w:rsidRPr="002F2105">
              <w:rPr>
                <w:rFonts w:eastAsia="DFKai-SB"/>
                <w:color w:val="000000" w:themeColor="text1"/>
              </w:rPr>
              <w:t>(</w:t>
            </w:r>
            <w:r w:rsidRPr="002F2105">
              <w:rPr>
                <w:rFonts w:eastAsia="DFKai-SB" w:hint="eastAsia"/>
                <w:color w:val="000000" w:themeColor="text1"/>
              </w:rPr>
              <w:t>未上架請空白</w:t>
            </w:r>
            <w:r w:rsidRPr="002F2105">
              <w:rPr>
                <w:rFonts w:eastAsia="DFKai-SB"/>
                <w:color w:val="000000" w:themeColor="text1"/>
              </w:rPr>
              <w:t>)</w:t>
            </w:r>
          </w:p>
        </w:tc>
      </w:tr>
      <w:tr w:rsidR="002F2105" w:rsidRPr="002F2105" w14:paraId="3DDF2C08" w14:textId="77777777" w:rsidTr="00027291">
        <w:tc>
          <w:tcPr>
            <w:tcW w:w="412" w:type="pct"/>
            <w:tcBorders>
              <w:top w:val="single" w:sz="4" w:space="0" w:color="auto"/>
              <w:left w:val="single" w:sz="4" w:space="0" w:color="auto"/>
              <w:bottom w:val="single" w:sz="4" w:space="0" w:color="auto"/>
              <w:right w:val="single" w:sz="4" w:space="0" w:color="auto"/>
            </w:tcBorders>
          </w:tcPr>
          <w:p w14:paraId="667B77EB" w14:textId="77777777" w:rsidR="00027291" w:rsidRPr="002F2105" w:rsidRDefault="00027291">
            <w:pPr>
              <w:spacing w:line="400" w:lineRule="exact"/>
              <w:ind w:right="-442"/>
              <w:jc w:val="both"/>
              <w:outlineLvl w:val="0"/>
              <w:rPr>
                <w:rFonts w:eastAsia="DFKai-SB"/>
                <w:color w:val="000000" w:themeColor="text1"/>
                <w:kern w:val="0"/>
              </w:rPr>
            </w:pPr>
          </w:p>
        </w:tc>
        <w:tc>
          <w:tcPr>
            <w:tcW w:w="411" w:type="pct"/>
            <w:tcBorders>
              <w:top w:val="single" w:sz="4" w:space="0" w:color="auto"/>
              <w:left w:val="single" w:sz="4" w:space="0" w:color="auto"/>
              <w:bottom w:val="single" w:sz="4" w:space="0" w:color="auto"/>
              <w:right w:val="single" w:sz="4" w:space="0" w:color="auto"/>
            </w:tcBorders>
          </w:tcPr>
          <w:p w14:paraId="29B46F81" w14:textId="77777777" w:rsidR="00027291" w:rsidRPr="002F2105" w:rsidRDefault="00027291">
            <w:pPr>
              <w:spacing w:line="400" w:lineRule="exact"/>
              <w:ind w:right="-442"/>
              <w:jc w:val="both"/>
              <w:outlineLvl w:val="0"/>
              <w:rPr>
                <w:rFonts w:eastAsia="DFKai-SB"/>
                <w:color w:val="000000" w:themeColor="text1"/>
                <w:kern w:val="0"/>
              </w:rPr>
            </w:pPr>
          </w:p>
        </w:tc>
        <w:tc>
          <w:tcPr>
            <w:tcW w:w="1276" w:type="pct"/>
            <w:tcBorders>
              <w:top w:val="single" w:sz="4" w:space="0" w:color="auto"/>
              <w:left w:val="single" w:sz="4" w:space="0" w:color="auto"/>
              <w:bottom w:val="single" w:sz="4" w:space="0" w:color="auto"/>
              <w:right w:val="single" w:sz="4" w:space="0" w:color="auto"/>
            </w:tcBorders>
          </w:tcPr>
          <w:p w14:paraId="0A266861" w14:textId="77777777" w:rsidR="00027291" w:rsidRPr="002F2105" w:rsidRDefault="00027291">
            <w:pPr>
              <w:spacing w:line="400" w:lineRule="exact"/>
              <w:ind w:right="-442"/>
              <w:jc w:val="both"/>
              <w:outlineLvl w:val="0"/>
              <w:rPr>
                <w:rFonts w:eastAsia="DFKai-SB"/>
                <w:color w:val="000000" w:themeColor="text1"/>
                <w:kern w:val="0"/>
              </w:rPr>
            </w:pPr>
          </w:p>
        </w:tc>
        <w:tc>
          <w:tcPr>
            <w:tcW w:w="1273" w:type="pct"/>
            <w:tcBorders>
              <w:top w:val="single" w:sz="4" w:space="0" w:color="auto"/>
              <w:left w:val="single" w:sz="4" w:space="0" w:color="auto"/>
              <w:bottom w:val="single" w:sz="4" w:space="0" w:color="auto"/>
              <w:right w:val="single" w:sz="4" w:space="0" w:color="auto"/>
            </w:tcBorders>
          </w:tcPr>
          <w:p w14:paraId="7E7F13C5" w14:textId="77777777" w:rsidR="00027291" w:rsidRPr="002F2105" w:rsidRDefault="00027291">
            <w:pPr>
              <w:spacing w:line="400" w:lineRule="exact"/>
              <w:ind w:right="-442"/>
              <w:jc w:val="both"/>
              <w:outlineLvl w:val="0"/>
              <w:rPr>
                <w:rFonts w:eastAsia="DFKai-SB"/>
                <w:color w:val="000000" w:themeColor="text1"/>
                <w:kern w:val="0"/>
              </w:rPr>
            </w:pPr>
          </w:p>
        </w:tc>
        <w:tc>
          <w:tcPr>
            <w:tcW w:w="511" w:type="pct"/>
            <w:tcBorders>
              <w:top w:val="single" w:sz="4" w:space="0" w:color="auto"/>
              <w:left w:val="single" w:sz="4" w:space="0" w:color="auto"/>
              <w:bottom w:val="single" w:sz="4" w:space="0" w:color="auto"/>
              <w:right w:val="single" w:sz="4" w:space="0" w:color="auto"/>
            </w:tcBorders>
          </w:tcPr>
          <w:p w14:paraId="6C267828" w14:textId="77777777" w:rsidR="00027291" w:rsidRPr="002F2105" w:rsidRDefault="00027291">
            <w:pPr>
              <w:spacing w:line="400" w:lineRule="exact"/>
              <w:ind w:right="-442"/>
              <w:jc w:val="both"/>
              <w:outlineLvl w:val="0"/>
              <w:rPr>
                <w:rFonts w:eastAsia="DFKai-SB"/>
                <w:color w:val="000000" w:themeColor="text1"/>
                <w:kern w:val="0"/>
              </w:rPr>
            </w:pPr>
          </w:p>
        </w:tc>
        <w:tc>
          <w:tcPr>
            <w:tcW w:w="559" w:type="pct"/>
            <w:tcBorders>
              <w:top w:val="single" w:sz="4" w:space="0" w:color="auto"/>
              <w:left w:val="single" w:sz="4" w:space="0" w:color="auto"/>
              <w:bottom w:val="single" w:sz="4" w:space="0" w:color="auto"/>
              <w:right w:val="single" w:sz="4" w:space="0" w:color="auto"/>
            </w:tcBorders>
          </w:tcPr>
          <w:p w14:paraId="1ADC7FA9" w14:textId="77777777" w:rsidR="00027291" w:rsidRPr="002F2105" w:rsidRDefault="00027291">
            <w:pPr>
              <w:spacing w:line="400" w:lineRule="exact"/>
              <w:ind w:right="-442"/>
              <w:jc w:val="both"/>
              <w:outlineLvl w:val="0"/>
              <w:rPr>
                <w:rFonts w:eastAsia="DFKai-SB"/>
                <w:color w:val="000000" w:themeColor="text1"/>
                <w:kern w:val="0"/>
              </w:rPr>
            </w:pPr>
          </w:p>
        </w:tc>
        <w:tc>
          <w:tcPr>
            <w:tcW w:w="558" w:type="pct"/>
            <w:tcBorders>
              <w:top w:val="single" w:sz="4" w:space="0" w:color="auto"/>
              <w:left w:val="single" w:sz="4" w:space="0" w:color="auto"/>
              <w:bottom w:val="single" w:sz="4" w:space="0" w:color="auto"/>
              <w:right w:val="single" w:sz="4" w:space="0" w:color="auto"/>
            </w:tcBorders>
          </w:tcPr>
          <w:p w14:paraId="181A23E1" w14:textId="77777777" w:rsidR="00027291" w:rsidRPr="002F2105" w:rsidRDefault="00027291">
            <w:pPr>
              <w:spacing w:line="400" w:lineRule="exact"/>
              <w:ind w:right="-442"/>
              <w:jc w:val="both"/>
              <w:outlineLvl w:val="0"/>
              <w:rPr>
                <w:rFonts w:eastAsia="DFKai-SB"/>
                <w:color w:val="000000" w:themeColor="text1"/>
                <w:kern w:val="0"/>
              </w:rPr>
            </w:pPr>
          </w:p>
        </w:tc>
      </w:tr>
      <w:tr w:rsidR="002F2105" w:rsidRPr="002F2105" w14:paraId="21E64888" w14:textId="77777777" w:rsidTr="00027291">
        <w:tc>
          <w:tcPr>
            <w:tcW w:w="412" w:type="pct"/>
            <w:tcBorders>
              <w:top w:val="single" w:sz="4" w:space="0" w:color="auto"/>
              <w:left w:val="single" w:sz="4" w:space="0" w:color="auto"/>
              <w:bottom w:val="single" w:sz="4" w:space="0" w:color="auto"/>
              <w:right w:val="single" w:sz="4" w:space="0" w:color="auto"/>
            </w:tcBorders>
          </w:tcPr>
          <w:p w14:paraId="35A8F8B6" w14:textId="77777777" w:rsidR="00027291" w:rsidRPr="002F2105" w:rsidRDefault="00027291">
            <w:pPr>
              <w:spacing w:line="400" w:lineRule="exact"/>
              <w:ind w:right="-442"/>
              <w:jc w:val="both"/>
              <w:outlineLvl w:val="0"/>
              <w:rPr>
                <w:rFonts w:eastAsia="DFKai-SB"/>
                <w:color w:val="000000" w:themeColor="text1"/>
                <w:kern w:val="0"/>
              </w:rPr>
            </w:pPr>
          </w:p>
        </w:tc>
        <w:tc>
          <w:tcPr>
            <w:tcW w:w="411" w:type="pct"/>
            <w:tcBorders>
              <w:top w:val="single" w:sz="4" w:space="0" w:color="auto"/>
              <w:left w:val="single" w:sz="4" w:space="0" w:color="auto"/>
              <w:bottom w:val="single" w:sz="4" w:space="0" w:color="auto"/>
              <w:right w:val="single" w:sz="4" w:space="0" w:color="auto"/>
            </w:tcBorders>
          </w:tcPr>
          <w:p w14:paraId="2E5A34BC" w14:textId="77777777" w:rsidR="00027291" w:rsidRPr="002F2105" w:rsidRDefault="00027291">
            <w:pPr>
              <w:spacing w:line="400" w:lineRule="exact"/>
              <w:ind w:right="-442"/>
              <w:jc w:val="both"/>
              <w:outlineLvl w:val="0"/>
              <w:rPr>
                <w:rFonts w:eastAsia="DFKai-SB"/>
                <w:color w:val="000000" w:themeColor="text1"/>
                <w:kern w:val="0"/>
              </w:rPr>
            </w:pPr>
          </w:p>
        </w:tc>
        <w:tc>
          <w:tcPr>
            <w:tcW w:w="1276" w:type="pct"/>
            <w:tcBorders>
              <w:top w:val="single" w:sz="4" w:space="0" w:color="auto"/>
              <w:left w:val="single" w:sz="4" w:space="0" w:color="auto"/>
              <w:bottom w:val="single" w:sz="4" w:space="0" w:color="auto"/>
              <w:right w:val="single" w:sz="4" w:space="0" w:color="auto"/>
            </w:tcBorders>
          </w:tcPr>
          <w:p w14:paraId="55A5E93C" w14:textId="77777777" w:rsidR="00027291" w:rsidRPr="002F2105" w:rsidRDefault="00027291">
            <w:pPr>
              <w:spacing w:line="400" w:lineRule="exact"/>
              <w:ind w:right="-442"/>
              <w:jc w:val="both"/>
              <w:outlineLvl w:val="0"/>
              <w:rPr>
                <w:rFonts w:eastAsia="DFKai-SB"/>
                <w:color w:val="000000" w:themeColor="text1"/>
                <w:kern w:val="0"/>
              </w:rPr>
            </w:pPr>
          </w:p>
        </w:tc>
        <w:tc>
          <w:tcPr>
            <w:tcW w:w="1273" w:type="pct"/>
            <w:tcBorders>
              <w:top w:val="single" w:sz="4" w:space="0" w:color="auto"/>
              <w:left w:val="single" w:sz="4" w:space="0" w:color="auto"/>
              <w:bottom w:val="single" w:sz="4" w:space="0" w:color="auto"/>
              <w:right w:val="single" w:sz="4" w:space="0" w:color="auto"/>
            </w:tcBorders>
          </w:tcPr>
          <w:p w14:paraId="58F193F0" w14:textId="77777777" w:rsidR="00027291" w:rsidRPr="002F2105" w:rsidRDefault="00027291">
            <w:pPr>
              <w:spacing w:line="400" w:lineRule="exact"/>
              <w:ind w:right="-442"/>
              <w:jc w:val="both"/>
              <w:outlineLvl w:val="0"/>
              <w:rPr>
                <w:rFonts w:eastAsia="DFKai-SB"/>
                <w:color w:val="000000" w:themeColor="text1"/>
                <w:kern w:val="0"/>
              </w:rPr>
            </w:pPr>
          </w:p>
        </w:tc>
        <w:tc>
          <w:tcPr>
            <w:tcW w:w="511" w:type="pct"/>
            <w:tcBorders>
              <w:top w:val="single" w:sz="4" w:space="0" w:color="auto"/>
              <w:left w:val="single" w:sz="4" w:space="0" w:color="auto"/>
              <w:bottom w:val="single" w:sz="4" w:space="0" w:color="auto"/>
              <w:right w:val="single" w:sz="4" w:space="0" w:color="auto"/>
            </w:tcBorders>
          </w:tcPr>
          <w:p w14:paraId="46C542AB" w14:textId="77777777" w:rsidR="00027291" w:rsidRPr="002F2105" w:rsidRDefault="00027291">
            <w:pPr>
              <w:spacing w:line="400" w:lineRule="exact"/>
              <w:ind w:right="-442"/>
              <w:jc w:val="both"/>
              <w:outlineLvl w:val="0"/>
              <w:rPr>
                <w:rFonts w:eastAsia="DFKai-SB"/>
                <w:color w:val="000000" w:themeColor="text1"/>
                <w:kern w:val="0"/>
              </w:rPr>
            </w:pPr>
          </w:p>
        </w:tc>
        <w:tc>
          <w:tcPr>
            <w:tcW w:w="559" w:type="pct"/>
            <w:tcBorders>
              <w:top w:val="single" w:sz="4" w:space="0" w:color="auto"/>
              <w:left w:val="single" w:sz="4" w:space="0" w:color="auto"/>
              <w:bottom w:val="single" w:sz="4" w:space="0" w:color="auto"/>
              <w:right w:val="single" w:sz="4" w:space="0" w:color="auto"/>
            </w:tcBorders>
          </w:tcPr>
          <w:p w14:paraId="189B63DA" w14:textId="77777777" w:rsidR="00027291" w:rsidRPr="002F2105" w:rsidRDefault="00027291">
            <w:pPr>
              <w:spacing w:line="400" w:lineRule="exact"/>
              <w:ind w:right="-442"/>
              <w:jc w:val="both"/>
              <w:outlineLvl w:val="0"/>
              <w:rPr>
                <w:rFonts w:eastAsia="DFKai-SB"/>
                <w:color w:val="000000" w:themeColor="text1"/>
                <w:kern w:val="0"/>
              </w:rPr>
            </w:pPr>
          </w:p>
        </w:tc>
        <w:tc>
          <w:tcPr>
            <w:tcW w:w="558" w:type="pct"/>
            <w:tcBorders>
              <w:top w:val="single" w:sz="4" w:space="0" w:color="auto"/>
              <w:left w:val="single" w:sz="4" w:space="0" w:color="auto"/>
              <w:bottom w:val="single" w:sz="4" w:space="0" w:color="auto"/>
              <w:right w:val="single" w:sz="4" w:space="0" w:color="auto"/>
            </w:tcBorders>
          </w:tcPr>
          <w:p w14:paraId="1C5271D9" w14:textId="77777777" w:rsidR="00027291" w:rsidRPr="002F2105" w:rsidRDefault="00027291">
            <w:pPr>
              <w:spacing w:line="400" w:lineRule="exact"/>
              <w:ind w:right="-442"/>
              <w:jc w:val="both"/>
              <w:outlineLvl w:val="0"/>
              <w:rPr>
                <w:rFonts w:eastAsia="DFKai-SB"/>
                <w:color w:val="000000" w:themeColor="text1"/>
                <w:kern w:val="0"/>
              </w:rPr>
            </w:pPr>
          </w:p>
        </w:tc>
      </w:tr>
      <w:tr w:rsidR="002F2105" w:rsidRPr="002F2105" w14:paraId="4B689C6A" w14:textId="77777777" w:rsidTr="00027291">
        <w:tc>
          <w:tcPr>
            <w:tcW w:w="412" w:type="pct"/>
            <w:tcBorders>
              <w:top w:val="single" w:sz="4" w:space="0" w:color="auto"/>
              <w:left w:val="single" w:sz="4" w:space="0" w:color="auto"/>
              <w:bottom w:val="single" w:sz="4" w:space="0" w:color="auto"/>
              <w:right w:val="single" w:sz="4" w:space="0" w:color="auto"/>
            </w:tcBorders>
          </w:tcPr>
          <w:p w14:paraId="1A7953D0" w14:textId="77777777" w:rsidR="00027291" w:rsidRPr="002F2105" w:rsidRDefault="00027291">
            <w:pPr>
              <w:spacing w:line="400" w:lineRule="exact"/>
              <w:ind w:right="-442"/>
              <w:jc w:val="both"/>
              <w:outlineLvl w:val="0"/>
              <w:rPr>
                <w:rFonts w:eastAsia="DFKai-SB"/>
                <w:color w:val="000000" w:themeColor="text1"/>
                <w:kern w:val="0"/>
              </w:rPr>
            </w:pPr>
          </w:p>
        </w:tc>
        <w:tc>
          <w:tcPr>
            <w:tcW w:w="411" w:type="pct"/>
            <w:tcBorders>
              <w:top w:val="single" w:sz="4" w:space="0" w:color="auto"/>
              <w:left w:val="single" w:sz="4" w:space="0" w:color="auto"/>
              <w:bottom w:val="single" w:sz="4" w:space="0" w:color="auto"/>
              <w:right w:val="single" w:sz="4" w:space="0" w:color="auto"/>
            </w:tcBorders>
          </w:tcPr>
          <w:p w14:paraId="3B911433" w14:textId="77777777" w:rsidR="00027291" w:rsidRPr="002F2105" w:rsidRDefault="00027291">
            <w:pPr>
              <w:spacing w:line="400" w:lineRule="exact"/>
              <w:ind w:right="-442"/>
              <w:jc w:val="both"/>
              <w:outlineLvl w:val="0"/>
              <w:rPr>
                <w:rFonts w:eastAsia="DFKai-SB"/>
                <w:color w:val="000000" w:themeColor="text1"/>
                <w:kern w:val="0"/>
              </w:rPr>
            </w:pPr>
          </w:p>
        </w:tc>
        <w:tc>
          <w:tcPr>
            <w:tcW w:w="1276" w:type="pct"/>
            <w:tcBorders>
              <w:top w:val="single" w:sz="4" w:space="0" w:color="auto"/>
              <w:left w:val="single" w:sz="4" w:space="0" w:color="auto"/>
              <w:bottom w:val="single" w:sz="4" w:space="0" w:color="auto"/>
              <w:right w:val="single" w:sz="4" w:space="0" w:color="auto"/>
            </w:tcBorders>
          </w:tcPr>
          <w:p w14:paraId="47C0C6DD" w14:textId="77777777" w:rsidR="00027291" w:rsidRPr="002F2105" w:rsidRDefault="00027291">
            <w:pPr>
              <w:spacing w:line="400" w:lineRule="exact"/>
              <w:ind w:right="-442"/>
              <w:jc w:val="both"/>
              <w:outlineLvl w:val="0"/>
              <w:rPr>
                <w:rFonts w:eastAsia="DFKai-SB"/>
                <w:color w:val="000000" w:themeColor="text1"/>
                <w:kern w:val="0"/>
              </w:rPr>
            </w:pPr>
          </w:p>
        </w:tc>
        <w:tc>
          <w:tcPr>
            <w:tcW w:w="1273" w:type="pct"/>
            <w:tcBorders>
              <w:top w:val="single" w:sz="4" w:space="0" w:color="auto"/>
              <w:left w:val="single" w:sz="4" w:space="0" w:color="auto"/>
              <w:bottom w:val="single" w:sz="4" w:space="0" w:color="auto"/>
              <w:right w:val="single" w:sz="4" w:space="0" w:color="auto"/>
            </w:tcBorders>
          </w:tcPr>
          <w:p w14:paraId="4999DA0F" w14:textId="77777777" w:rsidR="00027291" w:rsidRPr="002F2105" w:rsidRDefault="00027291">
            <w:pPr>
              <w:spacing w:line="400" w:lineRule="exact"/>
              <w:ind w:right="-442"/>
              <w:jc w:val="both"/>
              <w:outlineLvl w:val="0"/>
              <w:rPr>
                <w:rFonts w:eastAsia="DFKai-SB"/>
                <w:color w:val="000000" w:themeColor="text1"/>
                <w:kern w:val="0"/>
              </w:rPr>
            </w:pPr>
          </w:p>
        </w:tc>
        <w:tc>
          <w:tcPr>
            <w:tcW w:w="511" w:type="pct"/>
            <w:tcBorders>
              <w:top w:val="single" w:sz="4" w:space="0" w:color="auto"/>
              <w:left w:val="single" w:sz="4" w:space="0" w:color="auto"/>
              <w:bottom w:val="single" w:sz="4" w:space="0" w:color="auto"/>
              <w:right w:val="single" w:sz="4" w:space="0" w:color="auto"/>
            </w:tcBorders>
          </w:tcPr>
          <w:p w14:paraId="2E4F601F" w14:textId="77777777" w:rsidR="00027291" w:rsidRPr="002F2105" w:rsidRDefault="00027291">
            <w:pPr>
              <w:spacing w:line="400" w:lineRule="exact"/>
              <w:ind w:right="-442"/>
              <w:jc w:val="both"/>
              <w:outlineLvl w:val="0"/>
              <w:rPr>
                <w:rFonts w:eastAsia="DFKai-SB"/>
                <w:color w:val="000000" w:themeColor="text1"/>
                <w:kern w:val="0"/>
              </w:rPr>
            </w:pPr>
          </w:p>
        </w:tc>
        <w:tc>
          <w:tcPr>
            <w:tcW w:w="559" w:type="pct"/>
            <w:tcBorders>
              <w:top w:val="single" w:sz="4" w:space="0" w:color="auto"/>
              <w:left w:val="single" w:sz="4" w:space="0" w:color="auto"/>
              <w:bottom w:val="single" w:sz="4" w:space="0" w:color="auto"/>
              <w:right w:val="single" w:sz="4" w:space="0" w:color="auto"/>
            </w:tcBorders>
          </w:tcPr>
          <w:p w14:paraId="3627439A" w14:textId="77777777" w:rsidR="00027291" w:rsidRPr="002F2105" w:rsidRDefault="00027291">
            <w:pPr>
              <w:spacing w:line="400" w:lineRule="exact"/>
              <w:ind w:right="-442"/>
              <w:jc w:val="both"/>
              <w:outlineLvl w:val="0"/>
              <w:rPr>
                <w:rFonts w:eastAsia="DFKai-SB"/>
                <w:color w:val="000000" w:themeColor="text1"/>
                <w:kern w:val="0"/>
              </w:rPr>
            </w:pPr>
          </w:p>
        </w:tc>
        <w:tc>
          <w:tcPr>
            <w:tcW w:w="558" w:type="pct"/>
            <w:tcBorders>
              <w:top w:val="single" w:sz="4" w:space="0" w:color="auto"/>
              <w:left w:val="single" w:sz="4" w:space="0" w:color="auto"/>
              <w:bottom w:val="single" w:sz="4" w:space="0" w:color="auto"/>
              <w:right w:val="single" w:sz="4" w:space="0" w:color="auto"/>
            </w:tcBorders>
          </w:tcPr>
          <w:p w14:paraId="1B594995" w14:textId="77777777" w:rsidR="00027291" w:rsidRPr="002F2105" w:rsidRDefault="00027291">
            <w:pPr>
              <w:spacing w:line="400" w:lineRule="exact"/>
              <w:ind w:right="-442"/>
              <w:jc w:val="both"/>
              <w:outlineLvl w:val="0"/>
              <w:rPr>
                <w:rFonts w:eastAsia="DFKai-SB"/>
                <w:color w:val="000000" w:themeColor="text1"/>
                <w:kern w:val="0"/>
              </w:rPr>
            </w:pPr>
          </w:p>
        </w:tc>
      </w:tr>
      <w:tr w:rsidR="002F2105" w:rsidRPr="002F2105" w14:paraId="4CE26152" w14:textId="77777777" w:rsidTr="00027291">
        <w:tc>
          <w:tcPr>
            <w:tcW w:w="412" w:type="pct"/>
            <w:tcBorders>
              <w:top w:val="single" w:sz="4" w:space="0" w:color="auto"/>
              <w:left w:val="single" w:sz="4" w:space="0" w:color="auto"/>
              <w:bottom w:val="single" w:sz="4" w:space="0" w:color="auto"/>
              <w:right w:val="single" w:sz="4" w:space="0" w:color="auto"/>
            </w:tcBorders>
          </w:tcPr>
          <w:p w14:paraId="07456CB2" w14:textId="77777777" w:rsidR="00027291" w:rsidRPr="002F2105" w:rsidRDefault="00027291">
            <w:pPr>
              <w:spacing w:line="400" w:lineRule="exact"/>
              <w:ind w:right="-442"/>
              <w:jc w:val="both"/>
              <w:outlineLvl w:val="0"/>
              <w:rPr>
                <w:rFonts w:eastAsia="DFKai-SB"/>
                <w:color w:val="000000" w:themeColor="text1"/>
                <w:kern w:val="0"/>
              </w:rPr>
            </w:pPr>
          </w:p>
        </w:tc>
        <w:tc>
          <w:tcPr>
            <w:tcW w:w="411" w:type="pct"/>
            <w:tcBorders>
              <w:top w:val="single" w:sz="4" w:space="0" w:color="auto"/>
              <w:left w:val="single" w:sz="4" w:space="0" w:color="auto"/>
              <w:bottom w:val="single" w:sz="4" w:space="0" w:color="auto"/>
              <w:right w:val="single" w:sz="4" w:space="0" w:color="auto"/>
            </w:tcBorders>
          </w:tcPr>
          <w:p w14:paraId="0D67A882" w14:textId="77777777" w:rsidR="00027291" w:rsidRPr="002F2105" w:rsidRDefault="00027291">
            <w:pPr>
              <w:spacing w:line="400" w:lineRule="exact"/>
              <w:ind w:right="-442"/>
              <w:jc w:val="both"/>
              <w:outlineLvl w:val="0"/>
              <w:rPr>
                <w:rFonts w:eastAsia="DFKai-SB"/>
                <w:color w:val="000000" w:themeColor="text1"/>
                <w:kern w:val="0"/>
              </w:rPr>
            </w:pPr>
          </w:p>
        </w:tc>
        <w:tc>
          <w:tcPr>
            <w:tcW w:w="1276" w:type="pct"/>
            <w:tcBorders>
              <w:top w:val="single" w:sz="4" w:space="0" w:color="auto"/>
              <w:left w:val="single" w:sz="4" w:space="0" w:color="auto"/>
              <w:bottom w:val="single" w:sz="4" w:space="0" w:color="auto"/>
              <w:right w:val="single" w:sz="4" w:space="0" w:color="auto"/>
            </w:tcBorders>
          </w:tcPr>
          <w:p w14:paraId="5CB82D69" w14:textId="77777777" w:rsidR="00027291" w:rsidRPr="002F2105" w:rsidRDefault="00027291">
            <w:pPr>
              <w:spacing w:line="400" w:lineRule="exact"/>
              <w:ind w:right="-442"/>
              <w:jc w:val="both"/>
              <w:outlineLvl w:val="0"/>
              <w:rPr>
                <w:rFonts w:eastAsia="DFKai-SB"/>
                <w:color w:val="000000" w:themeColor="text1"/>
                <w:kern w:val="0"/>
              </w:rPr>
            </w:pPr>
          </w:p>
        </w:tc>
        <w:tc>
          <w:tcPr>
            <w:tcW w:w="1273" w:type="pct"/>
            <w:tcBorders>
              <w:top w:val="single" w:sz="4" w:space="0" w:color="auto"/>
              <w:left w:val="single" w:sz="4" w:space="0" w:color="auto"/>
              <w:bottom w:val="single" w:sz="4" w:space="0" w:color="auto"/>
              <w:right w:val="single" w:sz="4" w:space="0" w:color="auto"/>
            </w:tcBorders>
          </w:tcPr>
          <w:p w14:paraId="20B2F91A" w14:textId="77777777" w:rsidR="00027291" w:rsidRPr="002F2105" w:rsidRDefault="00027291">
            <w:pPr>
              <w:spacing w:line="400" w:lineRule="exact"/>
              <w:ind w:right="-442"/>
              <w:jc w:val="both"/>
              <w:outlineLvl w:val="0"/>
              <w:rPr>
                <w:rFonts w:eastAsia="DFKai-SB"/>
                <w:color w:val="000000" w:themeColor="text1"/>
                <w:kern w:val="0"/>
              </w:rPr>
            </w:pPr>
          </w:p>
        </w:tc>
        <w:tc>
          <w:tcPr>
            <w:tcW w:w="511" w:type="pct"/>
            <w:tcBorders>
              <w:top w:val="single" w:sz="4" w:space="0" w:color="auto"/>
              <w:left w:val="single" w:sz="4" w:space="0" w:color="auto"/>
              <w:bottom w:val="single" w:sz="4" w:space="0" w:color="auto"/>
              <w:right w:val="single" w:sz="4" w:space="0" w:color="auto"/>
            </w:tcBorders>
          </w:tcPr>
          <w:p w14:paraId="0D0B19C3" w14:textId="77777777" w:rsidR="00027291" w:rsidRPr="002F2105" w:rsidRDefault="00027291">
            <w:pPr>
              <w:spacing w:line="400" w:lineRule="exact"/>
              <w:ind w:right="-442"/>
              <w:jc w:val="both"/>
              <w:outlineLvl w:val="0"/>
              <w:rPr>
                <w:rFonts w:eastAsia="DFKai-SB"/>
                <w:color w:val="000000" w:themeColor="text1"/>
                <w:kern w:val="0"/>
              </w:rPr>
            </w:pPr>
          </w:p>
        </w:tc>
        <w:tc>
          <w:tcPr>
            <w:tcW w:w="559" w:type="pct"/>
            <w:tcBorders>
              <w:top w:val="single" w:sz="4" w:space="0" w:color="auto"/>
              <w:left w:val="single" w:sz="4" w:space="0" w:color="auto"/>
              <w:bottom w:val="single" w:sz="4" w:space="0" w:color="auto"/>
              <w:right w:val="single" w:sz="4" w:space="0" w:color="auto"/>
            </w:tcBorders>
          </w:tcPr>
          <w:p w14:paraId="7DE813F8" w14:textId="77777777" w:rsidR="00027291" w:rsidRPr="002F2105" w:rsidRDefault="00027291">
            <w:pPr>
              <w:spacing w:line="400" w:lineRule="exact"/>
              <w:ind w:right="-442"/>
              <w:jc w:val="both"/>
              <w:outlineLvl w:val="0"/>
              <w:rPr>
                <w:rFonts w:eastAsia="DFKai-SB"/>
                <w:color w:val="000000" w:themeColor="text1"/>
                <w:kern w:val="0"/>
              </w:rPr>
            </w:pPr>
          </w:p>
        </w:tc>
        <w:tc>
          <w:tcPr>
            <w:tcW w:w="558" w:type="pct"/>
            <w:tcBorders>
              <w:top w:val="single" w:sz="4" w:space="0" w:color="auto"/>
              <w:left w:val="single" w:sz="4" w:space="0" w:color="auto"/>
              <w:bottom w:val="single" w:sz="4" w:space="0" w:color="auto"/>
              <w:right w:val="single" w:sz="4" w:space="0" w:color="auto"/>
            </w:tcBorders>
          </w:tcPr>
          <w:p w14:paraId="4B5311E5" w14:textId="77777777" w:rsidR="00027291" w:rsidRPr="002F2105" w:rsidRDefault="00027291">
            <w:pPr>
              <w:spacing w:line="400" w:lineRule="exact"/>
              <w:ind w:right="-442"/>
              <w:jc w:val="both"/>
              <w:outlineLvl w:val="0"/>
              <w:rPr>
                <w:rFonts w:eastAsia="DFKai-SB"/>
                <w:color w:val="000000" w:themeColor="text1"/>
                <w:kern w:val="0"/>
              </w:rPr>
            </w:pPr>
          </w:p>
        </w:tc>
      </w:tr>
      <w:tr w:rsidR="002F2105" w:rsidRPr="002F2105" w14:paraId="7EFF042A" w14:textId="77777777" w:rsidTr="00027291">
        <w:tc>
          <w:tcPr>
            <w:tcW w:w="412" w:type="pct"/>
            <w:tcBorders>
              <w:top w:val="single" w:sz="4" w:space="0" w:color="auto"/>
              <w:left w:val="single" w:sz="4" w:space="0" w:color="auto"/>
              <w:bottom w:val="single" w:sz="4" w:space="0" w:color="auto"/>
              <w:right w:val="single" w:sz="4" w:space="0" w:color="auto"/>
            </w:tcBorders>
          </w:tcPr>
          <w:p w14:paraId="23BC6C8B" w14:textId="77777777" w:rsidR="00027291" w:rsidRPr="002F2105" w:rsidRDefault="00027291">
            <w:pPr>
              <w:spacing w:line="400" w:lineRule="exact"/>
              <w:ind w:right="-442"/>
              <w:jc w:val="both"/>
              <w:outlineLvl w:val="0"/>
              <w:rPr>
                <w:rFonts w:eastAsia="DFKai-SB"/>
                <w:color w:val="000000" w:themeColor="text1"/>
                <w:kern w:val="0"/>
              </w:rPr>
            </w:pPr>
          </w:p>
        </w:tc>
        <w:tc>
          <w:tcPr>
            <w:tcW w:w="411" w:type="pct"/>
            <w:tcBorders>
              <w:top w:val="single" w:sz="4" w:space="0" w:color="auto"/>
              <w:left w:val="single" w:sz="4" w:space="0" w:color="auto"/>
              <w:bottom w:val="single" w:sz="4" w:space="0" w:color="auto"/>
              <w:right w:val="single" w:sz="4" w:space="0" w:color="auto"/>
            </w:tcBorders>
          </w:tcPr>
          <w:p w14:paraId="0E9CDD9A" w14:textId="77777777" w:rsidR="00027291" w:rsidRPr="002F2105" w:rsidRDefault="00027291">
            <w:pPr>
              <w:spacing w:line="400" w:lineRule="exact"/>
              <w:ind w:right="-442"/>
              <w:jc w:val="both"/>
              <w:outlineLvl w:val="0"/>
              <w:rPr>
                <w:rFonts w:eastAsia="DFKai-SB"/>
                <w:color w:val="000000" w:themeColor="text1"/>
                <w:kern w:val="0"/>
              </w:rPr>
            </w:pPr>
          </w:p>
        </w:tc>
        <w:tc>
          <w:tcPr>
            <w:tcW w:w="1276" w:type="pct"/>
            <w:tcBorders>
              <w:top w:val="single" w:sz="4" w:space="0" w:color="auto"/>
              <w:left w:val="single" w:sz="4" w:space="0" w:color="auto"/>
              <w:bottom w:val="single" w:sz="4" w:space="0" w:color="auto"/>
              <w:right w:val="single" w:sz="4" w:space="0" w:color="auto"/>
            </w:tcBorders>
          </w:tcPr>
          <w:p w14:paraId="32EE0CE7" w14:textId="77777777" w:rsidR="00027291" w:rsidRPr="002F2105" w:rsidRDefault="00027291">
            <w:pPr>
              <w:spacing w:line="400" w:lineRule="exact"/>
              <w:ind w:right="-442"/>
              <w:jc w:val="both"/>
              <w:outlineLvl w:val="0"/>
              <w:rPr>
                <w:rFonts w:eastAsia="DFKai-SB"/>
                <w:color w:val="000000" w:themeColor="text1"/>
                <w:kern w:val="0"/>
              </w:rPr>
            </w:pPr>
          </w:p>
        </w:tc>
        <w:tc>
          <w:tcPr>
            <w:tcW w:w="1273" w:type="pct"/>
            <w:tcBorders>
              <w:top w:val="single" w:sz="4" w:space="0" w:color="auto"/>
              <w:left w:val="single" w:sz="4" w:space="0" w:color="auto"/>
              <w:bottom w:val="single" w:sz="4" w:space="0" w:color="auto"/>
              <w:right w:val="single" w:sz="4" w:space="0" w:color="auto"/>
            </w:tcBorders>
          </w:tcPr>
          <w:p w14:paraId="7171B6FB" w14:textId="77777777" w:rsidR="00027291" w:rsidRPr="002F2105" w:rsidRDefault="00027291">
            <w:pPr>
              <w:spacing w:line="400" w:lineRule="exact"/>
              <w:ind w:right="-442"/>
              <w:jc w:val="both"/>
              <w:outlineLvl w:val="0"/>
              <w:rPr>
                <w:rFonts w:eastAsia="DFKai-SB"/>
                <w:color w:val="000000" w:themeColor="text1"/>
                <w:kern w:val="0"/>
              </w:rPr>
            </w:pPr>
          </w:p>
        </w:tc>
        <w:tc>
          <w:tcPr>
            <w:tcW w:w="511" w:type="pct"/>
            <w:tcBorders>
              <w:top w:val="single" w:sz="4" w:space="0" w:color="auto"/>
              <w:left w:val="single" w:sz="4" w:space="0" w:color="auto"/>
              <w:bottom w:val="single" w:sz="4" w:space="0" w:color="auto"/>
              <w:right w:val="single" w:sz="4" w:space="0" w:color="auto"/>
            </w:tcBorders>
          </w:tcPr>
          <w:p w14:paraId="3285BCD0" w14:textId="77777777" w:rsidR="00027291" w:rsidRPr="002F2105" w:rsidRDefault="00027291">
            <w:pPr>
              <w:spacing w:line="400" w:lineRule="exact"/>
              <w:ind w:right="-442"/>
              <w:jc w:val="both"/>
              <w:outlineLvl w:val="0"/>
              <w:rPr>
                <w:rFonts w:eastAsia="DFKai-SB"/>
                <w:color w:val="000000" w:themeColor="text1"/>
                <w:kern w:val="0"/>
              </w:rPr>
            </w:pPr>
          </w:p>
        </w:tc>
        <w:tc>
          <w:tcPr>
            <w:tcW w:w="559" w:type="pct"/>
            <w:tcBorders>
              <w:top w:val="single" w:sz="4" w:space="0" w:color="auto"/>
              <w:left w:val="single" w:sz="4" w:space="0" w:color="auto"/>
              <w:bottom w:val="single" w:sz="4" w:space="0" w:color="auto"/>
              <w:right w:val="single" w:sz="4" w:space="0" w:color="auto"/>
            </w:tcBorders>
          </w:tcPr>
          <w:p w14:paraId="4FA93454" w14:textId="77777777" w:rsidR="00027291" w:rsidRPr="002F2105" w:rsidRDefault="00027291">
            <w:pPr>
              <w:spacing w:line="400" w:lineRule="exact"/>
              <w:ind w:right="-442"/>
              <w:jc w:val="both"/>
              <w:outlineLvl w:val="0"/>
              <w:rPr>
                <w:rFonts w:eastAsia="DFKai-SB"/>
                <w:color w:val="000000" w:themeColor="text1"/>
                <w:kern w:val="0"/>
              </w:rPr>
            </w:pPr>
          </w:p>
        </w:tc>
        <w:tc>
          <w:tcPr>
            <w:tcW w:w="558" w:type="pct"/>
            <w:tcBorders>
              <w:top w:val="single" w:sz="4" w:space="0" w:color="auto"/>
              <w:left w:val="single" w:sz="4" w:space="0" w:color="auto"/>
              <w:bottom w:val="single" w:sz="4" w:space="0" w:color="auto"/>
              <w:right w:val="single" w:sz="4" w:space="0" w:color="auto"/>
            </w:tcBorders>
          </w:tcPr>
          <w:p w14:paraId="29496045" w14:textId="77777777" w:rsidR="00027291" w:rsidRPr="002F2105" w:rsidRDefault="00027291">
            <w:pPr>
              <w:spacing w:line="400" w:lineRule="exact"/>
              <w:ind w:right="-442"/>
              <w:jc w:val="both"/>
              <w:outlineLvl w:val="0"/>
              <w:rPr>
                <w:rFonts w:eastAsia="DFKai-SB"/>
                <w:color w:val="000000" w:themeColor="text1"/>
                <w:kern w:val="0"/>
              </w:rPr>
            </w:pPr>
          </w:p>
        </w:tc>
      </w:tr>
    </w:tbl>
    <w:p w14:paraId="184FBBF1" w14:textId="77777777" w:rsidR="00027291" w:rsidRPr="002F2105" w:rsidRDefault="00027291" w:rsidP="00F1093C">
      <w:pPr>
        <w:widowControl/>
        <w:spacing w:line="400" w:lineRule="exact"/>
        <w:rPr>
          <w:rFonts w:eastAsia="DFKai-SB"/>
          <w:color w:val="000000" w:themeColor="text1"/>
          <w:kern w:val="0"/>
          <w:sz w:val="32"/>
          <w:szCs w:val="32"/>
        </w:rPr>
      </w:pPr>
      <w:r w:rsidRPr="002F2105">
        <w:rPr>
          <w:rFonts w:eastAsia="DFKai-SB" w:hint="eastAsia"/>
          <w:color w:val="000000" w:themeColor="text1"/>
          <w:kern w:val="0"/>
        </w:rPr>
        <w:t>註：係指有無涉及國家機密、國家安全、核心科技</w:t>
      </w:r>
      <w:r w:rsidRPr="002F2105">
        <w:rPr>
          <w:rFonts w:eastAsia="DFKai-SB"/>
          <w:color w:val="000000" w:themeColor="text1"/>
          <w:kern w:val="0"/>
        </w:rPr>
        <w:t>(</w:t>
      </w:r>
      <w:r w:rsidRPr="002F2105">
        <w:rPr>
          <w:rFonts w:eastAsia="DFKai-SB" w:hint="eastAsia"/>
          <w:color w:val="000000" w:themeColor="text1"/>
          <w:kern w:val="0"/>
        </w:rPr>
        <w:t>或有疑慮</w:t>
      </w:r>
      <w:r w:rsidRPr="002F2105">
        <w:rPr>
          <w:rFonts w:eastAsia="DFKai-SB"/>
          <w:color w:val="000000" w:themeColor="text1"/>
          <w:kern w:val="0"/>
        </w:rPr>
        <w:t>)</w:t>
      </w:r>
    </w:p>
    <w:p w14:paraId="45E9C99E" w14:textId="77777777" w:rsidR="00EB5C9A" w:rsidRPr="002F2105" w:rsidRDefault="00B32FB9" w:rsidP="007C0BBF">
      <w:pPr>
        <w:snapToGrid w:val="0"/>
        <w:spacing w:afterLines="50" w:after="180" w:line="400" w:lineRule="exact"/>
        <w:rPr>
          <w:rFonts w:eastAsia="DFKai-SB"/>
          <w:color w:val="000000" w:themeColor="text1"/>
          <w:sz w:val="28"/>
        </w:rPr>
      </w:pPr>
      <w:r w:rsidRPr="002F2105" w:rsidDel="00B32FB9">
        <w:rPr>
          <w:rFonts w:eastAsia="DFKai-SB"/>
          <w:color w:val="000000" w:themeColor="text1"/>
          <w:kern w:val="0"/>
          <w:sz w:val="32"/>
          <w:szCs w:val="32"/>
        </w:rPr>
        <w:t xml:space="preserve"> </w:t>
      </w:r>
    </w:p>
    <w:sectPr w:rsidR="00EB5C9A" w:rsidRPr="002F2105" w:rsidSect="007C0BBF">
      <w:headerReference w:type="default" r:id="rId34"/>
      <w:pgSz w:w="16838" w:h="11906" w:orient="landscape"/>
      <w:pgMar w:top="720" w:right="567" w:bottom="567" w:left="454" w:header="851" w:footer="992" w:gutter="0"/>
      <w:cols w:space="425"/>
      <w:docGrid w:type="linesAndChar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YULING" w:date="2023-08-28T08:59:00Z" w:initials="Y">
    <w:p w14:paraId="57555C93" w14:textId="77777777" w:rsidR="00325620" w:rsidRDefault="00325620" w:rsidP="00325620">
      <w:pPr>
        <w:pStyle w:val="CommentText"/>
      </w:pPr>
      <w:r>
        <w:rPr>
          <w:rStyle w:val="CommentReference"/>
        </w:rPr>
        <w:annotationRef/>
      </w:r>
      <w:r>
        <w:rPr>
          <w:rFonts w:hint="eastAsia"/>
        </w:rPr>
        <w:t>修改過了</w:t>
      </w:r>
    </w:p>
  </w:comment>
  <w:comment w:id="27" w:author="BB Q" w:date="2023-08-29T12:00:00Z" w:initials="BQ">
    <w:p w14:paraId="016663D7" w14:textId="7138F639" w:rsidR="00E93B74" w:rsidRDefault="00E93B74">
      <w:pPr>
        <w:pStyle w:val="CommentText"/>
      </w:pPr>
      <w:r>
        <w:rPr>
          <w:rStyle w:val="CommentReference"/>
        </w:rPr>
        <w:annotationRef/>
      </w:r>
      <w:r>
        <w:rPr>
          <w:rFonts w:hint="eastAsia"/>
        </w:rPr>
        <w:t>請刪除！</w:t>
      </w:r>
    </w:p>
  </w:comment>
  <w:comment w:id="28" w:author="YULING" w:date="2023-08-28T08:58:00Z" w:initials="Y">
    <w:p w14:paraId="250FD224" w14:textId="77777777" w:rsidR="00325620" w:rsidRDefault="00325620" w:rsidP="00325620">
      <w:pPr>
        <w:pStyle w:val="CommentText"/>
      </w:pPr>
      <w:r>
        <w:rPr>
          <w:rStyle w:val="CommentReference"/>
        </w:rPr>
        <w:annotationRef/>
      </w:r>
      <w:r>
        <w:rPr>
          <w:rFonts w:hint="eastAsia"/>
        </w:rPr>
        <w:t>O</w:t>
      </w:r>
      <w:r>
        <w:t>K</w:t>
      </w:r>
    </w:p>
  </w:comment>
  <w:comment w:id="31" w:author="YULING" w:date="2023-08-28T08:58:00Z" w:initials="Y">
    <w:p w14:paraId="223E0D05" w14:textId="77777777" w:rsidR="00325620" w:rsidRDefault="00325620" w:rsidP="00325620">
      <w:pPr>
        <w:pStyle w:val="CommentText"/>
      </w:pPr>
      <w:r>
        <w:rPr>
          <w:rStyle w:val="CommentReference"/>
        </w:rPr>
        <w:annotationRef/>
      </w:r>
      <w:r>
        <w:rPr>
          <w:rFonts w:hint="eastAsia"/>
        </w:rPr>
        <w:t>修改過了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555C93" w15:done="0"/>
  <w15:commentEx w15:paraId="016663D7" w15:done="0"/>
  <w15:commentEx w15:paraId="250FD224" w15:done="0"/>
  <w15:commentEx w15:paraId="223E0D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985C70" w16cex:dateUtc="2023-08-29T0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555C93" w16cid:durableId="2896E077"/>
  <w16cid:commentId w16cid:paraId="016663D7" w16cid:durableId="28985C70"/>
  <w16cid:commentId w16cid:paraId="250FD224" w16cid:durableId="2896E04A"/>
  <w16cid:commentId w16cid:paraId="223E0D05" w16cid:durableId="2896E0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E7B98" w14:textId="77777777" w:rsidR="00E7796C" w:rsidRDefault="00E7796C">
      <w:r>
        <w:separator/>
      </w:r>
    </w:p>
  </w:endnote>
  <w:endnote w:type="continuationSeparator" w:id="0">
    <w:p w14:paraId="76EDDA98" w14:textId="77777777" w:rsidR="00E7796C" w:rsidRDefault="00E77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FKai-SB">
    <w:altName w:val="標楷體"/>
    <w:panose1 w:val="03000509000000000000"/>
    <w:charset w:val="88"/>
    <w:family w:val="script"/>
    <w:pitch w:val="fixed"/>
    <w:sig w:usb0="F1002BFF" w:usb1="29DFFFFF" w:usb2="00000037" w:usb3="00000000" w:csb0="001000FF" w:csb1="00000000"/>
  </w:font>
  <w:font w:name="@華康新篆體(P)">
    <w:charset w:val="88"/>
    <w:family w:val="script"/>
    <w:pitch w:val="variable"/>
    <w:sig w:usb0="80000001" w:usb1="28091800" w:usb2="00000016" w:usb3="00000000" w:csb0="001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ө">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E337F" w14:textId="7DBB42EE" w:rsidR="001E39C4" w:rsidRDefault="001E39C4">
    <w:pPr>
      <w:pStyle w:val="Footer"/>
      <w:jc w:val="center"/>
    </w:pPr>
    <w:r>
      <w:fldChar w:fldCharType="begin"/>
    </w:r>
    <w:r>
      <w:instrText>PAGE   \* MERGEFORMAT</w:instrText>
    </w:r>
    <w:r>
      <w:fldChar w:fldCharType="separate"/>
    </w:r>
    <w:r w:rsidR="00663F0D" w:rsidRPr="00663F0D">
      <w:rPr>
        <w:noProof/>
        <w:lang w:val="zh-TW"/>
      </w:rPr>
      <w:t>23</w:t>
    </w:r>
    <w:r>
      <w:fldChar w:fldCharType="end"/>
    </w:r>
  </w:p>
  <w:p w14:paraId="152A51FA" w14:textId="77777777" w:rsidR="001E39C4" w:rsidRDefault="001E39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68EBB" w14:textId="2FD142C3" w:rsidR="000C7E4A" w:rsidRDefault="000C7E4A" w:rsidP="007C0BBF">
    <w:pPr>
      <w:pStyle w:val="Footer"/>
      <w:tabs>
        <w:tab w:val="left" w:pos="4579"/>
        <w:tab w:val="center" w:pos="4819"/>
      </w:tabs>
      <w:spacing w:before="60" w:after="60"/>
      <w:jc w:val="center"/>
    </w:pPr>
    <w:r w:rsidRPr="007C0BBF">
      <w:rPr>
        <w:noProof/>
        <w:szCs w:val="24"/>
        <w:lang w:val="zh-TW"/>
      </w:rPr>
      <w:fldChar w:fldCharType="begin"/>
    </w:r>
    <w:r w:rsidRPr="007C0BBF">
      <w:rPr>
        <w:noProof/>
        <w:szCs w:val="24"/>
        <w:lang w:val="zh-TW"/>
      </w:rPr>
      <w:instrText>PAGE   \* MERGEFORMAT</w:instrText>
    </w:r>
    <w:r w:rsidRPr="007C0BBF">
      <w:rPr>
        <w:noProof/>
        <w:szCs w:val="24"/>
        <w:lang w:val="zh-TW"/>
      </w:rPr>
      <w:fldChar w:fldCharType="separate"/>
    </w:r>
    <w:r w:rsidR="00663F0D">
      <w:rPr>
        <w:noProof/>
        <w:szCs w:val="24"/>
        <w:lang w:val="zh-TW"/>
      </w:rPr>
      <w:t>55</w:t>
    </w:r>
    <w:r w:rsidRPr="007C0BBF">
      <w:rPr>
        <w:noProof/>
        <w:szCs w:val="24"/>
        <w:lang w:val="zh-T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E5285" w14:textId="378BB4AE" w:rsidR="000C7E4A" w:rsidRDefault="000C7E4A" w:rsidP="007C0BBF">
    <w:pPr>
      <w:pStyle w:val="Footer"/>
      <w:tabs>
        <w:tab w:val="clear" w:pos="4153"/>
        <w:tab w:val="clear" w:pos="8306"/>
      </w:tabs>
      <w:jc w:val="center"/>
    </w:pPr>
    <w:r w:rsidRPr="007C0BBF">
      <w:rPr>
        <w:lang w:val="zh-TW"/>
      </w:rPr>
      <w:fldChar w:fldCharType="begin"/>
    </w:r>
    <w:r w:rsidRPr="007C0BBF">
      <w:rPr>
        <w:lang w:val="zh-TW"/>
      </w:rPr>
      <w:instrText>PAGE   \* MERGEFORMAT</w:instrText>
    </w:r>
    <w:r w:rsidRPr="007C0BBF">
      <w:rPr>
        <w:lang w:val="zh-TW"/>
      </w:rPr>
      <w:fldChar w:fldCharType="separate"/>
    </w:r>
    <w:r w:rsidR="00663F0D">
      <w:rPr>
        <w:noProof/>
        <w:lang w:val="zh-TW"/>
      </w:rPr>
      <w:t>51</w:t>
    </w:r>
    <w:r w:rsidRPr="007C0BBF">
      <w:rPr>
        <w:lang w:val="zh-TW"/>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1F93D" w14:textId="7ED545DF" w:rsidR="000C7E4A" w:rsidRDefault="000C7E4A" w:rsidP="007C0BBF">
    <w:pPr>
      <w:pStyle w:val="Footer"/>
      <w:jc w:val="center"/>
    </w:pPr>
    <w:r>
      <w:fldChar w:fldCharType="begin"/>
    </w:r>
    <w:r>
      <w:instrText>PAGE   \* MERGEFORMAT</w:instrText>
    </w:r>
    <w:r>
      <w:fldChar w:fldCharType="separate"/>
    </w:r>
    <w:r w:rsidR="00663F0D" w:rsidRPr="00663F0D">
      <w:rPr>
        <w:noProof/>
        <w:lang w:val="zh-TW"/>
      </w:rPr>
      <w:t>62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6779A" w14:textId="77777777" w:rsidR="00E7796C" w:rsidRDefault="00E7796C">
      <w:r>
        <w:separator/>
      </w:r>
    </w:p>
  </w:footnote>
  <w:footnote w:type="continuationSeparator" w:id="0">
    <w:p w14:paraId="6F68600C" w14:textId="77777777" w:rsidR="00E7796C" w:rsidRDefault="00E77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C25B8" w14:textId="77777777" w:rsidR="001D02E7" w:rsidRDefault="001D02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B346D5A"/>
    <w:lvl w:ilvl="0">
      <w:start w:val="1"/>
      <w:numFmt w:val="bullet"/>
      <w:pStyle w:val="ListBullet"/>
      <w:lvlText w:val=""/>
      <w:lvlJc w:val="left"/>
      <w:pPr>
        <w:tabs>
          <w:tab w:val="num" w:pos="2828"/>
        </w:tabs>
        <w:ind w:leftChars="200" w:left="2828" w:hangingChars="200" w:hanging="360"/>
      </w:pPr>
      <w:rPr>
        <w:rFonts w:ascii="Wingdings" w:hAnsi="Wingdings" w:hint="default"/>
      </w:rPr>
    </w:lvl>
  </w:abstractNum>
  <w:abstractNum w:abstractNumId="1" w15:restartNumberingAfterBreak="0">
    <w:nsid w:val="04333840"/>
    <w:multiLevelType w:val="hybridMultilevel"/>
    <w:tmpl w:val="60504C42"/>
    <w:lvl w:ilvl="0" w:tplc="FF20F9D4">
      <w:start w:val="1"/>
      <w:numFmt w:val="taiwaneseCountingThousand"/>
      <w:lvlText w:val="(%1)"/>
      <w:lvlJc w:val="left"/>
      <w:pPr>
        <w:tabs>
          <w:tab w:val="num" w:pos="567"/>
        </w:tabs>
        <w:ind w:left="567" w:hanging="567"/>
      </w:pPr>
      <w:rPr>
        <w:rFonts w:ascii="DFKai-SB" w:eastAsia="DFKai-SB" w:hAnsi="DFKai-SB"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4915D13"/>
    <w:multiLevelType w:val="multilevel"/>
    <w:tmpl w:val="C12E8A40"/>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b w:val="0"/>
        <w:bCs/>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3" w15:restartNumberingAfterBreak="0">
    <w:nsid w:val="05D906AD"/>
    <w:multiLevelType w:val="hybridMultilevel"/>
    <w:tmpl w:val="5600917A"/>
    <w:lvl w:ilvl="0" w:tplc="AA748E88">
      <w:start w:val="1"/>
      <w:numFmt w:val="taiwaneseCountingThousand"/>
      <w:lvlText w:val="(%1)"/>
      <w:lvlJc w:val="left"/>
      <w:pPr>
        <w:tabs>
          <w:tab w:val="num" w:pos="567"/>
        </w:tabs>
        <w:ind w:left="567" w:hanging="567"/>
      </w:pPr>
      <w:rPr>
        <w:rFonts w:ascii="DFKai-SB" w:eastAsia="DFKai-SB" w:hAnsi="DFKai-SB" w:cs="Times New Roman" w:hint="default"/>
      </w:rPr>
    </w:lvl>
    <w:lvl w:ilvl="1" w:tplc="8DE62622">
      <w:start w:val="1"/>
      <w:numFmt w:val="decimal"/>
      <w:lvlText w:val="%2."/>
      <w:lvlJc w:val="left"/>
      <w:pPr>
        <w:tabs>
          <w:tab w:val="num" w:pos="794"/>
        </w:tabs>
        <w:ind w:left="794" w:hanging="227"/>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84B5528"/>
    <w:multiLevelType w:val="multilevel"/>
    <w:tmpl w:val="67081FAC"/>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5" w15:restartNumberingAfterBreak="0">
    <w:nsid w:val="08763E53"/>
    <w:multiLevelType w:val="hybridMultilevel"/>
    <w:tmpl w:val="68B688E4"/>
    <w:lvl w:ilvl="0" w:tplc="E32A4D18">
      <w:start w:val="1"/>
      <w:numFmt w:val="taiwaneseCountingThousand"/>
      <w:lvlText w:val="(%1)"/>
      <w:lvlJc w:val="left"/>
      <w:pPr>
        <w:tabs>
          <w:tab w:val="num" w:pos="567"/>
        </w:tabs>
        <w:ind w:left="567" w:hanging="567"/>
      </w:pPr>
      <w:rPr>
        <w:rFonts w:ascii="DFKai-SB" w:eastAsia="DFKai-SB" w:hAnsi="DFKai-SB" w:cs="@華康新篆體(P)"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9066E04"/>
    <w:multiLevelType w:val="hybridMultilevel"/>
    <w:tmpl w:val="F30E1134"/>
    <w:lvl w:ilvl="0" w:tplc="5BE03AE0">
      <w:start w:val="1"/>
      <w:numFmt w:val="taiwaneseCountingThousand"/>
      <w:lvlText w:val="(%1)"/>
      <w:lvlJc w:val="left"/>
      <w:pPr>
        <w:tabs>
          <w:tab w:val="num" w:pos="567"/>
        </w:tabs>
        <w:ind w:left="567" w:hanging="567"/>
      </w:pPr>
      <w:rPr>
        <w:rFonts w:ascii="DFKai-SB" w:eastAsia="DFKai-SB" w:hAnsi="DFKai-SB" w:cs="@華康新篆體(P)"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CF94C4D"/>
    <w:multiLevelType w:val="hybridMultilevel"/>
    <w:tmpl w:val="E01C1F9E"/>
    <w:lvl w:ilvl="0" w:tplc="461C0812">
      <w:start w:val="1"/>
      <w:numFmt w:val="decimal"/>
      <w:lvlText w:val="[%1]"/>
      <w:lvlJc w:val="left"/>
      <w:pPr>
        <w:ind w:left="2563" w:hanging="360"/>
      </w:pPr>
      <w:rPr>
        <w:rFonts w:ascii="Times New Roman" w:hAnsi="Times New Roman" w:cs="Times New Roman" w:hint="default"/>
        <w:b w:val="0"/>
        <w:i w:val="0"/>
        <w:sz w:val="24"/>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8" w15:restartNumberingAfterBreak="0">
    <w:nsid w:val="0D4531CE"/>
    <w:multiLevelType w:val="multilevel"/>
    <w:tmpl w:val="E2F0BDA8"/>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9" w15:restartNumberingAfterBreak="0">
    <w:nsid w:val="0E75492C"/>
    <w:multiLevelType w:val="multilevel"/>
    <w:tmpl w:val="BE508B82"/>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10" w15:restartNumberingAfterBreak="0">
    <w:nsid w:val="0EFC126D"/>
    <w:multiLevelType w:val="hybridMultilevel"/>
    <w:tmpl w:val="4318457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21E4C32"/>
    <w:multiLevelType w:val="hybridMultilevel"/>
    <w:tmpl w:val="752A4DB2"/>
    <w:lvl w:ilvl="0" w:tplc="FB80E9FC">
      <w:start w:val="1"/>
      <w:numFmt w:val="decimal"/>
      <w:pStyle w:val="t5"/>
      <w:lvlText w:val="(%1)"/>
      <w:lvlJc w:val="left"/>
      <w:pPr>
        <w:ind w:left="1680" w:hanging="480"/>
      </w:pPr>
      <w:rPr>
        <w:rFonts w:hint="eastAsia"/>
      </w:rPr>
    </w:lvl>
    <w:lvl w:ilvl="1" w:tplc="04090019" w:tentative="1">
      <w:start w:val="1"/>
      <w:numFmt w:val="ideographTraditional"/>
      <w:lvlText w:val="%2、"/>
      <w:lvlJc w:val="left"/>
      <w:pPr>
        <w:ind w:left="2160" w:hanging="480"/>
      </w:pPr>
    </w:lvl>
    <w:lvl w:ilvl="2" w:tplc="0409001B">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12" w15:restartNumberingAfterBreak="0">
    <w:nsid w:val="1510346A"/>
    <w:multiLevelType w:val="multilevel"/>
    <w:tmpl w:val="1A4E80B0"/>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13" w15:restartNumberingAfterBreak="0">
    <w:nsid w:val="160B5ED2"/>
    <w:multiLevelType w:val="hybridMultilevel"/>
    <w:tmpl w:val="D2709C3C"/>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4" w15:restartNumberingAfterBreak="0">
    <w:nsid w:val="190F0497"/>
    <w:multiLevelType w:val="hybridMultilevel"/>
    <w:tmpl w:val="76CA8EF8"/>
    <w:lvl w:ilvl="0" w:tplc="D0B6663A">
      <w:start w:val="1"/>
      <w:numFmt w:val="decimal"/>
      <w:lvlText w:val="%1."/>
      <w:lvlJc w:val="left"/>
      <w:pPr>
        <w:ind w:left="2487"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A073568"/>
    <w:multiLevelType w:val="hybridMultilevel"/>
    <w:tmpl w:val="5B3C8D7C"/>
    <w:lvl w:ilvl="0" w:tplc="8E7461C0">
      <w:start w:val="1"/>
      <w:numFmt w:val="taiwaneseCountingThousand"/>
      <w:lvlText w:val="(%1)"/>
      <w:lvlJc w:val="left"/>
      <w:pPr>
        <w:tabs>
          <w:tab w:val="num" w:pos="567"/>
        </w:tabs>
        <w:ind w:left="567" w:hanging="567"/>
      </w:pPr>
      <w:rPr>
        <w:rFonts w:ascii="DFKai-SB" w:eastAsia="DFKai-SB" w:hAnsi="DFKai-SB"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CEC53BC"/>
    <w:multiLevelType w:val="multilevel"/>
    <w:tmpl w:val="29F286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1E4753A4"/>
    <w:multiLevelType w:val="multilevel"/>
    <w:tmpl w:val="FF7281D0"/>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18" w15:restartNumberingAfterBreak="0">
    <w:nsid w:val="1ED212F1"/>
    <w:multiLevelType w:val="hybridMultilevel"/>
    <w:tmpl w:val="A6A6CEF2"/>
    <w:lvl w:ilvl="0" w:tplc="72744258">
      <w:start w:val="1"/>
      <w:numFmt w:val="bullet"/>
      <w:lvlText w:val=""/>
      <w:lvlJc w:val="left"/>
      <w:pPr>
        <w:ind w:left="737" w:hanging="283"/>
      </w:pPr>
      <w:rPr>
        <w:rFonts w:ascii="Symbol" w:hAnsi="Symbol" w:hint="default"/>
        <w:color w:val="auto"/>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9" w15:restartNumberingAfterBreak="0">
    <w:nsid w:val="231A48DC"/>
    <w:multiLevelType w:val="hybridMultilevel"/>
    <w:tmpl w:val="83D60CA8"/>
    <w:lvl w:ilvl="0" w:tplc="0409000F">
      <w:start w:val="1"/>
      <w:numFmt w:val="decimal"/>
      <w:lvlText w:val="%1."/>
      <w:lvlJc w:val="left"/>
      <w:pPr>
        <w:ind w:left="2487" w:hanging="480"/>
      </w:pPr>
    </w:lvl>
    <w:lvl w:ilvl="1" w:tplc="F26CA7FA">
      <w:start w:val="1"/>
      <w:numFmt w:val="taiwaneseCountingThousand"/>
      <w:lvlText w:val="(%2)"/>
      <w:lvlJc w:val="left"/>
      <w:pPr>
        <w:ind w:left="2952" w:hanging="465"/>
      </w:pPr>
      <w:rPr>
        <w:rFonts w:hint="default"/>
      </w:rPr>
    </w:lvl>
    <w:lvl w:ilvl="2" w:tplc="0409001B" w:tentative="1">
      <w:start w:val="1"/>
      <w:numFmt w:val="lowerRoman"/>
      <w:lvlText w:val="%3."/>
      <w:lvlJc w:val="right"/>
      <w:pPr>
        <w:ind w:left="3447" w:hanging="480"/>
      </w:pPr>
    </w:lvl>
    <w:lvl w:ilvl="3" w:tplc="0409000F" w:tentative="1">
      <w:start w:val="1"/>
      <w:numFmt w:val="decimal"/>
      <w:lvlText w:val="%4."/>
      <w:lvlJc w:val="left"/>
      <w:pPr>
        <w:ind w:left="3927" w:hanging="480"/>
      </w:pPr>
    </w:lvl>
    <w:lvl w:ilvl="4" w:tplc="04090019" w:tentative="1">
      <w:start w:val="1"/>
      <w:numFmt w:val="ideographTraditional"/>
      <w:lvlText w:val="%5、"/>
      <w:lvlJc w:val="left"/>
      <w:pPr>
        <w:ind w:left="4407" w:hanging="480"/>
      </w:pPr>
    </w:lvl>
    <w:lvl w:ilvl="5" w:tplc="0409001B" w:tentative="1">
      <w:start w:val="1"/>
      <w:numFmt w:val="lowerRoman"/>
      <w:lvlText w:val="%6."/>
      <w:lvlJc w:val="right"/>
      <w:pPr>
        <w:ind w:left="4887" w:hanging="480"/>
      </w:pPr>
    </w:lvl>
    <w:lvl w:ilvl="6" w:tplc="0409000F" w:tentative="1">
      <w:start w:val="1"/>
      <w:numFmt w:val="decimal"/>
      <w:lvlText w:val="%7."/>
      <w:lvlJc w:val="left"/>
      <w:pPr>
        <w:ind w:left="5367" w:hanging="480"/>
      </w:pPr>
    </w:lvl>
    <w:lvl w:ilvl="7" w:tplc="04090019" w:tentative="1">
      <w:start w:val="1"/>
      <w:numFmt w:val="ideographTraditional"/>
      <w:lvlText w:val="%8、"/>
      <w:lvlJc w:val="left"/>
      <w:pPr>
        <w:ind w:left="5847" w:hanging="480"/>
      </w:pPr>
    </w:lvl>
    <w:lvl w:ilvl="8" w:tplc="0409001B" w:tentative="1">
      <w:start w:val="1"/>
      <w:numFmt w:val="lowerRoman"/>
      <w:lvlText w:val="%9."/>
      <w:lvlJc w:val="right"/>
      <w:pPr>
        <w:ind w:left="6327" w:hanging="480"/>
      </w:pPr>
    </w:lvl>
  </w:abstractNum>
  <w:abstractNum w:abstractNumId="20" w15:restartNumberingAfterBreak="0">
    <w:nsid w:val="23FA5FB1"/>
    <w:multiLevelType w:val="hybridMultilevel"/>
    <w:tmpl w:val="60200EC6"/>
    <w:lvl w:ilvl="0" w:tplc="0DB2EB46">
      <w:start w:val="1"/>
      <w:numFmt w:val="taiwaneseCountingThousand"/>
      <w:pStyle w:val="Heading3"/>
      <w:lvlText w:val="(%1)"/>
      <w:lvlJc w:val="left"/>
      <w:pPr>
        <w:ind w:left="1473" w:hanging="480"/>
      </w:pPr>
      <w:rPr>
        <w:rFonts w:hint="default"/>
        <w:sz w:val="28"/>
      </w:rPr>
    </w:lvl>
    <w:lvl w:ilvl="1" w:tplc="04090019" w:tentative="1">
      <w:start w:val="1"/>
      <w:numFmt w:val="ideographTraditional"/>
      <w:lvlText w:val="%2、"/>
      <w:lvlJc w:val="left"/>
      <w:pPr>
        <w:ind w:left="1584" w:hanging="480"/>
      </w:pPr>
    </w:lvl>
    <w:lvl w:ilvl="2" w:tplc="0409001B" w:tentative="1">
      <w:start w:val="1"/>
      <w:numFmt w:val="lowerRoman"/>
      <w:lvlText w:val="%3."/>
      <w:lvlJc w:val="right"/>
      <w:pPr>
        <w:ind w:left="2064" w:hanging="480"/>
      </w:pPr>
    </w:lvl>
    <w:lvl w:ilvl="3" w:tplc="0409000F" w:tentative="1">
      <w:start w:val="1"/>
      <w:numFmt w:val="decimal"/>
      <w:lvlText w:val="%4."/>
      <w:lvlJc w:val="left"/>
      <w:pPr>
        <w:ind w:left="2544" w:hanging="480"/>
      </w:pPr>
    </w:lvl>
    <w:lvl w:ilvl="4" w:tplc="04090019" w:tentative="1">
      <w:start w:val="1"/>
      <w:numFmt w:val="ideographTraditional"/>
      <w:lvlText w:val="%5、"/>
      <w:lvlJc w:val="left"/>
      <w:pPr>
        <w:ind w:left="3024" w:hanging="480"/>
      </w:pPr>
    </w:lvl>
    <w:lvl w:ilvl="5" w:tplc="0409001B" w:tentative="1">
      <w:start w:val="1"/>
      <w:numFmt w:val="lowerRoman"/>
      <w:lvlText w:val="%6."/>
      <w:lvlJc w:val="right"/>
      <w:pPr>
        <w:ind w:left="3504" w:hanging="480"/>
      </w:pPr>
    </w:lvl>
    <w:lvl w:ilvl="6" w:tplc="0409000F" w:tentative="1">
      <w:start w:val="1"/>
      <w:numFmt w:val="decimal"/>
      <w:lvlText w:val="%7."/>
      <w:lvlJc w:val="left"/>
      <w:pPr>
        <w:ind w:left="3984" w:hanging="480"/>
      </w:pPr>
    </w:lvl>
    <w:lvl w:ilvl="7" w:tplc="04090019" w:tentative="1">
      <w:start w:val="1"/>
      <w:numFmt w:val="ideographTraditional"/>
      <w:lvlText w:val="%8、"/>
      <w:lvlJc w:val="left"/>
      <w:pPr>
        <w:ind w:left="4464" w:hanging="480"/>
      </w:pPr>
    </w:lvl>
    <w:lvl w:ilvl="8" w:tplc="0409001B" w:tentative="1">
      <w:start w:val="1"/>
      <w:numFmt w:val="lowerRoman"/>
      <w:lvlText w:val="%9."/>
      <w:lvlJc w:val="right"/>
      <w:pPr>
        <w:ind w:left="4944" w:hanging="480"/>
      </w:pPr>
    </w:lvl>
  </w:abstractNum>
  <w:abstractNum w:abstractNumId="21" w15:restartNumberingAfterBreak="0">
    <w:nsid w:val="26CB7F8B"/>
    <w:multiLevelType w:val="multilevel"/>
    <w:tmpl w:val="9684DB86"/>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22" w15:restartNumberingAfterBreak="0">
    <w:nsid w:val="2BA47D94"/>
    <w:multiLevelType w:val="hybridMultilevel"/>
    <w:tmpl w:val="CD6AF39E"/>
    <w:lvl w:ilvl="0" w:tplc="9C60B36E">
      <w:start w:val="1"/>
      <w:numFmt w:val="taiwaneseCountingThousand"/>
      <w:lvlText w:val="(%1)"/>
      <w:lvlJc w:val="left"/>
      <w:pPr>
        <w:tabs>
          <w:tab w:val="num" w:pos="567"/>
        </w:tabs>
        <w:ind w:left="567" w:hanging="567"/>
      </w:pPr>
      <w:rPr>
        <w:rFonts w:ascii="DFKai-SB" w:eastAsia="DFKai-SB" w:hAnsi="DFKai-SB"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2BBC1945"/>
    <w:multiLevelType w:val="multilevel"/>
    <w:tmpl w:val="4F9CA53C"/>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b w:val="0"/>
        <w:bCs/>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24" w15:restartNumberingAfterBreak="0">
    <w:nsid w:val="2EB47D42"/>
    <w:multiLevelType w:val="hybridMultilevel"/>
    <w:tmpl w:val="A54E354A"/>
    <w:lvl w:ilvl="0" w:tplc="6874C8A6">
      <w:start w:val="1"/>
      <w:numFmt w:val="bullet"/>
      <w:lvlText w:val=""/>
      <w:lvlJc w:val="left"/>
      <w:pPr>
        <w:ind w:left="737" w:hanging="283"/>
      </w:pPr>
      <w:rPr>
        <w:rFonts w:ascii="Symbol" w:hAnsi="Symbol" w:hint="default"/>
        <w:color w:val="auto"/>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5" w15:restartNumberingAfterBreak="0">
    <w:nsid w:val="31720E0D"/>
    <w:multiLevelType w:val="hybridMultilevel"/>
    <w:tmpl w:val="593A805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6" w15:restartNumberingAfterBreak="0">
    <w:nsid w:val="369242EA"/>
    <w:multiLevelType w:val="multilevel"/>
    <w:tmpl w:val="BAE0B8EC"/>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27" w15:restartNumberingAfterBreak="0">
    <w:nsid w:val="377B35BF"/>
    <w:multiLevelType w:val="hybridMultilevel"/>
    <w:tmpl w:val="5C105D86"/>
    <w:lvl w:ilvl="0" w:tplc="0409000F">
      <w:start w:val="1"/>
      <w:numFmt w:val="decimal"/>
      <w:lvlText w:val="%1."/>
      <w:lvlJc w:val="left"/>
      <w:pPr>
        <w:ind w:left="2324" w:hanging="480"/>
      </w:pPr>
      <w:rPr>
        <w:rFonts w:hint="eastAsia"/>
      </w:rPr>
    </w:lvl>
    <w:lvl w:ilvl="1" w:tplc="C2A81F66">
      <w:start w:val="1"/>
      <w:numFmt w:val="decimal"/>
      <w:lvlText w:val="(%2)"/>
      <w:lvlJc w:val="left"/>
      <w:pPr>
        <w:ind w:left="1527" w:hanging="480"/>
      </w:pPr>
      <w:rPr>
        <w:rFonts w:hint="eastAsia"/>
      </w:rPr>
    </w:lvl>
    <w:lvl w:ilvl="2" w:tplc="0409001B">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8" w15:restartNumberingAfterBreak="0">
    <w:nsid w:val="39CD2131"/>
    <w:multiLevelType w:val="hybridMultilevel"/>
    <w:tmpl w:val="0B866D94"/>
    <w:lvl w:ilvl="0" w:tplc="04090011">
      <w:start w:val="1"/>
      <w:numFmt w:val="upperLetter"/>
      <w:lvlText w:val="%1."/>
      <w:lvlJc w:val="left"/>
      <w:pPr>
        <w:ind w:left="2050" w:hanging="480"/>
      </w:pPr>
    </w:lvl>
    <w:lvl w:ilvl="1" w:tplc="04090019">
      <w:start w:val="1"/>
      <w:numFmt w:val="ideographTraditional"/>
      <w:lvlText w:val="%2、"/>
      <w:lvlJc w:val="left"/>
      <w:pPr>
        <w:ind w:left="2530" w:hanging="480"/>
      </w:pPr>
    </w:lvl>
    <w:lvl w:ilvl="2" w:tplc="0409001B">
      <w:start w:val="1"/>
      <w:numFmt w:val="lowerRoman"/>
      <w:lvlText w:val="%3."/>
      <w:lvlJc w:val="right"/>
      <w:pPr>
        <w:ind w:left="3010" w:hanging="480"/>
      </w:pPr>
    </w:lvl>
    <w:lvl w:ilvl="3" w:tplc="0409000F" w:tentative="1">
      <w:start w:val="1"/>
      <w:numFmt w:val="decimal"/>
      <w:lvlText w:val="%4."/>
      <w:lvlJc w:val="left"/>
      <w:pPr>
        <w:ind w:left="3490" w:hanging="480"/>
      </w:pPr>
    </w:lvl>
    <w:lvl w:ilvl="4" w:tplc="04090019" w:tentative="1">
      <w:start w:val="1"/>
      <w:numFmt w:val="ideographTraditional"/>
      <w:lvlText w:val="%5、"/>
      <w:lvlJc w:val="left"/>
      <w:pPr>
        <w:ind w:left="3970" w:hanging="480"/>
      </w:pPr>
    </w:lvl>
    <w:lvl w:ilvl="5" w:tplc="0409001B" w:tentative="1">
      <w:start w:val="1"/>
      <w:numFmt w:val="lowerRoman"/>
      <w:lvlText w:val="%6."/>
      <w:lvlJc w:val="right"/>
      <w:pPr>
        <w:ind w:left="4450" w:hanging="480"/>
      </w:pPr>
    </w:lvl>
    <w:lvl w:ilvl="6" w:tplc="0409000F" w:tentative="1">
      <w:start w:val="1"/>
      <w:numFmt w:val="decimal"/>
      <w:lvlText w:val="%7."/>
      <w:lvlJc w:val="left"/>
      <w:pPr>
        <w:ind w:left="4930" w:hanging="480"/>
      </w:pPr>
    </w:lvl>
    <w:lvl w:ilvl="7" w:tplc="04090019" w:tentative="1">
      <w:start w:val="1"/>
      <w:numFmt w:val="ideographTraditional"/>
      <w:lvlText w:val="%8、"/>
      <w:lvlJc w:val="left"/>
      <w:pPr>
        <w:ind w:left="5410" w:hanging="480"/>
      </w:pPr>
    </w:lvl>
    <w:lvl w:ilvl="8" w:tplc="0409001B" w:tentative="1">
      <w:start w:val="1"/>
      <w:numFmt w:val="lowerRoman"/>
      <w:lvlText w:val="%9."/>
      <w:lvlJc w:val="right"/>
      <w:pPr>
        <w:ind w:left="5890" w:hanging="480"/>
      </w:pPr>
    </w:lvl>
  </w:abstractNum>
  <w:abstractNum w:abstractNumId="29" w15:restartNumberingAfterBreak="0">
    <w:nsid w:val="3CFD7DE8"/>
    <w:multiLevelType w:val="hybridMultilevel"/>
    <w:tmpl w:val="EC701A64"/>
    <w:lvl w:ilvl="0" w:tplc="EBE2CB6C">
      <w:start w:val="1"/>
      <w:numFmt w:val="lowerLetter"/>
      <w:lvlText w:val="%1."/>
      <w:lvlJc w:val="left"/>
      <w:pPr>
        <w:ind w:left="2465" w:hanging="480"/>
      </w:pPr>
      <w:rPr>
        <w:rFonts w:hint="eastAsia"/>
      </w:rPr>
    </w:lvl>
    <w:lvl w:ilvl="1" w:tplc="04090003" w:tentative="1">
      <w:start w:val="1"/>
      <w:numFmt w:val="bullet"/>
      <w:lvlText w:val=""/>
      <w:lvlJc w:val="left"/>
      <w:pPr>
        <w:ind w:left="2945" w:hanging="480"/>
      </w:pPr>
      <w:rPr>
        <w:rFonts w:ascii="Wingdings" w:hAnsi="Wingdings" w:hint="default"/>
      </w:rPr>
    </w:lvl>
    <w:lvl w:ilvl="2" w:tplc="04090005" w:tentative="1">
      <w:start w:val="1"/>
      <w:numFmt w:val="bullet"/>
      <w:lvlText w:val=""/>
      <w:lvlJc w:val="left"/>
      <w:pPr>
        <w:ind w:left="3425" w:hanging="480"/>
      </w:pPr>
      <w:rPr>
        <w:rFonts w:ascii="Wingdings" w:hAnsi="Wingdings" w:hint="default"/>
      </w:rPr>
    </w:lvl>
    <w:lvl w:ilvl="3" w:tplc="04090001" w:tentative="1">
      <w:start w:val="1"/>
      <w:numFmt w:val="bullet"/>
      <w:lvlText w:val=""/>
      <w:lvlJc w:val="left"/>
      <w:pPr>
        <w:ind w:left="3905" w:hanging="480"/>
      </w:pPr>
      <w:rPr>
        <w:rFonts w:ascii="Wingdings" w:hAnsi="Wingdings" w:hint="default"/>
      </w:rPr>
    </w:lvl>
    <w:lvl w:ilvl="4" w:tplc="04090003" w:tentative="1">
      <w:start w:val="1"/>
      <w:numFmt w:val="bullet"/>
      <w:lvlText w:val=""/>
      <w:lvlJc w:val="left"/>
      <w:pPr>
        <w:ind w:left="4385" w:hanging="480"/>
      </w:pPr>
      <w:rPr>
        <w:rFonts w:ascii="Wingdings" w:hAnsi="Wingdings" w:hint="default"/>
      </w:rPr>
    </w:lvl>
    <w:lvl w:ilvl="5" w:tplc="04090005" w:tentative="1">
      <w:start w:val="1"/>
      <w:numFmt w:val="bullet"/>
      <w:lvlText w:val=""/>
      <w:lvlJc w:val="left"/>
      <w:pPr>
        <w:ind w:left="4865" w:hanging="480"/>
      </w:pPr>
      <w:rPr>
        <w:rFonts w:ascii="Wingdings" w:hAnsi="Wingdings" w:hint="default"/>
      </w:rPr>
    </w:lvl>
    <w:lvl w:ilvl="6" w:tplc="04090001" w:tentative="1">
      <w:start w:val="1"/>
      <w:numFmt w:val="bullet"/>
      <w:lvlText w:val=""/>
      <w:lvlJc w:val="left"/>
      <w:pPr>
        <w:ind w:left="5345" w:hanging="480"/>
      </w:pPr>
      <w:rPr>
        <w:rFonts w:ascii="Wingdings" w:hAnsi="Wingdings" w:hint="default"/>
      </w:rPr>
    </w:lvl>
    <w:lvl w:ilvl="7" w:tplc="04090003" w:tentative="1">
      <w:start w:val="1"/>
      <w:numFmt w:val="bullet"/>
      <w:lvlText w:val=""/>
      <w:lvlJc w:val="left"/>
      <w:pPr>
        <w:ind w:left="5825" w:hanging="480"/>
      </w:pPr>
      <w:rPr>
        <w:rFonts w:ascii="Wingdings" w:hAnsi="Wingdings" w:hint="default"/>
      </w:rPr>
    </w:lvl>
    <w:lvl w:ilvl="8" w:tplc="04090005" w:tentative="1">
      <w:start w:val="1"/>
      <w:numFmt w:val="bullet"/>
      <w:lvlText w:val=""/>
      <w:lvlJc w:val="left"/>
      <w:pPr>
        <w:ind w:left="6305" w:hanging="480"/>
      </w:pPr>
      <w:rPr>
        <w:rFonts w:ascii="Wingdings" w:hAnsi="Wingdings" w:hint="default"/>
      </w:rPr>
    </w:lvl>
  </w:abstractNum>
  <w:abstractNum w:abstractNumId="30" w15:restartNumberingAfterBreak="0">
    <w:nsid w:val="3EA27D0A"/>
    <w:multiLevelType w:val="hybridMultilevel"/>
    <w:tmpl w:val="D15C3904"/>
    <w:lvl w:ilvl="0" w:tplc="9DBCC78C">
      <w:start w:val="1"/>
      <w:numFmt w:val="lowerLetter"/>
      <w:lvlText w:val="%1."/>
      <w:lvlJc w:val="left"/>
      <w:pPr>
        <w:ind w:left="1898" w:hanging="480"/>
      </w:pPr>
      <w:rPr>
        <w:rFonts w:ascii="Times New Roman" w:eastAsia="DFKai-SB" w:hAnsi="Times New Roman" w:cs="Times New Roman"/>
      </w:rPr>
    </w:lvl>
    <w:lvl w:ilvl="1" w:tplc="04090003">
      <w:start w:val="1"/>
      <w:numFmt w:val="bullet"/>
      <w:lvlText w:val=""/>
      <w:lvlJc w:val="left"/>
      <w:pPr>
        <w:ind w:left="2378" w:hanging="480"/>
      </w:pPr>
      <w:rPr>
        <w:rFonts w:ascii="Wingdings" w:hAnsi="Wingdings" w:hint="default"/>
      </w:rPr>
    </w:lvl>
    <w:lvl w:ilvl="2" w:tplc="04090005">
      <w:start w:val="1"/>
      <w:numFmt w:val="bullet"/>
      <w:lvlText w:val=""/>
      <w:lvlJc w:val="left"/>
      <w:pPr>
        <w:ind w:left="2858" w:hanging="480"/>
      </w:pPr>
      <w:rPr>
        <w:rFonts w:ascii="Wingdings" w:hAnsi="Wingdings" w:hint="default"/>
      </w:rPr>
    </w:lvl>
    <w:lvl w:ilvl="3" w:tplc="04090001">
      <w:start w:val="1"/>
      <w:numFmt w:val="bullet"/>
      <w:lvlText w:val=""/>
      <w:lvlJc w:val="left"/>
      <w:pPr>
        <w:ind w:left="3338" w:hanging="480"/>
      </w:pPr>
      <w:rPr>
        <w:rFonts w:ascii="Wingdings" w:hAnsi="Wingdings" w:hint="default"/>
      </w:rPr>
    </w:lvl>
    <w:lvl w:ilvl="4" w:tplc="04090003">
      <w:start w:val="1"/>
      <w:numFmt w:val="bullet"/>
      <w:lvlText w:val=""/>
      <w:lvlJc w:val="left"/>
      <w:pPr>
        <w:ind w:left="3818" w:hanging="480"/>
      </w:pPr>
      <w:rPr>
        <w:rFonts w:ascii="Wingdings" w:hAnsi="Wingdings" w:hint="default"/>
      </w:rPr>
    </w:lvl>
    <w:lvl w:ilvl="5" w:tplc="04090005">
      <w:start w:val="1"/>
      <w:numFmt w:val="bullet"/>
      <w:lvlText w:val=""/>
      <w:lvlJc w:val="left"/>
      <w:pPr>
        <w:ind w:left="4298" w:hanging="480"/>
      </w:pPr>
      <w:rPr>
        <w:rFonts w:ascii="Wingdings" w:hAnsi="Wingdings" w:hint="default"/>
      </w:rPr>
    </w:lvl>
    <w:lvl w:ilvl="6" w:tplc="04090001">
      <w:start w:val="1"/>
      <w:numFmt w:val="bullet"/>
      <w:lvlText w:val=""/>
      <w:lvlJc w:val="left"/>
      <w:pPr>
        <w:ind w:left="4778" w:hanging="480"/>
      </w:pPr>
      <w:rPr>
        <w:rFonts w:ascii="Wingdings" w:hAnsi="Wingdings" w:hint="default"/>
      </w:rPr>
    </w:lvl>
    <w:lvl w:ilvl="7" w:tplc="04090003">
      <w:start w:val="1"/>
      <w:numFmt w:val="bullet"/>
      <w:lvlText w:val=""/>
      <w:lvlJc w:val="left"/>
      <w:pPr>
        <w:ind w:left="5258" w:hanging="480"/>
      </w:pPr>
      <w:rPr>
        <w:rFonts w:ascii="Wingdings" w:hAnsi="Wingdings" w:hint="default"/>
      </w:rPr>
    </w:lvl>
    <w:lvl w:ilvl="8" w:tplc="04090005">
      <w:start w:val="1"/>
      <w:numFmt w:val="bullet"/>
      <w:lvlText w:val=""/>
      <w:lvlJc w:val="left"/>
      <w:pPr>
        <w:ind w:left="5738" w:hanging="480"/>
      </w:pPr>
      <w:rPr>
        <w:rFonts w:ascii="Wingdings" w:hAnsi="Wingdings" w:hint="default"/>
      </w:rPr>
    </w:lvl>
  </w:abstractNum>
  <w:abstractNum w:abstractNumId="31" w15:restartNumberingAfterBreak="0">
    <w:nsid w:val="3F7F20D2"/>
    <w:multiLevelType w:val="multilevel"/>
    <w:tmpl w:val="AF2CC296"/>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b w:val="0"/>
        <w:bCs/>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32" w15:restartNumberingAfterBreak="0">
    <w:nsid w:val="3F991CF2"/>
    <w:multiLevelType w:val="hybridMultilevel"/>
    <w:tmpl w:val="3C04C94E"/>
    <w:lvl w:ilvl="0" w:tplc="1CCAB8AC">
      <w:start w:val="1"/>
      <w:numFmt w:val="lowerLetter"/>
      <w:lvlText w:val="%1."/>
      <w:lvlJc w:val="left"/>
      <w:pPr>
        <w:ind w:left="2465" w:hanging="480"/>
      </w:pPr>
      <w:rPr>
        <w:rFonts w:ascii="Times New Roman" w:hAnsi="Times New Roman" w:hint="default"/>
      </w:rPr>
    </w:lvl>
    <w:lvl w:ilvl="1" w:tplc="04090003" w:tentative="1">
      <w:start w:val="1"/>
      <w:numFmt w:val="bullet"/>
      <w:lvlText w:val=""/>
      <w:lvlJc w:val="left"/>
      <w:pPr>
        <w:ind w:left="2945" w:hanging="480"/>
      </w:pPr>
      <w:rPr>
        <w:rFonts w:ascii="Wingdings" w:hAnsi="Wingdings" w:hint="default"/>
      </w:rPr>
    </w:lvl>
    <w:lvl w:ilvl="2" w:tplc="04090005" w:tentative="1">
      <w:start w:val="1"/>
      <w:numFmt w:val="bullet"/>
      <w:lvlText w:val=""/>
      <w:lvlJc w:val="left"/>
      <w:pPr>
        <w:ind w:left="3425" w:hanging="480"/>
      </w:pPr>
      <w:rPr>
        <w:rFonts w:ascii="Wingdings" w:hAnsi="Wingdings" w:hint="default"/>
      </w:rPr>
    </w:lvl>
    <w:lvl w:ilvl="3" w:tplc="04090001" w:tentative="1">
      <w:start w:val="1"/>
      <w:numFmt w:val="bullet"/>
      <w:lvlText w:val=""/>
      <w:lvlJc w:val="left"/>
      <w:pPr>
        <w:ind w:left="3905" w:hanging="480"/>
      </w:pPr>
      <w:rPr>
        <w:rFonts w:ascii="Wingdings" w:hAnsi="Wingdings" w:hint="default"/>
      </w:rPr>
    </w:lvl>
    <w:lvl w:ilvl="4" w:tplc="04090003" w:tentative="1">
      <w:start w:val="1"/>
      <w:numFmt w:val="bullet"/>
      <w:lvlText w:val=""/>
      <w:lvlJc w:val="left"/>
      <w:pPr>
        <w:ind w:left="4385" w:hanging="480"/>
      </w:pPr>
      <w:rPr>
        <w:rFonts w:ascii="Wingdings" w:hAnsi="Wingdings" w:hint="default"/>
      </w:rPr>
    </w:lvl>
    <w:lvl w:ilvl="5" w:tplc="04090005" w:tentative="1">
      <w:start w:val="1"/>
      <w:numFmt w:val="bullet"/>
      <w:lvlText w:val=""/>
      <w:lvlJc w:val="left"/>
      <w:pPr>
        <w:ind w:left="4865" w:hanging="480"/>
      </w:pPr>
      <w:rPr>
        <w:rFonts w:ascii="Wingdings" w:hAnsi="Wingdings" w:hint="default"/>
      </w:rPr>
    </w:lvl>
    <w:lvl w:ilvl="6" w:tplc="04090001" w:tentative="1">
      <w:start w:val="1"/>
      <w:numFmt w:val="bullet"/>
      <w:lvlText w:val=""/>
      <w:lvlJc w:val="left"/>
      <w:pPr>
        <w:ind w:left="5345" w:hanging="480"/>
      </w:pPr>
      <w:rPr>
        <w:rFonts w:ascii="Wingdings" w:hAnsi="Wingdings" w:hint="default"/>
      </w:rPr>
    </w:lvl>
    <w:lvl w:ilvl="7" w:tplc="04090003" w:tentative="1">
      <w:start w:val="1"/>
      <w:numFmt w:val="bullet"/>
      <w:lvlText w:val=""/>
      <w:lvlJc w:val="left"/>
      <w:pPr>
        <w:ind w:left="5825" w:hanging="480"/>
      </w:pPr>
      <w:rPr>
        <w:rFonts w:ascii="Wingdings" w:hAnsi="Wingdings" w:hint="default"/>
      </w:rPr>
    </w:lvl>
    <w:lvl w:ilvl="8" w:tplc="04090005" w:tentative="1">
      <w:start w:val="1"/>
      <w:numFmt w:val="bullet"/>
      <w:lvlText w:val=""/>
      <w:lvlJc w:val="left"/>
      <w:pPr>
        <w:ind w:left="6305" w:hanging="480"/>
      </w:pPr>
      <w:rPr>
        <w:rFonts w:ascii="Wingdings" w:hAnsi="Wingdings" w:hint="default"/>
      </w:rPr>
    </w:lvl>
  </w:abstractNum>
  <w:abstractNum w:abstractNumId="33" w15:restartNumberingAfterBreak="0">
    <w:nsid w:val="41A16E76"/>
    <w:multiLevelType w:val="hybridMultilevel"/>
    <w:tmpl w:val="85F8F498"/>
    <w:lvl w:ilvl="0" w:tplc="244011C0">
      <w:start w:val="1"/>
      <w:numFmt w:val="decimal"/>
      <w:lvlText w:val="[%1]"/>
      <w:lvlJc w:val="left"/>
      <w:pPr>
        <w:ind w:left="2563" w:hanging="360"/>
      </w:pPr>
      <w:rPr>
        <w:rFonts w:ascii="Times New Roman" w:hAnsi="Times New Roman" w:cs="Times New Roman" w:hint="default"/>
        <w:b w:val="0"/>
        <w:i w:val="0"/>
        <w:sz w:val="24"/>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34" w15:restartNumberingAfterBreak="0">
    <w:nsid w:val="43AC619A"/>
    <w:multiLevelType w:val="hybridMultilevel"/>
    <w:tmpl w:val="1A32550C"/>
    <w:lvl w:ilvl="0" w:tplc="0409000F">
      <w:start w:val="1"/>
      <w:numFmt w:val="decimal"/>
      <w:lvlText w:val="%1."/>
      <w:lvlJc w:val="left"/>
      <w:pPr>
        <w:ind w:left="1330" w:hanging="480"/>
      </w:pPr>
      <w:rPr>
        <w:rFonts w:hint="eastAsia"/>
      </w:rPr>
    </w:lvl>
    <w:lvl w:ilvl="1" w:tplc="04090019">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5" w15:restartNumberingAfterBreak="0">
    <w:nsid w:val="45894E16"/>
    <w:multiLevelType w:val="hybridMultilevel"/>
    <w:tmpl w:val="CD6AF39E"/>
    <w:lvl w:ilvl="0" w:tplc="9C60B36E">
      <w:start w:val="1"/>
      <w:numFmt w:val="taiwaneseCountingThousand"/>
      <w:lvlText w:val="(%1)"/>
      <w:lvlJc w:val="left"/>
      <w:pPr>
        <w:tabs>
          <w:tab w:val="num" w:pos="567"/>
        </w:tabs>
        <w:ind w:left="567" w:hanging="567"/>
      </w:pPr>
      <w:rPr>
        <w:rFonts w:ascii="DFKai-SB" w:eastAsia="DFKai-SB" w:hAnsi="DFKai-SB"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467B2A16"/>
    <w:multiLevelType w:val="hybridMultilevel"/>
    <w:tmpl w:val="B3E84142"/>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7" w15:restartNumberingAfterBreak="0">
    <w:nsid w:val="49F4588A"/>
    <w:multiLevelType w:val="hybridMultilevel"/>
    <w:tmpl w:val="C5F24B68"/>
    <w:lvl w:ilvl="0" w:tplc="EBE2CB6C">
      <w:start w:val="1"/>
      <w:numFmt w:val="lowerLetter"/>
      <w:lvlText w:val="%1."/>
      <w:lvlJc w:val="left"/>
      <w:pPr>
        <w:ind w:left="2323" w:hanging="480"/>
      </w:pPr>
      <w:rPr>
        <w:rFonts w:hint="eastAsia"/>
      </w:rPr>
    </w:lvl>
    <w:lvl w:ilvl="1" w:tplc="04090003" w:tentative="1">
      <w:start w:val="1"/>
      <w:numFmt w:val="bullet"/>
      <w:lvlText w:val=""/>
      <w:lvlJc w:val="left"/>
      <w:pPr>
        <w:ind w:left="2803" w:hanging="480"/>
      </w:pPr>
      <w:rPr>
        <w:rFonts w:ascii="Wingdings" w:hAnsi="Wingdings" w:hint="default"/>
      </w:rPr>
    </w:lvl>
    <w:lvl w:ilvl="2" w:tplc="04090005" w:tentative="1">
      <w:start w:val="1"/>
      <w:numFmt w:val="bullet"/>
      <w:lvlText w:val=""/>
      <w:lvlJc w:val="left"/>
      <w:pPr>
        <w:ind w:left="3283" w:hanging="480"/>
      </w:pPr>
      <w:rPr>
        <w:rFonts w:ascii="Wingdings" w:hAnsi="Wingdings" w:hint="default"/>
      </w:rPr>
    </w:lvl>
    <w:lvl w:ilvl="3" w:tplc="04090001" w:tentative="1">
      <w:start w:val="1"/>
      <w:numFmt w:val="bullet"/>
      <w:lvlText w:val=""/>
      <w:lvlJc w:val="left"/>
      <w:pPr>
        <w:ind w:left="3763" w:hanging="480"/>
      </w:pPr>
      <w:rPr>
        <w:rFonts w:ascii="Wingdings" w:hAnsi="Wingdings" w:hint="default"/>
      </w:rPr>
    </w:lvl>
    <w:lvl w:ilvl="4" w:tplc="04090003" w:tentative="1">
      <w:start w:val="1"/>
      <w:numFmt w:val="bullet"/>
      <w:lvlText w:val=""/>
      <w:lvlJc w:val="left"/>
      <w:pPr>
        <w:ind w:left="4243" w:hanging="480"/>
      </w:pPr>
      <w:rPr>
        <w:rFonts w:ascii="Wingdings" w:hAnsi="Wingdings" w:hint="default"/>
      </w:rPr>
    </w:lvl>
    <w:lvl w:ilvl="5" w:tplc="04090005" w:tentative="1">
      <w:start w:val="1"/>
      <w:numFmt w:val="bullet"/>
      <w:lvlText w:val=""/>
      <w:lvlJc w:val="left"/>
      <w:pPr>
        <w:ind w:left="4723" w:hanging="480"/>
      </w:pPr>
      <w:rPr>
        <w:rFonts w:ascii="Wingdings" w:hAnsi="Wingdings" w:hint="default"/>
      </w:rPr>
    </w:lvl>
    <w:lvl w:ilvl="6" w:tplc="04090001" w:tentative="1">
      <w:start w:val="1"/>
      <w:numFmt w:val="bullet"/>
      <w:lvlText w:val=""/>
      <w:lvlJc w:val="left"/>
      <w:pPr>
        <w:ind w:left="5203" w:hanging="480"/>
      </w:pPr>
      <w:rPr>
        <w:rFonts w:ascii="Wingdings" w:hAnsi="Wingdings" w:hint="default"/>
      </w:rPr>
    </w:lvl>
    <w:lvl w:ilvl="7" w:tplc="04090003" w:tentative="1">
      <w:start w:val="1"/>
      <w:numFmt w:val="bullet"/>
      <w:lvlText w:val=""/>
      <w:lvlJc w:val="left"/>
      <w:pPr>
        <w:ind w:left="5683" w:hanging="480"/>
      </w:pPr>
      <w:rPr>
        <w:rFonts w:ascii="Wingdings" w:hAnsi="Wingdings" w:hint="default"/>
      </w:rPr>
    </w:lvl>
    <w:lvl w:ilvl="8" w:tplc="04090005" w:tentative="1">
      <w:start w:val="1"/>
      <w:numFmt w:val="bullet"/>
      <w:lvlText w:val=""/>
      <w:lvlJc w:val="left"/>
      <w:pPr>
        <w:ind w:left="6163" w:hanging="480"/>
      </w:pPr>
      <w:rPr>
        <w:rFonts w:ascii="Wingdings" w:hAnsi="Wingdings" w:hint="default"/>
      </w:rPr>
    </w:lvl>
  </w:abstractNum>
  <w:abstractNum w:abstractNumId="38" w15:restartNumberingAfterBreak="0">
    <w:nsid w:val="4AAE3EED"/>
    <w:multiLevelType w:val="multilevel"/>
    <w:tmpl w:val="72F6A09A"/>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39" w15:restartNumberingAfterBreak="0">
    <w:nsid w:val="4B8734F3"/>
    <w:multiLevelType w:val="hybridMultilevel"/>
    <w:tmpl w:val="2F040DE0"/>
    <w:lvl w:ilvl="0" w:tplc="BEAA2E4A">
      <w:start w:val="1"/>
      <w:numFmt w:val="decimal"/>
      <w:lvlText w:val="(%1)"/>
      <w:lvlJc w:val="left"/>
      <w:pPr>
        <w:ind w:left="1200" w:hanging="480"/>
      </w:pPr>
      <w:rPr>
        <w:rFonts w:hint="eastAsia"/>
        <w:b w:val="0"/>
      </w:rPr>
    </w:lvl>
    <w:lvl w:ilvl="1" w:tplc="04090019">
      <w:start w:val="1"/>
      <w:numFmt w:val="ideographTraditional"/>
      <w:lvlText w:val="%2、"/>
      <w:lvlJc w:val="left"/>
      <w:pPr>
        <w:ind w:left="1680" w:hanging="480"/>
      </w:pPr>
    </w:lvl>
    <w:lvl w:ilvl="2" w:tplc="853E1E52">
      <w:start w:val="1"/>
      <w:numFmt w:val="decimal"/>
      <w:lvlText w:val="%3."/>
      <w:lvlJc w:val="left"/>
      <w:pPr>
        <w:ind w:left="2040" w:hanging="360"/>
      </w:pPr>
      <w:rPr>
        <w:rFonts w:hint="default"/>
      </w:r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0" w15:restartNumberingAfterBreak="0">
    <w:nsid w:val="4C4B0D74"/>
    <w:multiLevelType w:val="hybridMultilevel"/>
    <w:tmpl w:val="DBCA4F9A"/>
    <w:lvl w:ilvl="0" w:tplc="FE2A3DB6">
      <w:start w:val="1"/>
      <w:numFmt w:val="taiwaneseCountingThousand"/>
      <w:lvlText w:val="(%1)"/>
      <w:lvlJc w:val="left"/>
      <w:pPr>
        <w:ind w:left="2324" w:hanging="480"/>
      </w:pPr>
      <w:rPr>
        <w:rFonts w:ascii="DFKai-SB" w:eastAsia="DFKai-SB" w:hAnsi="DFKai-SB" w:hint="eastAsia"/>
        <w:b w:val="0"/>
      </w:rPr>
    </w:lvl>
    <w:lvl w:ilvl="1" w:tplc="FD9CF426">
      <w:start w:val="1"/>
      <w:numFmt w:val="taiwaneseCountingThousand"/>
      <w:lvlText w:val="(%2)"/>
      <w:lvlJc w:val="left"/>
      <w:pPr>
        <w:ind w:left="1527" w:hanging="480"/>
      </w:pPr>
      <w:rPr>
        <w:rFonts w:hint="eastAsia"/>
      </w:rPr>
    </w:lvl>
    <w:lvl w:ilvl="2" w:tplc="0409001B">
      <w:start w:val="1"/>
      <w:numFmt w:val="lowerRoman"/>
      <w:lvlText w:val="%3."/>
      <w:lvlJc w:val="right"/>
      <w:pPr>
        <w:ind w:left="2007" w:hanging="480"/>
      </w:pPr>
    </w:lvl>
    <w:lvl w:ilvl="3" w:tplc="25B878AA">
      <w:start w:val="1"/>
      <w:numFmt w:val="lowerLetter"/>
      <w:lvlText w:val="%4."/>
      <w:lvlJc w:val="left"/>
      <w:pPr>
        <w:ind w:left="2367" w:hanging="360"/>
      </w:pPr>
      <w:rPr>
        <w:rFonts w:hint="default"/>
      </w:r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1" w15:restartNumberingAfterBreak="0">
    <w:nsid w:val="4EB251FF"/>
    <w:multiLevelType w:val="hybridMultilevel"/>
    <w:tmpl w:val="D2709C3C"/>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2" w15:restartNumberingAfterBreak="0">
    <w:nsid w:val="53D42F90"/>
    <w:multiLevelType w:val="multilevel"/>
    <w:tmpl w:val="B91A9C4C"/>
    <w:styleLink w:val="CurrentList1"/>
    <w:lvl w:ilvl="0">
      <w:start w:val="1"/>
      <w:numFmt w:val="ideographLegalTraditional"/>
      <w:lvlText w:val="%1、"/>
      <w:lvlJc w:val="left"/>
      <w:pPr>
        <w:tabs>
          <w:tab w:val="num" w:pos="720"/>
        </w:tabs>
        <w:ind w:left="720" w:hanging="720"/>
      </w:pPr>
      <w:rPr>
        <w:b/>
        <w:bCs w:val="0"/>
        <w:i w:val="0"/>
        <w:iCs w:val="0"/>
        <w:caps w:val="0"/>
        <w:smallCaps w:val="0"/>
        <w:strike w:val="0"/>
        <w:dstrike w:val="0"/>
        <w:noProof w:val="0"/>
        <w:vanish w:val="0"/>
        <w:color w:val="auto"/>
        <w:spacing w:val="0"/>
        <w:position w:val="0"/>
        <w:u w:val="none"/>
        <w:effect w:val="none"/>
        <w:vertAlign w:val="baseline"/>
        <w:em w:val="none"/>
        <w:specVanish w:val="0"/>
      </w:rPr>
    </w:lvl>
    <w:lvl w:ilvl="1">
      <w:start w:val="1"/>
      <w:numFmt w:val="taiwaneseCountingThousand"/>
      <w:lvlText w:val="%2、"/>
      <w:lvlJc w:val="left"/>
      <w:pPr>
        <w:tabs>
          <w:tab w:val="num" w:pos="720"/>
        </w:tabs>
        <w:ind w:left="720" w:hanging="720"/>
      </w:pPr>
      <w:rPr>
        <w:b/>
        <w:bCs w:val="0"/>
        <w:i w:val="0"/>
        <w:iCs w:val="0"/>
        <w:caps w:val="0"/>
        <w:smallCaps w:val="0"/>
        <w:strike w:val="0"/>
        <w:dstrike w:val="0"/>
        <w:noProof w:val="0"/>
        <w:vanish w:val="0"/>
        <w:color w:val="auto"/>
        <w:spacing w:val="0"/>
        <w:position w:val="0"/>
        <w:sz w:val="36"/>
        <w:szCs w:val="36"/>
        <w:u w:val="none"/>
        <w:effect w:val="none"/>
        <w:vertAlign w:val="baseline"/>
        <w:em w:val="none"/>
        <w:lang w:val="en-US"/>
        <w:specVanish w:val="0"/>
      </w:rPr>
    </w:lvl>
    <w:lvl w:ilvl="2">
      <w:start w:val="1"/>
      <w:numFmt w:val="taiwaneseCountingThousand"/>
      <w:lvlText w:val="（%3）"/>
      <w:lvlJc w:val="left"/>
      <w:pPr>
        <w:tabs>
          <w:tab w:val="num" w:pos="1680"/>
        </w:tabs>
        <w:ind w:left="1680" w:hanging="720"/>
      </w:pPr>
      <w:rPr>
        <w:rFonts w:hint="eastAsia"/>
      </w:rPr>
    </w:lvl>
    <w:lvl w:ilvl="3">
      <w:start w:val="1"/>
      <w:numFmt w:val="decimal"/>
      <w:lvlText w:val="%4."/>
      <w:lvlJc w:val="left"/>
      <w:pPr>
        <w:ind w:left="1800" w:hanging="360"/>
      </w:pPr>
      <w:rPr>
        <w:rFonts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3" w15:restartNumberingAfterBreak="0">
    <w:nsid w:val="5431168B"/>
    <w:multiLevelType w:val="hybridMultilevel"/>
    <w:tmpl w:val="7EA4EB3E"/>
    <w:lvl w:ilvl="0" w:tplc="0409000F">
      <w:start w:val="1"/>
      <w:numFmt w:val="decimal"/>
      <w:lvlText w:val="%1."/>
      <w:lvlJc w:val="left"/>
      <w:pPr>
        <w:ind w:left="960" w:hanging="480"/>
      </w:pPr>
    </w:lvl>
    <w:lvl w:ilvl="1" w:tplc="C6B8FA92">
      <w:start w:val="1"/>
      <w:numFmt w:val="taiwaneseCountingThousand"/>
      <w:lvlText w:val="(%2)"/>
      <w:lvlJc w:val="left"/>
      <w:pPr>
        <w:ind w:left="1440" w:hanging="480"/>
      </w:pPr>
      <w:rPr>
        <w:rFonts w:hint="eastAsia"/>
      </w:rPr>
    </w:lvl>
    <w:lvl w:ilvl="2" w:tplc="86B8D394">
      <w:start w:val="1"/>
      <w:numFmt w:val="decimal"/>
      <w:lvlText w:val="(%3)"/>
      <w:lvlJc w:val="left"/>
      <w:pPr>
        <w:ind w:left="1920" w:hanging="480"/>
      </w:pPr>
      <w:rPr>
        <w:rFonts w:hint="eastAsia"/>
      </w:r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5507237E"/>
    <w:multiLevelType w:val="multilevel"/>
    <w:tmpl w:val="C51EBD66"/>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45" w15:restartNumberingAfterBreak="0">
    <w:nsid w:val="55FD1BD0"/>
    <w:multiLevelType w:val="hybridMultilevel"/>
    <w:tmpl w:val="741E4488"/>
    <w:lvl w:ilvl="0" w:tplc="EB64ED40">
      <w:start w:val="1"/>
      <w:numFmt w:val="taiwaneseCountingThousand"/>
      <w:lvlText w:val="(%1)"/>
      <w:lvlJc w:val="left"/>
      <w:pPr>
        <w:tabs>
          <w:tab w:val="num" w:pos="567"/>
        </w:tabs>
        <w:ind w:left="567" w:hanging="567"/>
      </w:pPr>
      <w:rPr>
        <w:rFonts w:ascii="DFKai-SB" w:eastAsia="DFKai-SB" w:hAnsi="DFKai-SB"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6" w15:restartNumberingAfterBreak="0">
    <w:nsid w:val="584062ED"/>
    <w:multiLevelType w:val="hybridMultilevel"/>
    <w:tmpl w:val="B1268F4A"/>
    <w:lvl w:ilvl="0" w:tplc="27181AEC">
      <w:start w:val="1"/>
      <w:numFmt w:val="bullet"/>
      <w:lvlText w:val=""/>
      <w:lvlJc w:val="left"/>
      <w:pPr>
        <w:ind w:left="851" w:hanging="397"/>
      </w:pPr>
      <w:rPr>
        <w:rFonts w:ascii="Symbol" w:hAnsi="Symbol" w:hint="default"/>
        <w:color w:val="auto"/>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7" w15:restartNumberingAfterBreak="0">
    <w:nsid w:val="5A29169C"/>
    <w:multiLevelType w:val="hybridMultilevel"/>
    <w:tmpl w:val="B91A9C4C"/>
    <w:lvl w:ilvl="0" w:tplc="6B5C4832">
      <w:start w:val="1"/>
      <w:numFmt w:val="ideographLegalTraditional"/>
      <w:pStyle w:val="Heading1"/>
      <w:lvlText w:val="%1、"/>
      <w:lvlJc w:val="left"/>
      <w:pPr>
        <w:tabs>
          <w:tab w:val="num" w:pos="720"/>
        </w:tabs>
        <w:ind w:left="720" w:hanging="720"/>
      </w:pPr>
      <w:rPr>
        <w:b/>
        <w:bCs w:val="0"/>
        <w:i w:val="0"/>
        <w:iCs w:val="0"/>
        <w:caps w:val="0"/>
        <w:smallCaps w:val="0"/>
        <w:strike w:val="0"/>
        <w:dstrike w:val="0"/>
        <w:noProof w:val="0"/>
        <w:vanish w:val="0"/>
        <w:color w:val="auto"/>
        <w:spacing w:val="0"/>
        <w:position w:val="0"/>
        <w:u w:val="none"/>
        <w:effect w:val="none"/>
        <w:vertAlign w:val="baseline"/>
        <w:em w:val="none"/>
        <w:specVanish w:val="0"/>
      </w:rPr>
    </w:lvl>
    <w:lvl w:ilvl="1" w:tplc="B6FEAC66">
      <w:start w:val="1"/>
      <w:numFmt w:val="taiwaneseCountingThousand"/>
      <w:pStyle w:val="Heading2"/>
      <w:lvlText w:val="%2、"/>
      <w:lvlJc w:val="left"/>
      <w:pPr>
        <w:tabs>
          <w:tab w:val="num" w:pos="720"/>
        </w:tabs>
        <w:ind w:left="720" w:hanging="720"/>
      </w:pPr>
      <w:rPr>
        <w:b/>
        <w:bCs w:val="0"/>
        <w:i w:val="0"/>
        <w:iCs w:val="0"/>
        <w:caps w:val="0"/>
        <w:smallCaps w:val="0"/>
        <w:strike w:val="0"/>
        <w:dstrike w:val="0"/>
        <w:noProof w:val="0"/>
        <w:vanish w:val="0"/>
        <w:color w:val="auto"/>
        <w:spacing w:val="0"/>
        <w:position w:val="0"/>
        <w:sz w:val="36"/>
        <w:szCs w:val="36"/>
        <w:u w:val="none"/>
        <w:effect w:val="none"/>
        <w:vertAlign w:val="baseline"/>
        <w:em w:val="none"/>
        <w:lang w:val="en-US"/>
        <w:specVanish w:val="0"/>
      </w:rPr>
    </w:lvl>
    <w:lvl w:ilvl="2" w:tplc="AF525C5A">
      <w:start w:val="1"/>
      <w:numFmt w:val="taiwaneseCountingThousand"/>
      <w:lvlText w:val="（%3）"/>
      <w:lvlJc w:val="left"/>
      <w:pPr>
        <w:tabs>
          <w:tab w:val="num" w:pos="1680"/>
        </w:tabs>
        <w:ind w:left="1680" w:hanging="720"/>
      </w:pPr>
      <w:rPr>
        <w:rFonts w:hint="eastAsia"/>
      </w:rPr>
    </w:lvl>
    <w:lvl w:ilvl="3" w:tplc="1DA254E4">
      <w:start w:val="1"/>
      <w:numFmt w:val="decimal"/>
      <w:lvlText w:val="%4."/>
      <w:lvlJc w:val="left"/>
      <w:pPr>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8" w15:restartNumberingAfterBreak="0">
    <w:nsid w:val="5B7142FF"/>
    <w:multiLevelType w:val="multilevel"/>
    <w:tmpl w:val="EC9004BE"/>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49" w15:restartNumberingAfterBreak="0">
    <w:nsid w:val="5CA86ED8"/>
    <w:multiLevelType w:val="hybridMultilevel"/>
    <w:tmpl w:val="0D6EB242"/>
    <w:lvl w:ilvl="0" w:tplc="09600830">
      <w:start w:val="1"/>
      <w:numFmt w:val="bullet"/>
      <w:lvlText w:val="※"/>
      <w:lvlJc w:val="left"/>
      <w:pPr>
        <w:ind w:left="480" w:hanging="480"/>
      </w:pPr>
      <w:rPr>
        <w:rFonts w:ascii="DFKai-SB" w:eastAsia="DFKai-SB" w:hAnsi="DFKai-SB"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11">
      <w:start w:val="1"/>
      <w:numFmt w:val="upperLetter"/>
      <w:lvlText w:val="%4."/>
      <w:lvlJc w:val="left"/>
      <w:pPr>
        <w:ind w:left="1920" w:hanging="480"/>
      </w:pPr>
      <w:rPr>
        <w:rFonts w:hint="eastAsia"/>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0" w15:restartNumberingAfterBreak="0">
    <w:nsid w:val="5FC72400"/>
    <w:multiLevelType w:val="hybridMultilevel"/>
    <w:tmpl w:val="33688094"/>
    <w:lvl w:ilvl="0" w:tplc="0B9E08A2">
      <w:start w:val="1"/>
      <w:numFmt w:val="bullet"/>
      <w:pStyle w:val="A4"/>
      <w:lvlText w:val=""/>
      <w:lvlJc w:val="left"/>
      <w:pPr>
        <w:ind w:left="2174" w:hanging="480"/>
      </w:pPr>
      <w:rPr>
        <w:rFonts w:ascii="Wingdings" w:hAnsi="Wingdings" w:hint="default"/>
      </w:rPr>
    </w:lvl>
    <w:lvl w:ilvl="1" w:tplc="04090019" w:tentative="1">
      <w:start w:val="1"/>
      <w:numFmt w:val="ideographTraditional"/>
      <w:lvlText w:val="%2、"/>
      <w:lvlJc w:val="left"/>
      <w:pPr>
        <w:ind w:left="2654" w:hanging="480"/>
      </w:pPr>
    </w:lvl>
    <w:lvl w:ilvl="2" w:tplc="0409001B" w:tentative="1">
      <w:start w:val="1"/>
      <w:numFmt w:val="lowerRoman"/>
      <w:lvlText w:val="%3."/>
      <w:lvlJc w:val="right"/>
      <w:pPr>
        <w:ind w:left="3134" w:hanging="480"/>
      </w:pPr>
    </w:lvl>
    <w:lvl w:ilvl="3" w:tplc="0409000F" w:tentative="1">
      <w:start w:val="1"/>
      <w:numFmt w:val="decimal"/>
      <w:lvlText w:val="%4."/>
      <w:lvlJc w:val="left"/>
      <w:pPr>
        <w:ind w:left="3614" w:hanging="480"/>
      </w:pPr>
    </w:lvl>
    <w:lvl w:ilvl="4" w:tplc="04090019" w:tentative="1">
      <w:start w:val="1"/>
      <w:numFmt w:val="ideographTraditional"/>
      <w:lvlText w:val="%5、"/>
      <w:lvlJc w:val="left"/>
      <w:pPr>
        <w:ind w:left="4094" w:hanging="480"/>
      </w:pPr>
    </w:lvl>
    <w:lvl w:ilvl="5" w:tplc="0409001B" w:tentative="1">
      <w:start w:val="1"/>
      <w:numFmt w:val="lowerRoman"/>
      <w:lvlText w:val="%6."/>
      <w:lvlJc w:val="right"/>
      <w:pPr>
        <w:ind w:left="4574" w:hanging="480"/>
      </w:pPr>
    </w:lvl>
    <w:lvl w:ilvl="6" w:tplc="0409000F" w:tentative="1">
      <w:start w:val="1"/>
      <w:numFmt w:val="decimal"/>
      <w:lvlText w:val="%7."/>
      <w:lvlJc w:val="left"/>
      <w:pPr>
        <w:ind w:left="5054" w:hanging="480"/>
      </w:pPr>
    </w:lvl>
    <w:lvl w:ilvl="7" w:tplc="04090019" w:tentative="1">
      <w:start w:val="1"/>
      <w:numFmt w:val="ideographTraditional"/>
      <w:lvlText w:val="%8、"/>
      <w:lvlJc w:val="left"/>
      <w:pPr>
        <w:ind w:left="5534" w:hanging="480"/>
      </w:pPr>
    </w:lvl>
    <w:lvl w:ilvl="8" w:tplc="0409001B" w:tentative="1">
      <w:start w:val="1"/>
      <w:numFmt w:val="lowerRoman"/>
      <w:lvlText w:val="%9."/>
      <w:lvlJc w:val="right"/>
      <w:pPr>
        <w:ind w:left="6014" w:hanging="480"/>
      </w:pPr>
    </w:lvl>
  </w:abstractNum>
  <w:abstractNum w:abstractNumId="51" w15:restartNumberingAfterBreak="0">
    <w:nsid w:val="62EB232D"/>
    <w:multiLevelType w:val="hybridMultilevel"/>
    <w:tmpl w:val="7BBAF586"/>
    <w:lvl w:ilvl="0" w:tplc="E0188554">
      <w:start w:val="1"/>
      <w:numFmt w:val="lowerLetter"/>
      <w:lvlText w:val="%1."/>
      <w:lvlJc w:val="left"/>
      <w:pPr>
        <w:ind w:left="1680" w:hanging="480"/>
      </w:pPr>
      <w:rPr>
        <w:rFonts w:hint="default"/>
        <w:strike w:val="0"/>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52" w15:restartNumberingAfterBreak="0">
    <w:nsid w:val="65D97FBF"/>
    <w:multiLevelType w:val="hybridMultilevel"/>
    <w:tmpl w:val="0B866D94"/>
    <w:lvl w:ilvl="0" w:tplc="04090011">
      <w:start w:val="1"/>
      <w:numFmt w:val="upperLetter"/>
      <w:lvlText w:val="%1."/>
      <w:lvlJc w:val="left"/>
      <w:pPr>
        <w:ind w:left="2050" w:hanging="480"/>
      </w:pPr>
    </w:lvl>
    <w:lvl w:ilvl="1" w:tplc="04090019">
      <w:start w:val="1"/>
      <w:numFmt w:val="ideographTraditional"/>
      <w:lvlText w:val="%2、"/>
      <w:lvlJc w:val="left"/>
      <w:pPr>
        <w:ind w:left="2530" w:hanging="480"/>
      </w:pPr>
    </w:lvl>
    <w:lvl w:ilvl="2" w:tplc="0409001B">
      <w:start w:val="1"/>
      <w:numFmt w:val="lowerRoman"/>
      <w:lvlText w:val="%3."/>
      <w:lvlJc w:val="right"/>
      <w:pPr>
        <w:ind w:left="3010" w:hanging="480"/>
      </w:pPr>
    </w:lvl>
    <w:lvl w:ilvl="3" w:tplc="0409000F" w:tentative="1">
      <w:start w:val="1"/>
      <w:numFmt w:val="decimal"/>
      <w:lvlText w:val="%4."/>
      <w:lvlJc w:val="left"/>
      <w:pPr>
        <w:ind w:left="3490" w:hanging="480"/>
      </w:pPr>
    </w:lvl>
    <w:lvl w:ilvl="4" w:tplc="04090019" w:tentative="1">
      <w:start w:val="1"/>
      <w:numFmt w:val="ideographTraditional"/>
      <w:lvlText w:val="%5、"/>
      <w:lvlJc w:val="left"/>
      <w:pPr>
        <w:ind w:left="3970" w:hanging="480"/>
      </w:pPr>
    </w:lvl>
    <w:lvl w:ilvl="5" w:tplc="0409001B" w:tentative="1">
      <w:start w:val="1"/>
      <w:numFmt w:val="lowerRoman"/>
      <w:lvlText w:val="%6."/>
      <w:lvlJc w:val="right"/>
      <w:pPr>
        <w:ind w:left="4450" w:hanging="480"/>
      </w:pPr>
    </w:lvl>
    <w:lvl w:ilvl="6" w:tplc="0409000F" w:tentative="1">
      <w:start w:val="1"/>
      <w:numFmt w:val="decimal"/>
      <w:lvlText w:val="%7."/>
      <w:lvlJc w:val="left"/>
      <w:pPr>
        <w:ind w:left="4930" w:hanging="480"/>
      </w:pPr>
    </w:lvl>
    <w:lvl w:ilvl="7" w:tplc="04090019" w:tentative="1">
      <w:start w:val="1"/>
      <w:numFmt w:val="ideographTraditional"/>
      <w:lvlText w:val="%8、"/>
      <w:lvlJc w:val="left"/>
      <w:pPr>
        <w:ind w:left="5410" w:hanging="480"/>
      </w:pPr>
    </w:lvl>
    <w:lvl w:ilvl="8" w:tplc="0409001B" w:tentative="1">
      <w:start w:val="1"/>
      <w:numFmt w:val="lowerRoman"/>
      <w:lvlText w:val="%9."/>
      <w:lvlJc w:val="right"/>
      <w:pPr>
        <w:ind w:left="5890" w:hanging="480"/>
      </w:pPr>
    </w:lvl>
  </w:abstractNum>
  <w:abstractNum w:abstractNumId="53" w15:restartNumberingAfterBreak="0">
    <w:nsid w:val="66772A73"/>
    <w:multiLevelType w:val="hybridMultilevel"/>
    <w:tmpl w:val="A544C24C"/>
    <w:lvl w:ilvl="0" w:tplc="5F92E604">
      <w:start w:val="1"/>
      <w:numFmt w:val="decimal"/>
      <w:lvlText w:val="[%1]"/>
      <w:lvlJc w:val="left"/>
      <w:pPr>
        <w:ind w:left="862" w:hanging="360"/>
      </w:pPr>
      <w:rPr>
        <w:rFonts w:ascii="Times New Roman" w:hAnsi="Times New Roman" w:hint="default"/>
        <w:b w:val="0"/>
        <w:i w:val="0"/>
        <w:color w:val="000000"/>
        <w:sz w:val="22"/>
        <w:szCs w:val="22"/>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4" w15:restartNumberingAfterBreak="0">
    <w:nsid w:val="6ACF4A56"/>
    <w:multiLevelType w:val="multilevel"/>
    <w:tmpl w:val="2006D378"/>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55" w15:restartNumberingAfterBreak="0">
    <w:nsid w:val="6B846A91"/>
    <w:multiLevelType w:val="hybridMultilevel"/>
    <w:tmpl w:val="4380137E"/>
    <w:lvl w:ilvl="0" w:tplc="3740205E">
      <w:start w:val="1"/>
      <w:numFmt w:val="taiwaneseCountingThousand"/>
      <w:lvlText w:val="(%1)"/>
      <w:lvlJc w:val="left"/>
      <w:pPr>
        <w:ind w:left="1527" w:hanging="480"/>
      </w:pPr>
      <w:rPr>
        <w:rFonts w:ascii="Times New Roman" w:eastAsia="DFKai-SB" w:hAnsi="Times New Roman" w:cs="Times New Roman"/>
      </w:rPr>
    </w:lvl>
    <w:lvl w:ilvl="1" w:tplc="0409000F">
      <w:start w:val="1"/>
      <w:numFmt w:val="decimal"/>
      <w:lvlText w:val="%2."/>
      <w:lvlJc w:val="left"/>
      <w:pPr>
        <w:ind w:left="1615" w:hanging="480"/>
      </w:pPr>
    </w:lvl>
    <w:lvl w:ilvl="2" w:tplc="0409001B" w:tentative="1">
      <w:start w:val="1"/>
      <w:numFmt w:val="lowerRoman"/>
      <w:lvlText w:val="%3."/>
      <w:lvlJc w:val="right"/>
      <w:pPr>
        <w:ind w:left="2487" w:hanging="480"/>
      </w:pPr>
    </w:lvl>
    <w:lvl w:ilvl="3" w:tplc="0409000F">
      <w:start w:val="1"/>
      <w:numFmt w:val="decimal"/>
      <w:lvlText w:val="%4."/>
      <w:lvlJc w:val="left"/>
      <w:pPr>
        <w:ind w:left="2967" w:hanging="480"/>
      </w:pPr>
    </w:lvl>
    <w:lvl w:ilvl="4" w:tplc="04090019" w:tentative="1">
      <w:start w:val="1"/>
      <w:numFmt w:val="ideographTraditional"/>
      <w:lvlText w:val="%5、"/>
      <w:lvlJc w:val="left"/>
      <w:pPr>
        <w:ind w:left="3447" w:hanging="480"/>
      </w:pPr>
    </w:lvl>
    <w:lvl w:ilvl="5" w:tplc="0409001B" w:tentative="1">
      <w:start w:val="1"/>
      <w:numFmt w:val="lowerRoman"/>
      <w:lvlText w:val="%6."/>
      <w:lvlJc w:val="right"/>
      <w:pPr>
        <w:ind w:left="3927" w:hanging="480"/>
      </w:pPr>
    </w:lvl>
    <w:lvl w:ilvl="6" w:tplc="0409000F" w:tentative="1">
      <w:start w:val="1"/>
      <w:numFmt w:val="decimal"/>
      <w:lvlText w:val="%7."/>
      <w:lvlJc w:val="left"/>
      <w:pPr>
        <w:ind w:left="4407" w:hanging="480"/>
      </w:pPr>
    </w:lvl>
    <w:lvl w:ilvl="7" w:tplc="04090019" w:tentative="1">
      <w:start w:val="1"/>
      <w:numFmt w:val="ideographTraditional"/>
      <w:lvlText w:val="%8、"/>
      <w:lvlJc w:val="left"/>
      <w:pPr>
        <w:ind w:left="4887" w:hanging="480"/>
      </w:pPr>
    </w:lvl>
    <w:lvl w:ilvl="8" w:tplc="0409001B" w:tentative="1">
      <w:start w:val="1"/>
      <w:numFmt w:val="lowerRoman"/>
      <w:lvlText w:val="%9."/>
      <w:lvlJc w:val="right"/>
      <w:pPr>
        <w:ind w:left="5367" w:hanging="480"/>
      </w:pPr>
    </w:lvl>
  </w:abstractNum>
  <w:abstractNum w:abstractNumId="56" w15:restartNumberingAfterBreak="0">
    <w:nsid w:val="6C2346D8"/>
    <w:multiLevelType w:val="hybridMultilevel"/>
    <w:tmpl w:val="0276B6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7" w15:restartNumberingAfterBreak="0">
    <w:nsid w:val="6F7248E8"/>
    <w:multiLevelType w:val="hybridMultilevel"/>
    <w:tmpl w:val="4BFED8F2"/>
    <w:lvl w:ilvl="0" w:tplc="EB64ED40">
      <w:start w:val="1"/>
      <w:numFmt w:val="taiwaneseCountingThousand"/>
      <w:lvlText w:val="(%1)"/>
      <w:lvlJc w:val="left"/>
      <w:pPr>
        <w:tabs>
          <w:tab w:val="num" w:pos="567"/>
        </w:tabs>
        <w:ind w:left="567" w:hanging="567"/>
      </w:pPr>
      <w:rPr>
        <w:rFonts w:ascii="DFKai-SB" w:eastAsia="DFKai-SB" w:hAnsi="DFKai-SB"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8" w15:restartNumberingAfterBreak="0">
    <w:nsid w:val="700E292B"/>
    <w:multiLevelType w:val="hybridMultilevel"/>
    <w:tmpl w:val="386866AC"/>
    <w:lvl w:ilvl="0" w:tplc="3F063AAE">
      <w:start w:val="2"/>
      <w:numFmt w:val="taiwaneseCountingThousand"/>
      <w:lvlText w:val="%1、"/>
      <w:lvlJc w:val="left"/>
      <w:pPr>
        <w:ind w:left="681" w:hanging="540"/>
      </w:pPr>
      <w:rPr>
        <w:rFonts w:hint="default"/>
        <w:b/>
        <w:sz w:val="28"/>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71DC650F"/>
    <w:multiLevelType w:val="hybridMultilevel"/>
    <w:tmpl w:val="3C144C1A"/>
    <w:lvl w:ilvl="0" w:tplc="D35ADF5C">
      <w:start w:val="1"/>
      <w:numFmt w:val="decimal"/>
      <w:lvlText w:val="(%1)"/>
      <w:lvlJc w:val="left"/>
      <w:pPr>
        <w:ind w:left="1331" w:hanging="480"/>
      </w:pPr>
      <w:rPr>
        <w:rFonts w:ascii="Times New Roman" w:eastAsia="DFKai-SB" w:hAnsi="Times New Roman" w:cs="Times New Roman"/>
        <w:b w:val="0"/>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60" w15:restartNumberingAfterBreak="0">
    <w:nsid w:val="732221C0"/>
    <w:multiLevelType w:val="multilevel"/>
    <w:tmpl w:val="A7BC6D4C"/>
    <w:lvl w:ilvl="0">
      <w:start w:val="1"/>
      <w:numFmt w:val="ideographLegalTraditional"/>
      <w:pStyle w:val="A1"/>
      <w:lvlText w:val="%1、"/>
      <w:lvlJc w:val="left"/>
      <w:pPr>
        <w:tabs>
          <w:tab w:val="num" w:pos="480"/>
        </w:tabs>
        <w:ind w:left="480" w:hanging="480"/>
      </w:pPr>
      <w:rPr>
        <w:rFonts w:ascii="Times New Roman" w:eastAsia="DFKai-SB" w:hAnsi="Times New Roman" w:hint="default"/>
        <w:b/>
        <w:i w:val="0"/>
        <w:sz w:val="40"/>
        <w:szCs w:val="40"/>
      </w:rPr>
    </w:lvl>
    <w:lvl w:ilvl="1">
      <w:start w:val="1"/>
      <w:numFmt w:val="taiwaneseCountingThousand"/>
      <w:pStyle w:val="A2"/>
      <w:lvlText w:val="%2、"/>
      <w:lvlJc w:val="left"/>
      <w:pPr>
        <w:tabs>
          <w:tab w:val="num" w:pos="480"/>
        </w:tabs>
        <w:ind w:left="480" w:hanging="480"/>
      </w:pPr>
      <w:rPr>
        <w:rFonts w:ascii="Times New Roman" w:eastAsia="DFKai-SB" w:hAnsi="Times New Roman" w:hint="default"/>
        <w:b w:val="0"/>
        <w:i w:val="0"/>
        <w:sz w:val="36"/>
        <w:lang w:val="en-US"/>
      </w:rPr>
    </w:lvl>
    <w:lvl w:ilvl="2">
      <w:start w:val="1"/>
      <w:numFmt w:val="taiwaneseCountingThousand"/>
      <w:pStyle w:val="A3"/>
      <w:lvlText w:val="(%3)、"/>
      <w:lvlJc w:val="left"/>
      <w:pPr>
        <w:tabs>
          <w:tab w:val="num" w:pos="960"/>
        </w:tabs>
        <w:ind w:left="1499" w:hanging="539"/>
      </w:pPr>
      <w:rPr>
        <w:rFonts w:ascii="Times New Roman" w:eastAsia="DFKai-SB" w:hAnsi="Times New Roman" w:hint="default"/>
        <w:b w:val="0"/>
        <w:i w:val="0"/>
        <w:sz w:val="28"/>
      </w:rPr>
    </w:lvl>
    <w:lvl w:ilvl="3">
      <w:start w:val="1"/>
      <w:numFmt w:val="decimal"/>
      <w:lvlText w:val="%4."/>
      <w:lvlJc w:val="left"/>
      <w:pPr>
        <w:tabs>
          <w:tab w:val="num" w:pos="1920"/>
        </w:tabs>
        <w:ind w:left="1920" w:hanging="480"/>
      </w:pPr>
      <w:rPr>
        <w:rFonts w:ascii="Times New Roman" w:eastAsia="DFKai-SB" w:hAnsi="Times New Roman" w:hint="default"/>
        <w:b w:val="0"/>
        <w:i w:val="0"/>
        <w:sz w:val="28"/>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61" w15:restartNumberingAfterBreak="0">
    <w:nsid w:val="73B656D8"/>
    <w:multiLevelType w:val="multilevel"/>
    <w:tmpl w:val="BF000438"/>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62" w15:restartNumberingAfterBreak="0">
    <w:nsid w:val="745D66AB"/>
    <w:multiLevelType w:val="hybridMultilevel"/>
    <w:tmpl w:val="F98ACC80"/>
    <w:lvl w:ilvl="0" w:tplc="0409000F">
      <w:start w:val="1"/>
      <w:numFmt w:val="decimal"/>
      <w:lvlText w:val="%1."/>
      <w:lvlJc w:val="left"/>
      <w:pPr>
        <w:ind w:left="4320" w:hanging="480"/>
      </w:pPr>
      <w:rPr>
        <w:rFonts w:hint="eastAsia"/>
      </w:rPr>
    </w:lvl>
    <w:lvl w:ilvl="1" w:tplc="56DA605E">
      <w:start w:val="1"/>
      <w:numFmt w:val="decimal"/>
      <w:lvlText w:val="%2."/>
      <w:lvlJc w:val="left"/>
      <w:pPr>
        <w:ind w:left="4680" w:hanging="360"/>
      </w:pPr>
      <w:rPr>
        <w:rFonts w:hint="default"/>
      </w:rPr>
    </w:lvl>
    <w:lvl w:ilvl="2" w:tplc="0409001B" w:tentative="1">
      <w:start w:val="1"/>
      <w:numFmt w:val="lowerRoman"/>
      <w:lvlText w:val="%3."/>
      <w:lvlJc w:val="right"/>
      <w:pPr>
        <w:ind w:left="5280" w:hanging="480"/>
      </w:pPr>
    </w:lvl>
    <w:lvl w:ilvl="3" w:tplc="0409000F" w:tentative="1">
      <w:start w:val="1"/>
      <w:numFmt w:val="decimal"/>
      <w:lvlText w:val="%4."/>
      <w:lvlJc w:val="left"/>
      <w:pPr>
        <w:ind w:left="5760" w:hanging="480"/>
      </w:pPr>
    </w:lvl>
    <w:lvl w:ilvl="4" w:tplc="04090019" w:tentative="1">
      <w:start w:val="1"/>
      <w:numFmt w:val="ideographTraditional"/>
      <w:lvlText w:val="%5、"/>
      <w:lvlJc w:val="left"/>
      <w:pPr>
        <w:ind w:left="6240" w:hanging="480"/>
      </w:pPr>
    </w:lvl>
    <w:lvl w:ilvl="5" w:tplc="0409001B" w:tentative="1">
      <w:start w:val="1"/>
      <w:numFmt w:val="lowerRoman"/>
      <w:lvlText w:val="%6."/>
      <w:lvlJc w:val="right"/>
      <w:pPr>
        <w:ind w:left="6720" w:hanging="480"/>
      </w:pPr>
    </w:lvl>
    <w:lvl w:ilvl="6" w:tplc="0409000F" w:tentative="1">
      <w:start w:val="1"/>
      <w:numFmt w:val="decimal"/>
      <w:lvlText w:val="%7."/>
      <w:lvlJc w:val="left"/>
      <w:pPr>
        <w:ind w:left="7200" w:hanging="480"/>
      </w:pPr>
    </w:lvl>
    <w:lvl w:ilvl="7" w:tplc="04090019" w:tentative="1">
      <w:start w:val="1"/>
      <w:numFmt w:val="ideographTraditional"/>
      <w:lvlText w:val="%8、"/>
      <w:lvlJc w:val="left"/>
      <w:pPr>
        <w:ind w:left="7680" w:hanging="480"/>
      </w:pPr>
    </w:lvl>
    <w:lvl w:ilvl="8" w:tplc="0409001B" w:tentative="1">
      <w:start w:val="1"/>
      <w:numFmt w:val="lowerRoman"/>
      <w:lvlText w:val="%9."/>
      <w:lvlJc w:val="right"/>
      <w:pPr>
        <w:ind w:left="8160" w:hanging="480"/>
      </w:pPr>
    </w:lvl>
  </w:abstractNum>
  <w:abstractNum w:abstractNumId="63" w15:restartNumberingAfterBreak="0">
    <w:nsid w:val="74703903"/>
    <w:multiLevelType w:val="multilevel"/>
    <w:tmpl w:val="C3EA761A"/>
    <w:lvl w:ilvl="0">
      <w:start w:val="2"/>
      <w:numFmt w:val="taiwaneseCountingThousand"/>
      <w:lvlText w:val="第%1章、"/>
      <w:lvlJc w:val="left"/>
      <w:pPr>
        <w:ind w:left="1474" w:hanging="1474"/>
      </w:pPr>
    </w:lvl>
    <w:lvl w:ilvl="1">
      <w:start w:val="1"/>
      <w:numFmt w:val="taiwaneseCountingThousand"/>
      <w:lvlText w:val="%2、"/>
      <w:lvlJc w:val="left"/>
      <w:pPr>
        <w:ind w:left="652" w:hanging="652"/>
      </w:pPr>
    </w:lvl>
    <w:lvl w:ilvl="2">
      <w:start w:val="1"/>
      <w:numFmt w:val="taiwaneseCountingThousand"/>
      <w:lvlText w:val="(%3)"/>
      <w:lvlJc w:val="left"/>
      <w:pPr>
        <w:ind w:left="567" w:hanging="567"/>
      </w:pPr>
      <w:rPr>
        <w:color w:val="auto"/>
      </w:rPr>
    </w:lvl>
    <w:lvl w:ilvl="3">
      <w:start w:val="1"/>
      <w:numFmt w:val="decimal"/>
      <w:lvlText w:val="%4."/>
      <w:lvlJc w:val="left"/>
      <w:pPr>
        <w:ind w:left="284" w:hanging="284"/>
      </w:pPr>
      <w:rPr>
        <w:b w:val="0"/>
        <w:bCs/>
        <w:color w:val="000000"/>
      </w:rPr>
    </w:lvl>
    <w:lvl w:ilvl="4">
      <w:start w:val="1"/>
      <w:numFmt w:val="decimal"/>
      <w:lvlText w:val="(%5)"/>
      <w:lvlJc w:val="left"/>
      <w:pPr>
        <w:ind w:left="340" w:hanging="340"/>
      </w:pPr>
    </w:lvl>
    <w:lvl w:ilvl="5">
      <w:start w:val="1"/>
      <w:numFmt w:val="upperLetter"/>
      <w:lvlText w:val="%6."/>
      <w:lvlJc w:val="left"/>
      <w:pPr>
        <w:ind w:left="340" w:hanging="340"/>
      </w:pPr>
    </w:lvl>
    <w:lvl w:ilvl="6">
      <w:start w:val="1"/>
      <w:numFmt w:val="decimal"/>
      <w:lvlText w:val="%7."/>
      <w:lvlJc w:val="left"/>
      <w:pPr>
        <w:ind w:left="1517" w:hanging="480"/>
      </w:pPr>
      <w:rPr>
        <w:color w:val="FF0000"/>
      </w:rPr>
    </w:lvl>
    <w:lvl w:ilvl="7">
      <w:start w:val="1"/>
      <w:numFmt w:val="ideographTraditional"/>
      <w:lvlText w:val="%8、"/>
      <w:lvlJc w:val="left"/>
      <w:pPr>
        <w:ind w:left="1997" w:hanging="480"/>
      </w:pPr>
    </w:lvl>
    <w:lvl w:ilvl="8">
      <w:start w:val="1"/>
      <w:numFmt w:val="lowerRoman"/>
      <w:lvlText w:val="%9."/>
      <w:lvlJc w:val="right"/>
      <w:pPr>
        <w:ind w:left="2477" w:hanging="480"/>
      </w:pPr>
    </w:lvl>
  </w:abstractNum>
  <w:abstractNum w:abstractNumId="64" w15:restartNumberingAfterBreak="0">
    <w:nsid w:val="79F1589F"/>
    <w:multiLevelType w:val="hybridMultilevel"/>
    <w:tmpl w:val="0A5E1D12"/>
    <w:lvl w:ilvl="0" w:tplc="EF820ED8">
      <w:start w:val="1"/>
      <w:numFmt w:val="taiwaneseCountingThousand"/>
      <w:lvlText w:val="(%1)"/>
      <w:lvlJc w:val="left"/>
      <w:pPr>
        <w:tabs>
          <w:tab w:val="num" w:pos="567"/>
        </w:tabs>
        <w:ind w:left="567" w:hanging="567"/>
      </w:pPr>
      <w:rPr>
        <w:rFonts w:ascii="DFKai-SB" w:eastAsia="DFKai-SB" w:hAnsi="DFKai-SB"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5" w15:restartNumberingAfterBreak="0">
    <w:nsid w:val="7A9A3748"/>
    <w:multiLevelType w:val="hybridMultilevel"/>
    <w:tmpl w:val="A4828618"/>
    <w:lvl w:ilvl="0" w:tplc="ED649BE2">
      <w:numFmt w:val="bullet"/>
      <w:lvlText w:val="※"/>
      <w:lvlJc w:val="left"/>
      <w:pPr>
        <w:tabs>
          <w:tab w:val="num" w:pos="660"/>
        </w:tabs>
        <w:ind w:left="660" w:hanging="360"/>
      </w:pPr>
      <w:rPr>
        <w:rFonts w:ascii="DFKai-SB" w:eastAsia="DFKai-SB" w:hAnsi="DFKai-SB" w:cs="Times New Roman" w:hint="eastAsia"/>
      </w:rPr>
    </w:lvl>
    <w:lvl w:ilvl="1" w:tplc="04090003" w:tentative="1">
      <w:start w:val="1"/>
      <w:numFmt w:val="bullet"/>
      <w:lvlText w:val=""/>
      <w:lvlJc w:val="left"/>
      <w:pPr>
        <w:tabs>
          <w:tab w:val="num" w:pos="1260"/>
        </w:tabs>
        <w:ind w:left="1260" w:hanging="480"/>
      </w:pPr>
      <w:rPr>
        <w:rFonts w:ascii="Wingdings" w:hAnsi="Wingdings" w:hint="default"/>
      </w:rPr>
    </w:lvl>
    <w:lvl w:ilvl="2" w:tplc="04090005" w:tentative="1">
      <w:start w:val="1"/>
      <w:numFmt w:val="bullet"/>
      <w:lvlText w:val=""/>
      <w:lvlJc w:val="left"/>
      <w:pPr>
        <w:tabs>
          <w:tab w:val="num" w:pos="1740"/>
        </w:tabs>
        <w:ind w:left="1740" w:hanging="480"/>
      </w:pPr>
      <w:rPr>
        <w:rFonts w:ascii="Wingdings" w:hAnsi="Wingdings" w:hint="default"/>
      </w:rPr>
    </w:lvl>
    <w:lvl w:ilvl="3" w:tplc="04090001" w:tentative="1">
      <w:start w:val="1"/>
      <w:numFmt w:val="bullet"/>
      <w:lvlText w:val=""/>
      <w:lvlJc w:val="left"/>
      <w:pPr>
        <w:tabs>
          <w:tab w:val="num" w:pos="2220"/>
        </w:tabs>
        <w:ind w:left="2220" w:hanging="480"/>
      </w:pPr>
      <w:rPr>
        <w:rFonts w:ascii="Wingdings" w:hAnsi="Wingdings" w:hint="default"/>
      </w:rPr>
    </w:lvl>
    <w:lvl w:ilvl="4" w:tplc="04090003" w:tentative="1">
      <w:start w:val="1"/>
      <w:numFmt w:val="bullet"/>
      <w:lvlText w:val=""/>
      <w:lvlJc w:val="left"/>
      <w:pPr>
        <w:tabs>
          <w:tab w:val="num" w:pos="2700"/>
        </w:tabs>
        <w:ind w:left="2700" w:hanging="480"/>
      </w:pPr>
      <w:rPr>
        <w:rFonts w:ascii="Wingdings" w:hAnsi="Wingdings" w:hint="default"/>
      </w:rPr>
    </w:lvl>
    <w:lvl w:ilvl="5" w:tplc="04090005" w:tentative="1">
      <w:start w:val="1"/>
      <w:numFmt w:val="bullet"/>
      <w:lvlText w:val=""/>
      <w:lvlJc w:val="left"/>
      <w:pPr>
        <w:tabs>
          <w:tab w:val="num" w:pos="3180"/>
        </w:tabs>
        <w:ind w:left="3180" w:hanging="480"/>
      </w:pPr>
      <w:rPr>
        <w:rFonts w:ascii="Wingdings" w:hAnsi="Wingdings" w:hint="default"/>
      </w:rPr>
    </w:lvl>
    <w:lvl w:ilvl="6" w:tplc="04090001" w:tentative="1">
      <w:start w:val="1"/>
      <w:numFmt w:val="bullet"/>
      <w:lvlText w:val=""/>
      <w:lvlJc w:val="left"/>
      <w:pPr>
        <w:tabs>
          <w:tab w:val="num" w:pos="3660"/>
        </w:tabs>
        <w:ind w:left="3660" w:hanging="480"/>
      </w:pPr>
      <w:rPr>
        <w:rFonts w:ascii="Wingdings" w:hAnsi="Wingdings" w:hint="default"/>
      </w:rPr>
    </w:lvl>
    <w:lvl w:ilvl="7" w:tplc="04090003" w:tentative="1">
      <w:start w:val="1"/>
      <w:numFmt w:val="bullet"/>
      <w:lvlText w:val=""/>
      <w:lvlJc w:val="left"/>
      <w:pPr>
        <w:tabs>
          <w:tab w:val="num" w:pos="4140"/>
        </w:tabs>
        <w:ind w:left="4140" w:hanging="480"/>
      </w:pPr>
      <w:rPr>
        <w:rFonts w:ascii="Wingdings" w:hAnsi="Wingdings" w:hint="default"/>
      </w:rPr>
    </w:lvl>
    <w:lvl w:ilvl="8" w:tplc="04090005" w:tentative="1">
      <w:start w:val="1"/>
      <w:numFmt w:val="bullet"/>
      <w:lvlText w:val=""/>
      <w:lvlJc w:val="left"/>
      <w:pPr>
        <w:tabs>
          <w:tab w:val="num" w:pos="4620"/>
        </w:tabs>
        <w:ind w:left="4620" w:hanging="480"/>
      </w:pPr>
      <w:rPr>
        <w:rFonts w:ascii="Wingdings" w:hAnsi="Wingdings" w:hint="default"/>
      </w:rPr>
    </w:lvl>
  </w:abstractNum>
  <w:abstractNum w:abstractNumId="66" w15:restartNumberingAfterBreak="0">
    <w:nsid w:val="7BDC08E2"/>
    <w:multiLevelType w:val="hybridMultilevel"/>
    <w:tmpl w:val="08B2E0C0"/>
    <w:lvl w:ilvl="0" w:tplc="04090001">
      <w:start w:val="1"/>
      <w:numFmt w:val="bullet"/>
      <w:lvlText w:val=""/>
      <w:lvlJc w:val="left"/>
      <w:pPr>
        <w:ind w:left="1930" w:hanging="480"/>
      </w:pPr>
      <w:rPr>
        <w:rFonts w:ascii="Wingdings" w:hAnsi="Wingdings" w:hint="default"/>
      </w:rPr>
    </w:lvl>
    <w:lvl w:ilvl="1" w:tplc="04090003">
      <w:start w:val="1"/>
      <w:numFmt w:val="bullet"/>
      <w:lvlText w:val=""/>
      <w:lvlJc w:val="left"/>
      <w:pPr>
        <w:ind w:left="2410" w:hanging="480"/>
      </w:pPr>
      <w:rPr>
        <w:rFonts w:ascii="Wingdings" w:hAnsi="Wingdings" w:hint="default"/>
      </w:rPr>
    </w:lvl>
    <w:lvl w:ilvl="2" w:tplc="04090005">
      <w:start w:val="1"/>
      <w:numFmt w:val="bullet"/>
      <w:lvlText w:val=""/>
      <w:lvlJc w:val="left"/>
      <w:pPr>
        <w:ind w:left="2890" w:hanging="480"/>
      </w:pPr>
      <w:rPr>
        <w:rFonts w:ascii="Wingdings" w:hAnsi="Wingdings" w:hint="default"/>
      </w:rPr>
    </w:lvl>
    <w:lvl w:ilvl="3" w:tplc="04090001">
      <w:start w:val="1"/>
      <w:numFmt w:val="bullet"/>
      <w:lvlText w:val=""/>
      <w:lvlJc w:val="left"/>
      <w:pPr>
        <w:ind w:left="3370" w:hanging="480"/>
      </w:pPr>
      <w:rPr>
        <w:rFonts w:ascii="Wingdings" w:hAnsi="Wingdings" w:hint="default"/>
      </w:rPr>
    </w:lvl>
    <w:lvl w:ilvl="4" w:tplc="04090003">
      <w:start w:val="1"/>
      <w:numFmt w:val="bullet"/>
      <w:lvlText w:val=""/>
      <w:lvlJc w:val="left"/>
      <w:pPr>
        <w:ind w:left="3850" w:hanging="480"/>
      </w:pPr>
      <w:rPr>
        <w:rFonts w:ascii="Wingdings" w:hAnsi="Wingdings" w:hint="default"/>
      </w:rPr>
    </w:lvl>
    <w:lvl w:ilvl="5" w:tplc="04090005">
      <w:start w:val="1"/>
      <w:numFmt w:val="bullet"/>
      <w:lvlText w:val=""/>
      <w:lvlJc w:val="left"/>
      <w:pPr>
        <w:ind w:left="4330" w:hanging="480"/>
      </w:pPr>
      <w:rPr>
        <w:rFonts w:ascii="Wingdings" w:hAnsi="Wingdings" w:hint="default"/>
      </w:rPr>
    </w:lvl>
    <w:lvl w:ilvl="6" w:tplc="04090001">
      <w:start w:val="1"/>
      <w:numFmt w:val="bullet"/>
      <w:lvlText w:val=""/>
      <w:lvlJc w:val="left"/>
      <w:pPr>
        <w:ind w:left="4810" w:hanging="480"/>
      </w:pPr>
      <w:rPr>
        <w:rFonts w:ascii="Wingdings" w:hAnsi="Wingdings" w:hint="default"/>
      </w:rPr>
    </w:lvl>
    <w:lvl w:ilvl="7" w:tplc="04090003">
      <w:start w:val="1"/>
      <w:numFmt w:val="bullet"/>
      <w:lvlText w:val=""/>
      <w:lvlJc w:val="left"/>
      <w:pPr>
        <w:ind w:left="5290" w:hanging="480"/>
      </w:pPr>
      <w:rPr>
        <w:rFonts w:ascii="Wingdings" w:hAnsi="Wingdings" w:hint="default"/>
      </w:rPr>
    </w:lvl>
    <w:lvl w:ilvl="8" w:tplc="04090005">
      <w:start w:val="1"/>
      <w:numFmt w:val="bullet"/>
      <w:lvlText w:val=""/>
      <w:lvlJc w:val="left"/>
      <w:pPr>
        <w:ind w:left="5770" w:hanging="480"/>
      </w:pPr>
      <w:rPr>
        <w:rFonts w:ascii="Wingdings" w:hAnsi="Wingdings" w:hint="default"/>
      </w:rPr>
    </w:lvl>
  </w:abstractNum>
  <w:abstractNum w:abstractNumId="67" w15:restartNumberingAfterBreak="0">
    <w:nsid w:val="7D654E5A"/>
    <w:multiLevelType w:val="hybridMultilevel"/>
    <w:tmpl w:val="D2709C3C"/>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68" w15:restartNumberingAfterBreak="0">
    <w:nsid w:val="7D976E9E"/>
    <w:multiLevelType w:val="hybridMultilevel"/>
    <w:tmpl w:val="9468DD6E"/>
    <w:lvl w:ilvl="0" w:tplc="09600830">
      <w:start w:val="1"/>
      <w:numFmt w:val="bullet"/>
      <w:lvlText w:val="※"/>
      <w:lvlJc w:val="left"/>
      <w:pPr>
        <w:tabs>
          <w:tab w:val="num" w:pos="499"/>
        </w:tabs>
        <w:ind w:left="499" w:hanging="360"/>
      </w:pPr>
      <w:rPr>
        <w:rFonts w:ascii="DFKai-SB" w:eastAsia="DFKai-SB" w:hAnsi="DFKai-SB" w:cs="Times New Roman" w:hint="eastAsia"/>
      </w:rPr>
    </w:lvl>
    <w:lvl w:ilvl="1" w:tplc="04090003" w:tentative="1">
      <w:start w:val="1"/>
      <w:numFmt w:val="bullet"/>
      <w:lvlText w:val=""/>
      <w:lvlJc w:val="left"/>
      <w:pPr>
        <w:tabs>
          <w:tab w:val="num" w:pos="1099"/>
        </w:tabs>
        <w:ind w:left="1099" w:hanging="480"/>
      </w:pPr>
      <w:rPr>
        <w:rFonts w:ascii="Wingdings" w:hAnsi="Wingdings" w:hint="default"/>
      </w:rPr>
    </w:lvl>
    <w:lvl w:ilvl="2" w:tplc="04090005" w:tentative="1">
      <w:start w:val="1"/>
      <w:numFmt w:val="bullet"/>
      <w:lvlText w:val=""/>
      <w:lvlJc w:val="left"/>
      <w:pPr>
        <w:tabs>
          <w:tab w:val="num" w:pos="1579"/>
        </w:tabs>
        <w:ind w:left="1579" w:hanging="480"/>
      </w:pPr>
      <w:rPr>
        <w:rFonts w:ascii="Wingdings" w:hAnsi="Wingdings" w:hint="default"/>
      </w:rPr>
    </w:lvl>
    <w:lvl w:ilvl="3" w:tplc="04090001" w:tentative="1">
      <w:start w:val="1"/>
      <w:numFmt w:val="bullet"/>
      <w:lvlText w:val=""/>
      <w:lvlJc w:val="left"/>
      <w:pPr>
        <w:tabs>
          <w:tab w:val="num" w:pos="2059"/>
        </w:tabs>
        <w:ind w:left="2059" w:hanging="480"/>
      </w:pPr>
      <w:rPr>
        <w:rFonts w:ascii="Wingdings" w:hAnsi="Wingdings" w:hint="default"/>
      </w:rPr>
    </w:lvl>
    <w:lvl w:ilvl="4" w:tplc="04090003" w:tentative="1">
      <w:start w:val="1"/>
      <w:numFmt w:val="bullet"/>
      <w:lvlText w:val=""/>
      <w:lvlJc w:val="left"/>
      <w:pPr>
        <w:tabs>
          <w:tab w:val="num" w:pos="2539"/>
        </w:tabs>
        <w:ind w:left="2539" w:hanging="480"/>
      </w:pPr>
      <w:rPr>
        <w:rFonts w:ascii="Wingdings" w:hAnsi="Wingdings" w:hint="default"/>
      </w:rPr>
    </w:lvl>
    <w:lvl w:ilvl="5" w:tplc="04090005" w:tentative="1">
      <w:start w:val="1"/>
      <w:numFmt w:val="bullet"/>
      <w:lvlText w:val=""/>
      <w:lvlJc w:val="left"/>
      <w:pPr>
        <w:tabs>
          <w:tab w:val="num" w:pos="3019"/>
        </w:tabs>
        <w:ind w:left="3019" w:hanging="480"/>
      </w:pPr>
      <w:rPr>
        <w:rFonts w:ascii="Wingdings" w:hAnsi="Wingdings" w:hint="default"/>
      </w:rPr>
    </w:lvl>
    <w:lvl w:ilvl="6" w:tplc="04090001" w:tentative="1">
      <w:start w:val="1"/>
      <w:numFmt w:val="bullet"/>
      <w:lvlText w:val=""/>
      <w:lvlJc w:val="left"/>
      <w:pPr>
        <w:tabs>
          <w:tab w:val="num" w:pos="3499"/>
        </w:tabs>
        <w:ind w:left="3499" w:hanging="480"/>
      </w:pPr>
      <w:rPr>
        <w:rFonts w:ascii="Wingdings" w:hAnsi="Wingdings" w:hint="default"/>
      </w:rPr>
    </w:lvl>
    <w:lvl w:ilvl="7" w:tplc="04090003" w:tentative="1">
      <w:start w:val="1"/>
      <w:numFmt w:val="bullet"/>
      <w:lvlText w:val=""/>
      <w:lvlJc w:val="left"/>
      <w:pPr>
        <w:tabs>
          <w:tab w:val="num" w:pos="3979"/>
        </w:tabs>
        <w:ind w:left="3979" w:hanging="480"/>
      </w:pPr>
      <w:rPr>
        <w:rFonts w:ascii="Wingdings" w:hAnsi="Wingdings" w:hint="default"/>
      </w:rPr>
    </w:lvl>
    <w:lvl w:ilvl="8" w:tplc="04090005" w:tentative="1">
      <w:start w:val="1"/>
      <w:numFmt w:val="bullet"/>
      <w:lvlText w:val=""/>
      <w:lvlJc w:val="left"/>
      <w:pPr>
        <w:tabs>
          <w:tab w:val="num" w:pos="4459"/>
        </w:tabs>
        <w:ind w:left="4459" w:hanging="480"/>
      </w:pPr>
      <w:rPr>
        <w:rFonts w:ascii="Wingdings" w:hAnsi="Wingdings" w:hint="default"/>
      </w:rPr>
    </w:lvl>
  </w:abstractNum>
  <w:num w:numId="1" w16cid:durableId="1136295066">
    <w:abstractNumId w:val="47"/>
  </w:num>
  <w:num w:numId="2" w16cid:durableId="1666862132">
    <w:abstractNumId w:val="20"/>
  </w:num>
  <w:num w:numId="3" w16cid:durableId="1402945069">
    <w:abstractNumId w:val="60"/>
  </w:num>
  <w:num w:numId="4" w16cid:durableId="1838762886">
    <w:abstractNumId w:val="0"/>
  </w:num>
  <w:num w:numId="5" w16cid:durableId="131290599">
    <w:abstractNumId w:val="50"/>
  </w:num>
  <w:num w:numId="6" w16cid:durableId="1014652626">
    <w:abstractNumId w:val="11"/>
  </w:num>
  <w:num w:numId="7" w16cid:durableId="1851868623">
    <w:abstractNumId w:val="43"/>
  </w:num>
  <w:num w:numId="8" w16cid:durableId="1510875305">
    <w:abstractNumId w:val="56"/>
  </w:num>
  <w:num w:numId="9" w16cid:durableId="1703169297">
    <w:abstractNumId w:val="64"/>
  </w:num>
  <w:num w:numId="10" w16cid:durableId="1680422094">
    <w:abstractNumId w:val="45"/>
  </w:num>
  <w:num w:numId="11" w16cid:durableId="576476507">
    <w:abstractNumId w:val="22"/>
  </w:num>
  <w:num w:numId="12" w16cid:durableId="517936098">
    <w:abstractNumId w:val="3"/>
  </w:num>
  <w:num w:numId="13" w16cid:durableId="464005259">
    <w:abstractNumId w:val="6"/>
  </w:num>
  <w:num w:numId="14" w16cid:durableId="1497306675">
    <w:abstractNumId w:val="68"/>
  </w:num>
  <w:num w:numId="15" w16cid:durableId="1523977251">
    <w:abstractNumId w:val="1"/>
  </w:num>
  <w:num w:numId="16" w16cid:durableId="1738479172">
    <w:abstractNumId w:val="65"/>
  </w:num>
  <w:num w:numId="17" w16cid:durableId="156455961">
    <w:abstractNumId w:val="57"/>
  </w:num>
  <w:num w:numId="18" w16cid:durableId="1509055943">
    <w:abstractNumId w:val="58"/>
  </w:num>
  <w:num w:numId="19" w16cid:durableId="1952201347">
    <w:abstractNumId w:val="15"/>
  </w:num>
  <w:num w:numId="20" w16cid:durableId="1665352765">
    <w:abstractNumId w:val="35"/>
  </w:num>
  <w:num w:numId="21" w16cid:durableId="931671083">
    <w:abstractNumId w:val="5"/>
  </w:num>
  <w:num w:numId="22" w16cid:durableId="1257054596">
    <w:abstractNumId w:val="40"/>
  </w:num>
  <w:num w:numId="23" w16cid:durableId="1267276775">
    <w:abstractNumId w:val="27"/>
  </w:num>
  <w:num w:numId="24" w16cid:durableId="1944263167">
    <w:abstractNumId w:val="62"/>
  </w:num>
  <w:num w:numId="25" w16cid:durableId="2078935613">
    <w:abstractNumId w:val="19"/>
  </w:num>
  <w:num w:numId="26" w16cid:durableId="411895352">
    <w:abstractNumId w:val="66"/>
  </w:num>
  <w:num w:numId="27" w16cid:durableId="1280070226">
    <w:abstractNumId w:val="59"/>
  </w:num>
  <w:num w:numId="28" w16cid:durableId="715588418">
    <w:abstractNumId w:val="34"/>
  </w:num>
  <w:num w:numId="29" w16cid:durableId="379863581">
    <w:abstractNumId w:val="39"/>
  </w:num>
  <w:num w:numId="30" w16cid:durableId="1953169789">
    <w:abstractNumId w:val="28"/>
  </w:num>
  <w:num w:numId="31" w16cid:durableId="845242612">
    <w:abstractNumId w:val="51"/>
  </w:num>
  <w:num w:numId="32" w16cid:durableId="2113084927">
    <w:abstractNumId w:val="52"/>
  </w:num>
  <w:num w:numId="33" w16cid:durableId="2098165193">
    <w:abstractNumId w:val="55"/>
  </w:num>
  <w:num w:numId="34" w16cid:durableId="1424494906">
    <w:abstractNumId w:val="30"/>
  </w:num>
  <w:num w:numId="35" w16cid:durableId="538207988">
    <w:abstractNumId w:val="49"/>
  </w:num>
  <w:num w:numId="36" w16cid:durableId="762536849">
    <w:abstractNumId w:val="13"/>
  </w:num>
  <w:num w:numId="37" w16cid:durableId="1112364915">
    <w:abstractNumId w:val="67"/>
  </w:num>
  <w:num w:numId="38" w16cid:durableId="2132937828">
    <w:abstractNumId w:val="41"/>
  </w:num>
  <w:num w:numId="39" w16cid:durableId="1473905207">
    <w:abstractNumId w:val="37"/>
  </w:num>
  <w:num w:numId="40" w16cid:durableId="529610564">
    <w:abstractNumId w:val="29"/>
  </w:num>
  <w:num w:numId="41" w16cid:durableId="1709988150">
    <w:abstractNumId w:val="32"/>
  </w:num>
  <w:num w:numId="42" w16cid:durableId="1692876521">
    <w:abstractNumId w:val="14"/>
  </w:num>
  <w:num w:numId="43" w16cid:durableId="307436586">
    <w:abstractNumId w:val="10"/>
  </w:num>
  <w:num w:numId="44" w16cid:durableId="2127692408">
    <w:abstractNumId w:val="21"/>
  </w:num>
  <w:num w:numId="45" w16cid:durableId="476145458">
    <w:abstractNumId w:val="12"/>
  </w:num>
  <w:num w:numId="46" w16cid:durableId="110437105">
    <w:abstractNumId w:val="48"/>
  </w:num>
  <w:num w:numId="47" w16cid:durableId="628127596">
    <w:abstractNumId w:val="23"/>
  </w:num>
  <w:num w:numId="48" w16cid:durableId="1775786004">
    <w:abstractNumId w:val="54"/>
  </w:num>
  <w:num w:numId="49" w16cid:durableId="799804164">
    <w:abstractNumId w:val="44"/>
  </w:num>
  <w:num w:numId="50" w16cid:durableId="1390153388">
    <w:abstractNumId w:val="63"/>
  </w:num>
  <w:num w:numId="51" w16cid:durableId="715279533">
    <w:abstractNumId w:val="61"/>
  </w:num>
  <w:num w:numId="52" w16cid:durableId="1467047093">
    <w:abstractNumId w:val="4"/>
  </w:num>
  <w:num w:numId="53" w16cid:durableId="432819343">
    <w:abstractNumId w:val="31"/>
  </w:num>
  <w:num w:numId="54" w16cid:durableId="1285237138">
    <w:abstractNumId w:val="17"/>
  </w:num>
  <w:num w:numId="55" w16cid:durableId="1230112714">
    <w:abstractNumId w:val="2"/>
  </w:num>
  <w:num w:numId="56" w16cid:durableId="103116513">
    <w:abstractNumId w:val="26"/>
  </w:num>
  <w:num w:numId="57" w16cid:durableId="1306272929">
    <w:abstractNumId w:val="16"/>
  </w:num>
  <w:num w:numId="58" w16cid:durableId="1433236579">
    <w:abstractNumId w:val="38"/>
  </w:num>
  <w:num w:numId="59" w16cid:durableId="1671330723">
    <w:abstractNumId w:val="9"/>
  </w:num>
  <w:num w:numId="60" w16cid:durableId="516889366">
    <w:abstractNumId w:val="8"/>
  </w:num>
  <w:num w:numId="61" w16cid:durableId="1023365261">
    <w:abstractNumId w:val="42"/>
  </w:num>
  <w:num w:numId="62" w16cid:durableId="1526404673">
    <w:abstractNumId w:val="33"/>
  </w:num>
  <w:num w:numId="63" w16cid:durableId="1865244128">
    <w:abstractNumId w:val="7"/>
  </w:num>
  <w:num w:numId="64" w16cid:durableId="939609824">
    <w:abstractNumId w:val="24"/>
  </w:num>
  <w:num w:numId="65" w16cid:durableId="1144851137">
    <w:abstractNumId w:val="18"/>
  </w:num>
  <w:num w:numId="66" w16cid:durableId="1127504712">
    <w:abstractNumId w:val="46"/>
  </w:num>
  <w:num w:numId="67" w16cid:durableId="295258176">
    <w:abstractNumId w:val="53"/>
  </w:num>
  <w:num w:numId="68" w16cid:durableId="441540083">
    <w:abstractNumId w:val="36"/>
  </w:num>
  <w:num w:numId="69" w16cid:durableId="221866979">
    <w:abstractNumId w:val="25"/>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LING">
    <w15:presenceInfo w15:providerId="Windows Live" w15:userId="a800e0dacd3dfda2"/>
  </w15:person>
  <w15:person w15:author="BB Q">
    <w15:presenceInfo w15:providerId="Windows Live" w15:userId="e720b39c010be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88F"/>
    <w:rsid w:val="0000371A"/>
    <w:rsid w:val="000048E0"/>
    <w:rsid w:val="000064D2"/>
    <w:rsid w:val="00006528"/>
    <w:rsid w:val="00006624"/>
    <w:rsid w:val="00011C28"/>
    <w:rsid w:val="0001346B"/>
    <w:rsid w:val="00014558"/>
    <w:rsid w:val="0001565A"/>
    <w:rsid w:val="00017090"/>
    <w:rsid w:val="00020EAB"/>
    <w:rsid w:val="00021DE0"/>
    <w:rsid w:val="00025F6B"/>
    <w:rsid w:val="00026423"/>
    <w:rsid w:val="0002692A"/>
    <w:rsid w:val="00027291"/>
    <w:rsid w:val="00031BCC"/>
    <w:rsid w:val="00031F6D"/>
    <w:rsid w:val="000325B2"/>
    <w:rsid w:val="00032E18"/>
    <w:rsid w:val="00032F17"/>
    <w:rsid w:val="00037E19"/>
    <w:rsid w:val="000425DC"/>
    <w:rsid w:val="0004340B"/>
    <w:rsid w:val="00043F72"/>
    <w:rsid w:val="00046FD0"/>
    <w:rsid w:val="00053EC5"/>
    <w:rsid w:val="0005475F"/>
    <w:rsid w:val="00054BA3"/>
    <w:rsid w:val="00056EB7"/>
    <w:rsid w:val="00064A23"/>
    <w:rsid w:val="00064A92"/>
    <w:rsid w:val="0006705C"/>
    <w:rsid w:val="00070C7E"/>
    <w:rsid w:val="0007142B"/>
    <w:rsid w:val="00072B96"/>
    <w:rsid w:val="00074674"/>
    <w:rsid w:val="0007540C"/>
    <w:rsid w:val="00075637"/>
    <w:rsid w:val="00077D42"/>
    <w:rsid w:val="00080F8D"/>
    <w:rsid w:val="00086F83"/>
    <w:rsid w:val="00091A00"/>
    <w:rsid w:val="000922AE"/>
    <w:rsid w:val="00095E40"/>
    <w:rsid w:val="000A18AE"/>
    <w:rsid w:val="000A5947"/>
    <w:rsid w:val="000A74D9"/>
    <w:rsid w:val="000B0A37"/>
    <w:rsid w:val="000B0D0C"/>
    <w:rsid w:val="000B4A12"/>
    <w:rsid w:val="000C1FD6"/>
    <w:rsid w:val="000C22A6"/>
    <w:rsid w:val="000C2D4B"/>
    <w:rsid w:val="000C400A"/>
    <w:rsid w:val="000C4C99"/>
    <w:rsid w:val="000C74CD"/>
    <w:rsid w:val="000C7E4A"/>
    <w:rsid w:val="000D124F"/>
    <w:rsid w:val="000D3D15"/>
    <w:rsid w:val="000D3D8A"/>
    <w:rsid w:val="000E3393"/>
    <w:rsid w:val="000E52C3"/>
    <w:rsid w:val="000E5525"/>
    <w:rsid w:val="000E69B1"/>
    <w:rsid w:val="000F0F5B"/>
    <w:rsid w:val="000F7736"/>
    <w:rsid w:val="00101D13"/>
    <w:rsid w:val="001029A0"/>
    <w:rsid w:val="001030F3"/>
    <w:rsid w:val="00104188"/>
    <w:rsid w:val="001048AF"/>
    <w:rsid w:val="00105EA8"/>
    <w:rsid w:val="0010745D"/>
    <w:rsid w:val="00110EDB"/>
    <w:rsid w:val="00112B63"/>
    <w:rsid w:val="00115094"/>
    <w:rsid w:val="001150B6"/>
    <w:rsid w:val="00115616"/>
    <w:rsid w:val="0011612F"/>
    <w:rsid w:val="001201AD"/>
    <w:rsid w:val="00120CAA"/>
    <w:rsid w:val="001212B8"/>
    <w:rsid w:val="00121453"/>
    <w:rsid w:val="00122F3F"/>
    <w:rsid w:val="0012548A"/>
    <w:rsid w:val="00126C21"/>
    <w:rsid w:val="001333BF"/>
    <w:rsid w:val="001367C4"/>
    <w:rsid w:val="001369F1"/>
    <w:rsid w:val="001371CA"/>
    <w:rsid w:val="00137F5D"/>
    <w:rsid w:val="0014014C"/>
    <w:rsid w:val="0014078A"/>
    <w:rsid w:val="00143471"/>
    <w:rsid w:val="00147832"/>
    <w:rsid w:val="00150423"/>
    <w:rsid w:val="001504C6"/>
    <w:rsid w:val="00152635"/>
    <w:rsid w:val="0015411D"/>
    <w:rsid w:val="00154779"/>
    <w:rsid w:val="00155815"/>
    <w:rsid w:val="001560C9"/>
    <w:rsid w:val="00156B4F"/>
    <w:rsid w:val="00156D58"/>
    <w:rsid w:val="00156E97"/>
    <w:rsid w:val="0015748B"/>
    <w:rsid w:val="00160743"/>
    <w:rsid w:val="00166C79"/>
    <w:rsid w:val="00167856"/>
    <w:rsid w:val="0017284E"/>
    <w:rsid w:val="00174584"/>
    <w:rsid w:val="001762FB"/>
    <w:rsid w:val="00177C37"/>
    <w:rsid w:val="00185B70"/>
    <w:rsid w:val="00186CE9"/>
    <w:rsid w:val="00192500"/>
    <w:rsid w:val="00192C39"/>
    <w:rsid w:val="0019497B"/>
    <w:rsid w:val="00196275"/>
    <w:rsid w:val="00197385"/>
    <w:rsid w:val="001A01F5"/>
    <w:rsid w:val="001A165C"/>
    <w:rsid w:val="001A1DEA"/>
    <w:rsid w:val="001A2A77"/>
    <w:rsid w:val="001A3CD1"/>
    <w:rsid w:val="001A5851"/>
    <w:rsid w:val="001A62F7"/>
    <w:rsid w:val="001A66F5"/>
    <w:rsid w:val="001A67B6"/>
    <w:rsid w:val="001B5BBC"/>
    <w:rsid w:val="001C092E"/>
    <w:rsid w:val="001C791D"/>
    <w:rsid w:val="001D02E7"/>
    <w:rsid w:val="001D3140"/>
    <w:rsid w:val="001D5886"/>
    <w:rsid w:val="001D6472"/>
    <w:rsid w:val="001D6AC8"/>
    <w:rsid w:val="001E3806"/>
    <w:rsid w:val="001E39C4"/>
    <w:rsid w:val="001E40A2"/>
    <w:rsid w:val="001E47F0"/>
    <w:rsid w:val="001E7706"/>
    <w:rsid w:val="001E7AD3"/>
    <w:rsid w:val="001E7D8E"/>
    <w:rsid w:val="001F0B39"/>
    <w:rsid w:val="001F1F42"/>
    <w:rsid w:val="001F3770"/>
    <w:rsid w:val="001F3A8D"/>
    <w:rsid w:val="001F49F0"/>
    <w:rsid w:val="001F5369"/>
    <w:rsid w:val="001F5584"/>
    <w:rsid w:val="001F7642"/>
    <w:rsid w:val="00200832"/>
    <w:rsid w:val="00201319"/>
    <w:rsid w:val="00211D0A"/>
    <w:rsid w:val="00213083"/>
    <w:rsid w:val="00213203"/>
    <w:rsid w:val="0021377B"/>
    <w:rsid w:val="0021441B"/>
    <w:rsid w:val="00215B8F"/>
    <w:rsid w:val="00221CA9"/>
    <w:rsid w:val="00222C48"/>
    <w:rsid w:val="00225542"/>
    <w:rsid w:val="0023079B"/>
    <w:rsid w:val="00231680"/>
    <w:rsid w:val="002328CE"/>
    <w:rsid w:val="00234038"/>
    <w:rsid w:val="00236A31"/>
    <w:rsid w:val="00237514"/>
    <w:rsid w:val="0024029A"/>
    <w:rsid w:val="00242256"/>
    <w:rsid w:val="00242685"/>
    <w:rsid w:val="00243AF8"/>
    <w:rsid w:val="00243CB0"/>
    <w:rsid w:val="002452E5"/>
    <w:rsid w:val="00246FF5"/>
    <w:rsid w:val="00247235"/>
    <w:rsid w:val="002474A9"/>
    <w:rsid w:val="002478DF"/>
    <w:rsid w:val="00247935"/>
    <w:rsid w:val="00251D8D"/>
    <w:rsid w:val="002620E0"/>
    <w:rsid w:val="0026276A"/>
    <w:rsid w:val="0026343A"/>
    <w:rsid w:val="00263D91"/>
    <w:rsid w:val="00267E5A"/>
    <w:rsid w:val="00271079"/>
    <w:rsid w:val="002742E1"/>
    <w:rsid w:val="00276A97"/>
    <w:rsid w:val="00276B86"/>
    <w:rsid w:val="002770CA"/>
    <w:rsid w:val="00280BFC"/>
    <w:rsid w:val="00282516"/>
    <w:rsid w:val="00282A73"/>
    <w:rsid w:val="00285554"/>
    <w:rsid w:val="00291368"/>
    <w:rsid w:val="0029765C"/>
    <w:rsid w:val="002A033A"/>
    <w:rsid w:val="002A0669"/>
    <w:rsid w:val="002A3868"/>
    <w:rsid w:val="002A3A60"/>
    <w:rsid w:val="002A7950"/>
    <w:rsid w:val="002B0A6B"/>
    <w:rsid w:val="002B11FE"/>
    <w:rsid w:val="002B286C"/>
    <w:rsid w:val="002B5CC8"/>
    <w:rsid w:val="002B6018"/>
    <w:rsid w:val="002B734E"/>
    <w:rsid w:val="002B76D5"/>
    <w:rsid w:val="002C3B72"/>
    <w:rsid w:val="002C42AF"/>
    <w:rsid w:val="002C4458"/>
    <w:rsid w:val="002C496E"/>
    <w:rsid w:val="002C56EB"/>
    <w:rsid w:val="002C635C"/>
    <w:rsid w:val="002C77F5"/>
    <w:rsid w:val="002D0F70"/>
    <w:rsid w:val="002D3C48"/>
    <w:rsid w:val="002D6410"/>
    <w:rsid w:val="002D6FED"/>
    <w:rsid w:val="002D6FEE"/>
    <w:rsid w:val="002D763C"/>
    <w:rsid w:val="002E2470"/>
    <w:rsid w:val="002E657D"/>
    <w:rsid w:val="002F0C3B"/>
    <w:rsid w:val="002F2105"/>
    <w:rsid w:val="002F2274"/>
    <w:rsid w:val="002F396C"/>
    <w:rsid w:val="002F422A"/>
    <w:rsid w:val="002F59BC"/>
    <w:rsid w:val="002F73A0"/>
    <w:rsid w:val="00301A3C"/>
    <w:rsid w:val="003053BA"/>
    <w:rsid w:val="00305FCF"/>
    <w:rsid w:val="00306833"/>
    <w:rsid w:val="003074D1"/>
    <w:rsid w:val="00307F6A"/>
    <w:rsid w:val="00312DF2"/>
    <w:rsid w:val="00313A34"/>
    <w:rsid w:val="00314387"/>
    <w:rsid w:val="00315F2B"/>
    <w:rsid w:val="00322FC1"/>
    <w:rsid w:val="00325620"/>
    <w:rsid w:val="003265C7"/>
    <w:rsid w:val="00335975"/>
    <w:rsid w:val="00342B53"/>
    <w:rsid w:val="00342DC1"/>
    <w:rsid w:val="00342EA9"/>
    <w:rsid w:val="00344D5A"/>
    <w:rsid w:val="003458CF"/>
    <w:rsid w:val="00346EE3"/>
    <w:rsid w:val="00346FB0"/>
    <w:rsid w:val="00352516"/>
    <w:rsid w:val="0035362C"/>
    <w:rsid w:val="003541AE"/>
    <w:rsid w:val="003555F0"/>
    <w:rsid w:val="003564C4"/>
    <w:rsid w:val="003600E2"/>
    <w:rsid w:val="00360341"/>
    <w:rsid w:val="0036156A"/>
    <w:rsid w:val="0036307F"/>
    <w:rsid w:val="00366265"/>
    <w:rsid w:val="00366DC6"/>
    <w:rsid w:val="003672AE"/>
    <w:rsid w:val="00367595"/>
    <w:rsid w:val="00370619"/>
    <w:rsid w:val="0037412F"/>
    <w:rsid w:val="003741B4"/>
    <w:rsid w:val="00375AD5"/>
    <w:rsid w:val="0037610A"/>
    <w:rsid w:val="003826F6"/>
    <w:rsid w:val="00385158"/>
    <w:rsid w:val="003879E4"/>
    <w:rsid w:val="003904C4"/>
    <w:rsid w:val="0039421A"/>
    <w:rsid w:val="003A0A69"/>
    <w:rsid w:val="003A1724"/>
    <w:rsid w:val="003A1EFB"/>
    <w:rsid w:val="003A29A7"/>
    <w:rsid w:val="003A2FC2"/>
    <w:rsid w:val="003A53F5"/>
    <w:rsid w:val="003A5929"/>
    <w:rsid w:val="003B03CD"/>
    <w:rsid w:val="003B233B"/>
    <w:rsid w:val="003B336D"/>
    <w:rsid w:val="003B448C"/>
    <w:rsid w:val="003B6AC7"/>
    <w:rsid w:val="003B7715"/>
    <w:rsid w:val="003B7862"/>
    <w:rsid w:val="003B7981"/>
    <w:rsid w:val="003B7FBB"/>
    <w:rsid w:val="003C43CF"/>
    <w:rsid w:val="003D12DF"/>
    <w:rsid w:val="003D5000"/>
    <w:rsid w:val="003D5876"/>
    <w:rsid w:val="003D7F20"/>
    <w:rsid w:val="003E10AE"/>
    <w:rsid w:val="003E19E1"/>
    <w:rsid w:val="003F0C99"/>
    <w:rsid w:val="003F4087"/>
    <w:rsid w:val="003F531B"/>
    <w:rsid w:val="00400F4C"/>
    <w:rsid w:val="0040258B"/>
    <w:rsid w:val="0040409C"/>
    <w:rsid w:val="0040427E"/>
    <w:rsid w:val="00406B1C"/>
    <w:rsid w:val="004131C7"/>
    <w:rsid w:val="004133C0"/>
    <w:rsid w:val="0042790F"/>
    <w:rsid w:val="00430542"/>
    <w:rsid w:val="00431207"/>
    <w:rsid w:val="0043244A"/>
    <w:rsid w:val="004336F6"/>
    <w:rsid w:val="00433FB0"/>
    <w:rsid w:val="00434219"/>
    <w:rsid w:val="00437DBB"/>
    <w:rsid w:val="0044283F"/>
    <w:rsid w:val="00442B03"/>
    <w:rsid w:val="00446055"/>
    <w:rsid w:val="00447838"/>
    <w:rsid w:val="004500EF"/>
    <w:rsid w:val="0045122E"/>
    <w:rsid w:val="00453DDE"/>
    <w:rsid w:val="004545CE"/>
    <w:rsid w:val="00454CE8"/>
    <w:rsid w:val="00456EED"/>
    <w:rsid w:val="004616FE"/>
    <w:rsid w:val="0046237B"/>
    <w:rsid w:val="004726C2"/>
    <w:rsid w:val="00473C2C"/>
    <w:rsid w:val="00475159"/>
    <w:rsid w:val="0047748B"/>
    <w:rsid w:val="004779D9"/>
    <w:rsid w:val="004800F6"/>
    <w:rsid w:val="0048244B"/>
    <w:rsid w:val="00484482"/>
    <w:rsid w:val="00485105"/>
    <w:rsid w:val="00485674"/>
    <w:rsid w:val="00486121"/>
    <w:rsid w:val="00494A7A"/>
    <w:rsid w:val="00495C37"/>
    <w:rsid w:val="004963BA"/>
    <w:rsid w:val="00496473"/>
    <w:rsid w:val="00497171"/>
    <w:rsid w:val="004A183C"/>
    <w:rsid w:val="004A7002"/>
    <w:rsid w:val="004A7A8D"/>
    <w:rsid w:val="004B334E"/>
    <w:rsid w:val="004B3B7E"/>
    <w:rsid w:val="004B6819"/>
    <w:rsid w:val="004B7D11"/>
    <w:rsid w:val="004C064A"/>
    <w:rsid w:val="004C1EC1"/>
    <w:rsid w:val="004C1ECE"/>
    <w:rsid w:val="004C4AC4"/>
    <w:rsid w:val="004C5D4B"/>
    <w:rsid w:val="004D0911"/>
    <w:rsid w:val="004D2CE7"/>
    <w:rsid w:val="004D5E42"/>
    <w:rsid w:val="004D7024"/>
    <w:rsid w:val="004E1297"/>
    <w:rsid w:val="004E2374"/>
    <w:rsid w:val="004E5F81"/>
    <w:rsid w:val="004F0881"/>
    <w:rsid w:val="004F161F"/>
    <w:rsid w:val="004F6C41"/>
    <w:rsid w:val="004F719D"/>
    <w:rsid w:val="0050167A"/>
    <w:rsid w:val="0050267A"/>
    <w:rsid w:val="00505D9B"/>
    <w:rsid w:val="00507CC6"/>
    <w:rsid w:val="005111FA"/>
    <w:rsid w:val="005132CE"/>
    <w:rsid w:val="0051500C"/>
    <w:rsid w:val="00516380"/>
    <w:rsid w:val="00521DD5"/>
    <w:rsid w:val="00526A3D"/>
    <w:rsid w:val="005302EA"/>
    <w:rsid w:val="005335B0"/>
    <w:rsid w:val="00533C1C"/>
    <w:rsid w:val="00535E1E"/>
    <w:rsid w:val="00536B19"/>
    <w:rsid w:val="00541EDA"/>
    <w:rsid w:val="0054218A"/>
    <w:rsid w:val="00546DDE"/>
    <w:rsid w:val="00552684"/>
    <w:rsid w:val="00552F45"/>
    <w:rsid w:val="0055459C"/>
    <w:rsid w:val="005545CA"/>
    <w:rsid w:val="00555531"/>
    <w:rsid w:val="00556492"/>
    <w:rsid w:val="0055713C"/>
    <w:rsid w:val="005600E7"/>
    <w:rsid w:val="005609D3"/>
    <w:rsid w:val="005619F2"/>
    <w:rsid w:val="00562BBF"/>
    <w:rsid w:val="0056541D"/>
    <w:rsid w:val="00566D90"/>
    <w:rsid w:val="005704DF"/>
    <w:rsid w:val="00570624"/>
    <w:rsid w:val="0057066A"/>
    <w:rsid w:val="005709DA"/>
    <w:rsid w:val="00571D4E"/>
    <w:rsid w:val="0057263E"/>
    <w:rsid w:val="005734F5"/>
    <w:rsid w:val="00580085"/>
    <w:rsid w:val="005820BB"/>
    <w:rsid w:val="005821FC"/>
    <w:rsid w:val="00587714"/>
    <w:rsid w:val="00587C12"/>
    <w:rsid w:val="00593821"/>
    <w:rsid w:val="005A2587"/>
    <w:rsid w:val="005A2A88"/>
    <w:rsid w:val="005A4027"/>
    <w:rsid w:val="005A50CC"/>
    <w:rsid w:val="005A546A"/>
    <w:rsid w:val="005A582F"/>
    <w:rsid w:val="005B0FF8"/>
    <w:rsid w:val="005B1E60"/>
    <w:rsid w:val="005C1081"/>
    <w:rsid w:val="005C76A0"/>
    <w:rsid w:val="005C7F40"/>
    <w:rsid w:val="005D0B98"/>
    <w:rsid w:val="005D0DFD"/>
    <w:rsid w:val="005D50B6"/>
    <w:rsid w:val="005E18A7"/>
    <w:rsid w:val="005E31F6"/>
    <w:rsid w:val="005E32BA"/>
    <w:rsid w:val="005E3577"/>
    <w:rsid w:val="005E4279"/>
    <w:rsid w:val="005F05ED"/>
    <w:rsid w:val="005F3825"/>
    <w:rsid w:val="005F41D2"/>
    <w:rsid w:val="005F575F"/>
    <w:rsid w:val="005F5C12"/>
    <w:rsid w:val="00603D94"/>
    <w:rsid w:val="00603F65"/>
    <w:rsid w:val="00604E0A"/>
    <w:rsid w:val="00604F99"/>
    <w:rsid w:val="0060510E"/>
    <w:rsid w:val="00605823"/>
    <w:rsid w:val="006065F9"/>
    <w:rsid w:val="00606D78"/>
    <w:rsid w:val="0060729B"/>
    <w:rsid w:val="006143EB"/>
    <w:rsid w:val="00614CBB"/>
    <w:rsid w:val="00620733"/>
    <w:rsid w:val="0062227D"/>
    <w:rsid w:val="00622523"/>
    <w:rsid w:val="00623041"/>
    <w:rsid w:val="006237E8"/>
    <w:rsid w:val="00626F4A"/>
    <w:rsid w:val="00633165"/>
    <w:rsid w:val="00633BF0"/>
    <w:rsid w:val="006366D5"/>
    <w:rsid w:val="0064185B"/>
    <w:rsid w:val="00642181"/>
    <w:rsid w:val="006428BF"/>
    <w:rsid w:val="006429E7"/>
    <w:rsid w:val="00644849"/>
    <w:rsid w:val="00646E06"/>
    <w:rsid w:val="00647239"/>
    <w:rsid w:val="00647679"/>
    <w:rsid w:val="00650DB8"/>
    <w:rsid w:val="006526EA"/>
    <w:rsid w:val="00652C82"/>
    <w:rsid w:val="00654A2C"/>
    <w:rsid w:val="00655C34"/>
    <w:rsid w:val="00657252"/>
    <w:rsid w:val="00661563"/>
    <w:rsid w:val="00663F0D"/>
    <w:rsid w:val="00667581"/>
    <w:rsid w:val="00667E86"/>
    <w:rsid w:val="00672A2E"/>
    <w:rsid w:val="00674032"/>
    <w:rsid w:val="00675637"/>
    <w:rsid w:val="00677AFC"/>
    <w:rsid w:val="00680E93"/>
    <w:rsid w:val="0068144E"/>
    <w:rsid w:val="00683B4E"/>
    <w:rsid w:val="00683B66"/>
    <w:rsid w:val="006854B5"/>
    <w:rsid w:val="006863A7"/>
    <w:rsid w:val="00686CCE"/>
    <w:rsid w:val="006906AD"/>
    <w:rsid w:val="00691D06"/>
    <w:rsid w:val="00692147"/>
    <w:rsid w:val="00692380"/>
    <w:rsid w:val="00693C43"/>
    <w:rsid w:val="00694181"/>
    <w:rsid w:val="00695F74"/>
    <w:rsid w:val="00697C9A"/>
    <w:rsid w:val="006A18B8"/>
    <w:rsid w:val="006A409B"/>
    <w:rsid w:val="006A585B"/>
    <w:rsid w:val="006B3579"/>
    <w:rsid w:val="006B6384"/>
    <w:rsid w:val="006B63DB"/>
    <w:rsid w:val="006B66A3"/>
    <w:rsid w:val="006B76F3"/>
    <w:rsid w:val="006B7937"/>
    <w:rsid w:val="006C088D"/>
    <w:rsid w:val="006C4BF8"/>
    <w:rsid w:val="006C5F1D"/>
    <w:rsid w:val="006C6768"/>
    <w:rsid w:val="006D2903"/>
    <w:rsid w:val="006D462E"/>
    <w:rsid w:val="006D7BC3"/>
    <w:rsid w:val="006E29B3"/>
    <w:rsid w:val="006E4822"/>
    <w:rsid w:val="006E522B"/>
    <w:rsid w:val="006E6293"/>
    <w:rsid w:val="006F13AE"/>
    <w:rsid w:val="006F59E8"/>
    <w:rsid w:val="006F6F94"/>
    <w:rsid w:val="00704A7F"/>
    <w:rsid w:val="00705E86"/>
    <w:rsid w:val="00706931"/>
    <w:rsid w:val="00710138"/>
    <w:rsid w:val="00712A94"/>
    <w:rsid w:val="0071321A"/>
    <w:rsid w:val="007151E5"/>
    <w:rsid w:val="007152C3"/>
    <w:rsid w:val="00720850"/>
    <w:rsid w:val="00721F76"/>
    <w:rsid w:val="00723EC4"/>
    <w:rsid w:val="007244AB"/>
    <w:rsid w:val="007303FC"/>
    <w:rsid w:val="007307FA"/>
    <w:rsid w:val="00730D77"/>
    <w:rsid w:val="0073270E"/>
    <w:rsid w:val="00733B3F"/>
    <w:rsid w:val="007377B0"/>
    <w:rsid w:val="00743979"/>
    <w:rsid w:val="00743F3D"/>
    <w:rsid w:val="00747755"/>
    <w:rsid w:val="0075110A"/>
    <w:rsid w:val="00752C04"/>
    <w:rsid w:val="00752FFE"/>
    <w:rsid w:val="007567E6"/>
    <w:rsid w:val="00756B29"/>
    <w:rsid w:val="00760829"/>
    <w:rsid w:val="00760ABC"/>
    <w:rsid w:val="00761E8D"/>
    <w:rsid w:val="007630A9"/>
    <w:rsid w:val="00764020"/>
    <w:rsid w:val="00765EB5"/>
    <w:rsid w:val="00766056"/>
    <w:rsid w:val="00767123"/>
    <w:rsid w:val="007712E1"/>
    <w:rsid w:val="007722EB"/>
    <w:rsid w:val="00772A2A"/>
    <w:rsid w:val="00773C0C"/>
    <w:rsid w:val="0077762C"/>
    <w:rsid w:val="0078343A"/>
    <w:rsid w:val="007875F4"/>
    <w:rsid w:val="00787A54"/>
    <w:rsid w:val="00790775"/>
    <w:rsid w:val="00790BF6"/>
    <w:rsid w:val="00791380"/>
    <w:rsid w:val="00795677"/>
    <w:rsid w:val="00797525"/>
    <w:rsid w:val="00797BD6"/>
    <w:rsid w:val="00797E33"/>
    <w:rsid w:val="007A6D4B"/>
    <w:rsid w:val="007A7C4A"/>
    <w:rsid w:val="007B1C8F"/>
    <w:rsid w:val="007B1FC1"/>
    <w:rsid w:val="007B3CDC"/>
    <w:rsid w:val="007B3EC0"/>
    <w:rsid w:val="007B4910"/>
    <w:rsid w:val="007C0BBF"/>
    <w:rsid w:val="007C28DD"/>
    <w:rsid w:val="007C2BCB"/>
    <w:rsid w:val="007C3695"/>
    <w:rsid w:val="007C41C0"/>
    <w:rsid w:val="007C7381"/>
    <w:rsid w:val="007D3654"/>
    <w:rsid w:val="007D3B74"/>
    <w:rsid w:val="007D3EFC"/>
    <w:rsid w:val="007D5A3C"/>
    <w:rsid w:val="007D5ADC"/>
    <w:rsid w:val="007D676F"/>
    <w:rsid w:val="007E011B"/>
    <w:rsid w:val="007E017B"/>
    <w:rsid w:val="007E161A"/>
    <w:rsid w:val="007E1C47"/>
    <w:rsid w:val="007E27DE"/>
    <w:rsid w:val="007E5572"/>
    <w:rsid w:val="007E702F"/>
    <w:rsid w:val="007E7623"/>
    <w:rsid w:val="007F0A65"/>
    <w:rsid w:val="007F1481"/>
    <w:rsid w:val="007F17C0"/>
    <w:rsid w:val="007F303C"/>
    <w:rsid w:val="007F3650"/>
    <w:rsid w:val="007F740A"/>
    <w:rsid w:val="00802FC2"/>
    <w:rsid w:val="00806227"/>
    <w:rsid w:val="00812122"/>
    <w:rsid w:val="00812312"/>
    <w:rsid w:val="00812887"/>
    <w:rsid w:val="00813D8B"/>
    <w:rsid w:val="008156B2"/>
    <w:rsid w:val="008156DE"/>
    <w:rsid w:val="00816C8A"/>
    <w:rsid w:val="00816F62"/>
    <w:rsid w:val="00824A94"/>
    <w:rsid w:val="008278B7"/>
    <w:rsid w:val="008329E2"/>
    <w:rsid w:val="00836B15"/>
    <w:rsid w:val="00837D30"/>
    <w:rsid w:val="008403C6"/>
    <w:rsid w:val="00851285"/>
    <w:rsid w:val="00851B35"/>
    <w:rsid w:val="00854D09"/>
    <w:rsid w:val="00854DC5"/>
    <w:rsid w:val="00856DB2"/>
    <w:rsid w:val="0085783B"/>
    <w:rsid w:val="0086143D"/>
    <w:rsid w:val="0086286D"/>
    <w:rsid w:val="00870652"/>
    <w:rsid w:val="008717FA"/>
    <w:rsid w:val="00874D0A"/>
    <w:rsid w:val="00875BD9"/>
    <w:rsid w:val="00876244"/>
    <w:rsid w:val="00876309"/>
    <w:rsid w:val="008807EB"/>
    <w:rsid w:val="008828DB"/>
    <w:rsid w:val="008846AD"/>
    <w:rsid w:val="00884D95"/>
    <w:rsid w:val="0088692E"/>
    <w:rsid w:val="00886C5E"/>
    <w:rsid w:val="008907C4"/>
    <w:rsid w:val="008A1BED"/>
    <w:rsid w:val="008A1D10"/>
    <w:rsid w:val="008A1DEC"/>
    <w:rsid w:val="008A33C7"/>
    <w:rsid w:val="008A6F0D"/>
    <w:rsid w:val="008B2A82"/>
    <w:rsid w:val="008B56C5"/>
    <w:rsid w:val="008C08AE"/>
    <w:rsid w:val="008C0CBF"/>
    <w:rsid w:val="008C311D"/>
    <w:rsid w:val="008C3387"/>
    <w:rsid w:val="008C3F02"/>
    <w:rsid w:val="008C5396"/>
    <w:rsid w:val="008C5F93"/>
    <w:rsid w:val="008D044E"/>
    <w:rsid w:val="008D242D"/>
    <w:rsid w:val="008D3CD8"/>
    <w:rsid w:val="008D5F20"/>
    <w:rsid w:val="008E0F68"/>
    <w:rsid w:val="008E3374"/>
    <w:rsid w:val="008E457A"/>
    <w:rsid w:val="008E469A"/>
    <w:rsid w:val="008E6CC8"/>
    <w:rsid w:val="008F15F2"/>
    <w:rsid w:val="008F2650"/>
    <w:rsid w:val="008F6715"/>
    <w:rsid w:val="00900103"/>
    <w:rsid w:val="009002DD"/>
    <w:rsid w:val="00902377"/>
    <w:rsid w:val="00904C93"/>
    <w:rsid w:val="00917BD0"/>
    <w:rsid w:val="00920E02"/>
    <w:rsid w:val="009210C5"/>
    <w:rsid w:val="0092212C"/>
    <w:rsid w:val="00925187"/>
    <w:rsid w:val="00927179"/>
    <w:rsid w:val="00930F1D"/>
    <w:rsid w:val="009313BF"/>
    <w:rsid w:val="0093604C"/>
    <w:rsid w:val="00937875"/>
    <w:rsid w:val="00941234"/>
    <w:rsid w:val="009432B5"/>
    <w:rsid w:val="00944D33"/>
    <w:rsid w:val="00947310"/>
    <w:rsid w:val="009503D9"/>
    <w:rsid w:val="009504CE"/>
    <w:rsid w:val="0095343C"/>
    <w:rsid w:val="009549F3"/>
    <w:rsid w:val="00956B44"/>
    <w:rsid w:val="00960363"/>
    <w:rsid w:val="00963078"/>
    <w:rsid w:val="00970A8D"/>
    <w:rsid w:val="00971A98"/>
    <w:rsid w:val="0097390A"/>
    <w:rsid w:val="0097474D"/>
    <w:rsid w:val="00974F4D"/>
    <w:rsid w:val="009802E7"/>
    <w:rsid w:val="00980419"/>
    <w:rsid w:val="009810E4"/>
    <w:rsid w:val="0098331B"/>
    <w:rsid w:val="00987D4B"/>
    <w:rsid w:val="009943D4"/>
    <w:rsid w:val="009955B5"/>
    <w:rsid w:val="00995CF2"/>
    <w:rsid w:val="009963B2"/>
    <w:rsid w:val="009A0918"/>
    <w:rsid w:val="009A1654"/>
    <w:rsid w:val="009A1B1D"/>
    <w:rsid w:val="009A38D5"/>
    <w:rsid w:val="009A46D0"/>
    <w:rsid w:val="009A535B"/>
    <w:rsid w:val="009B1613"/>
    <w:rsid w:val="009B49ED"/>
    <w:rsid w:val="009B64E0"/>
    <w:rsid w:val="009B7AD0"/>
    <w:rsid w:val="009C4833"/>
    <w:rsid w:val="009C638E"/>
    <w:rsid w:val="009D13FA"/>
    <w:rsid w:val="009D161A"/>
    <w:rsid w:val="009D7779"/>
    <w:rsid w:val="009D7BBA"/>
    <w:rsid w:val="009E013A"/>
    <w:rsid w:val="009E5258"/>
    <w:rsid w:val="009E69DE"/>
    <w:rsid w:val="009E6FBC"/>
    <w:rsid w:val="009F0C16"/>
    <w:rsid w:val="009F31C0"/>
    <w:rsid w:val="009F3F37"/>
    <w:rsid w:val="009F6FC4"/>
    <w:rsid w:val="009F75CE"/>
    <w:rsid w:val="00A015C0"/>
    <w:rsid w:val="00A02B88"/>
    <w:rsid w:val="00A04EB1"/>
    <w:rsid w:val="00A05C08"/>
    <w:rsid w:val="00A112BA"/>
    <w:rsid w:val="00A1530E"/>
    <w:rsid w:val="00A17AC9"/>
    <w:rsid w:val="00A17FCA"/>
    <w:rsid w:val="00A20438"/>
    <w:rsid w:val="00A21FBE"/>
    <w:rsid w:val="00A23757"/>
    <w:rsid w:val="00A23781"/>
    <w:rsid w:val="00A23786"/>
    <w:rsid w:val="00A23C98"/>
    <w:rsid w:val="00A25331"/>
    <w:rsid w:val="00A26E35"/>
    <w:rsid w:val="00A27733"/>
    <w:rsid w:val="00A277BB"/>
    <w:rsid w:val="00A31AE5"/>
    <w:rsid w:val="00A32862"/>
    <w:rsid w:val="00A32B60"/>
    <w:rsid w:val="00A333B1"/>
    <w:rsid w:val="00A372AD"/>
    <w:rsid w:val="00A3788F"/>
    <w:rsid w:val="00A40F7A"/>
    <w:rsid w:val="00A439B0"/>
    <w:rsid w:val="00A43DA9"/>
    <w:rsid w:val="00A452A2"/>
    <w:rsid w:val="00A46358"/>
    <w:rsid w:val="00A47F22"/>
    <w:rsid w:val="00A50C84"/>
    <w:rsid w:val="00A51236"/>
    <w:rsid w:val="00A52486"/>
    <w:rsid w:val="00A529AD"/>
    <w:rsid w:val="00A541A0"/>
    <w:rsid w:val="00A54C97"/>
    <w:rsid w:val="00A553AA"/>
    <w:rsid w:val="00A613BA"/>
    <w:rsid w:val="00A627E1"/>
    <w:rsid w:val="00A66A8C"/>
    <w:rsid w:val="00A675B6"/>
    <w:rsid w:val="00A717BB"/>
    <w:rsid w:val="00A75616"/>
    <w:rsid w:val="00A77468"/>
    <w:rsid w:val="00A8436B"/>
    <w:rsid w:val="00A944E4"/>
    <w:rsid w:val="00A945F5"/>
    <w:rsid w:val="00A94783"/>
    <w:rsid w:val="00A94C0B"/>
    <w:rsid w:val="00A95249"/>
    <w:rsid w:val="00A96EE5"/>
    <w:rsid w:val="00AA1B37"/>
    <w:rsid w:val="00AA1BED"/>
    <w:rsid w:val="00AA4052"/>
    <w:rsid w:val="00AA6F00"/>
    <w:rsid w:val="00AB0B0D"/>
    <w:rsid w:val="00AB128A"/>
    <w:rsid w:val="00AB29E9"/>
    <w:rsid w:val="00AB3777"/>
    <w:rsid w:val="00AB784D"/>
    <w:rsid w:val="00AB7CA7"/>
    <w:rsid w:val="00AC4F8E"/>
    <w:rsid w:val="00AC5A5C"/>
    <w:rsid w:val="00AD08A3"/>
    <w:rsid w:val="00AD1C6A"/>
    <w:rsid w:val="00AD22E1"/>
    <w:rsid w:val="00AD2B2C"/>
    <w:rsid w:val="00AD2CC3"/>
    <w:rsid w:val="00AD73F5"/>
    <w:rsid w:val="00AD7B7C"/>
    <w:rsid w:val="00AE0F65"/>
    <w:rsid w:val="00AE2180"/>
    <w:rsid w:val="00AE5DB5"/>
    <w:rsid w:val="00AE6FA1"/>
    <w:rsid w:val="00AF063B"/>
    <w:rsid w:val="00AF4004"/>
    <w:rsid w:val="00AF717F"/>
    <w:rsid w:val="00AF7868"/>
    <w:rsid w:val="00B0005F"/>
    <w:rsid w:val="00B01EB5"/>
    <w:rsid w:val="00B02555"/>
    <w:rsid w:val="00B02DCA"/>
    <w:rsid w:val="00B05224"/>
    <w:rsid w:val="00B07A71"/>
    <w:rsid w:val="00B10CC0"/>
    <w:rsid w:val="00B10E06"/>
    <w:rsid w:val="00B1202A"/>
    <w:rsid w:val="00B1477D"/>
    <w:rsid w:val="00B150D6"/>
    <w:rsid w:val="00B17925"/>
    <w:rsid w:val="00B22DB3"/>
    <w:rsid w:val="00B24E77"/>
    <w:rsid w:val="00B255C4"/>
    <w:rsid w:val="00B26594"/>
    <w:rsid w:val="00B26B8C"/>
    <w:rsid w:val="00B27727"/>
    <w:rsid w:val="00B32EE7"/>
    <w:rsid w:val="00B32FB9"/>
    <w:rsid w:val="00B34273"/>
    <w:rsid w:val="00B351E7"/>
    <w:rsid w:val="00B3773A"/>
    <w:rsid w:val="00B3780C"/>
    <w:rsid w:val="00B40222"/>
    <w:rsid w:val="00B40F5A"/>
    <w:rsid w:val="00B40FE5"/>
    <w:rsid w:val="00B41C8C"/>
    <w:rsid w:val="00B4372E"/>
    <w:rsid w:val="00B44682"/>
    <w:rsid w:val="00B44DCC"/>
    <w:rsid w:val="00B453A7"/>
    <w:rsid w:val="00B46809"/>
    <w:rsid w:val="00B50450"/>
    <w:rsid w:val="00B520AE"/>
    <w:rsid w:val="00B6107A"/>
    <w:rsid w:val="00B648F4"/>
    <w:rsid w:val="00B64C77"/>
    <w:rsid w:val="00B72051"/>
    <w:rsid w:val="00B834DE"/>
    <w:rsid w:val="00B85791"/>
    <w:rsid w:val="00B859D3"/>
    <w:rsid w:val="00B8791D"/>
    <w:rsid w:val="00B90C75"/>
    <w:rsid w:val="00B921BB"/>
    <w:rsid w:val="00B92C2A"/>
    <w:rsid w:val="00B93596"/>
    <w:rsid w:val="00B945E6"/>
    <w:rsid w:val="00B955BB"/>
    <w:rsid w:val="00B97A4F"/>
    <w:rsid w:val="00BA1D2A"/>
    <w:rsid w:val="00BA6D55"/>
    <w:rsid w:val="00BA7163"/>
    <w:rsid w:val="00BB0786"/>
    <w:rsid w:val="00BC421E"/>
    <w:rsid w:val="00BC54D2"/>
    <w:rsid w:val="00BC585B"/>
    <w:rsid w:val="00BC718E"/>
    <w:rsid w:val="00BC72E2"/>
    <w:rsid w:val="00BC7CE2"/>
    <w:rsid w:val="00BD0750"/>
    <w:rsid w:val="00BD0885"/>
    <w:rsid w:val="00BD595E"/>
    <w:rsid w:val="00BE1D77"/>
    <w:rsid w:val="00BE3BB4"/>
    <w:rsid w:val="00BE3CE4"/>
    <w:rsid w:val="00BE5E43"/>
    <w:rsid w:val="00BF252D"/>
    <w:rsid w:val="00BF6362"/>
    <w:rsid w:val="00C01E79"/>
    <w:rsid w:val="00C0486B"/>
    <w:rsid w:val="00C06CA4"/>
    <w:rsid w:val="00C076FB"/>
    <w:rsid w:val="00C11118"/>
    <w:rsid w:val="00C141B8"/>
    <w:rsid w:val="00C14FE2"/>
    <w:rsid w:val="00C160B6"/>
    <w:rsid w:val="00C163C0"/>
    <w:rsid w:val="00C165C6"/>
    <w:rsid w:val="00C17CB3"/>
    <w:rsid w:val="00C2444E"/>
    <w:rsid w:val="00C257F2"/>
    <w:rsid w:val="00C25F82"/>
    <w:rsid w:val="00C2718E"/>
    <w:rsid w:val="00C30040"/>
    <w:rsid w:val="00C345D1"/>
    <w:rsid w:val="00C3529D"/>
    <w:rsid w:val="00C40C19"/>
    <w:rsid w:val="00C418BB"/>
    <w:rsid w:val="00C42587"/>
    <w:rsid w:val="00C42B10"/>
    <w:rsid w:val="00C45239"/>
    <w:rsid w:val="00C45E72"/>
    <w:rsid w:val="00C461DE"/>
    <w:rsid w:val="00C462C4"/>
    <w:rsid w:val="00C47289"/>
    <w:rsid w:val="00C501A3"/>
    <w:rsid w:val="00C6000F"/>
    <w:rsid w:val="00C620A9"/>
    <w:rsid w:val="00C64500"/>
    <w:rsid w:val="00C67089"/>
    <w:rsid w:val="00C72BD4"/>
    <w:rsid w:val="00C75B24"/>
    <w:rsid w:val="00C768FA"/>
    <w:rsid w:val="00C773AF"/>
    <w:rsid w:val="00C77D50"/>
    <w:rsid w:val="00C84D9F"/>
    <w:rsid w:val="00C86AD5"/>
    <w:rsid w:val="00C86E3A"/>
    <w:rsid w:val="00C93E1F"/>
    <w:rsid w:val="00C95BE0"/>
    <w:rsid w:val="00C96B18"/>
    <w:rsid w:val="00C979C7"/>
    <w:rsid w:val="00CA47C6"/>
    <w:rsid w:val="00CA4A49"/>
    <w:rsid w:val="00CA6340"/>
    <w:rsid w:val="00CB41B2"/>
    <w:rsid w:val="00CB5C70"/>
    <w:rsid w:val="00CB6977"/>
    <w:rsid w:val="00CB7DF4"/>
    <w:rsid w:val="00CC1E65"/>
    <w:rsid w:val="00CC276F"/>
    <w:rsid w:val="00CC4447"/>
    <w:rsid w:val="00CC4AA8"/>
    <w:rsid w:val="00CC4DFD"/>
    <w:rsid w:val="00CC6A12"/>
    <w:rsid w:val="00CC7C42"/>
    <w:rsid w:val="00CD0626"/>
    <w:rsid w:val="00CD2C11"/>
    <w:rsid w:val="00CD4251"/>
    <w:rsid w:val="00CD4A61"/>
    <w:rsid w:val="00CE0F7E"/>
    <w:rsid w:val="00CE1771"/>
    <w:rsid w:val="00CE2663"/>
    <w:rsid w:val="00CE3405"/>
    <w:rsid w:val="00CE3504"/>
    <w:rsid w:val="00CE4277"/>
    <w:rsid w:val="00CE5B9B"/>
    <w:rsid w:val="00CE7C77"/>
    <w:rsid w:val="00CF22C9"/>
    <w:rsid w:val="00CF3EF7"/>
    <w:rsid w:val="00CF44A3"/>
    <w:rsid w:val="00CF5A15"/>
    <w:rsid w:val="00D0027A"/>
    <w:rsid w:val="00D01B97"/>
    <w:rsid w:val="00D038CB"/>
    <w:rsid w:val="00D03D15"/>
    <w:rsid w:val="00D04172"/>
    <w:rsid w:val="00D0432C"/>
    <w:rsid w:val="00D07015"/>
    <w:rsid w:val="00D10477"/>
    <w:rsid w:val="00D108AD"/>
    <w:rsid w:val="00D110B0"/>
    <w:rsid w:val="00D1237F"/>
    <w:rsid w:val="00D13025"/>
    <w:rsid w:val="00D1303A"/>
    <w:rsid w:val="00D138F0"/>
    <w:rsid w:val="00D17304"/>
    <w:rsid w:val="00D20EFF"/>
    <w:rsid w:val="00D228B6"/>
    <w:rsid w:val="00D2581D"/>
    <w:rsid w:val="00D25A76"/>
    <w:rsid w:val="00D26DF6"/>
    <w:rsid w:val="00D3117F"/>
    <w:rsid w:val="00D31646"/>
    <w:rsid w:val="00D335B9"/>
    <w:rsid w:val="00D33803"/>
    <w:rsid w:val="00D35DA5"/>
    <w:rsid w:val="00D40424"/>
    <w:rsid w:val="00D412E7"/>
    <w:rsid w:val="00D4231B"/>
    <w:rsid w:val="00D44835"/>
    <w:rsid w:val="00D449F2"/>
    <w:rsid w:val="00D50D0A"/>
    <w:rsid w:val="00D51F4D"/>
    <w:rsid w:val="00D52947"/>
    <w:rsid w:val="00D54C1E"/>
    <w:rsid w:val="00D57625"/>
    <w:rsid w:val="00D57C80"/>
    <w:rsid w:val="00D635C0"/>
    <w:rsid w:val="00D64468"/>
    <w:rsid w:val="00D66AA2"/>
    <w:rsid w:val="00D7110C"/>
    <w:rsid w:val="00D71AC4"/>
    <w:rsid w:val="00D72A7B"/>
    <w:rsid w:val="00D74380"/>
    <w:rsid w:val="00D74F15"/>
    <w:rsid w:val="00D75F81"/>
    <w:rsid w:val="00D76D00"/>
    <w:rsid w:val="00D81E8B"/>
    <w:rsid w:val="00D87C53"/>
    <w:rsid w:val="00D91BD1"/>
    <w:rsid w:val="00D93B57"/>
    <w:rsid w:val="00D954DA"/>
    <w:rsid w:val="00D959C8"/>
    <w:rsid w:val="00D9656C"/>
    <w:rsid w:val="00D965A7"/>
    <w:rsid w:val="00D96CD4"/>
    <w:rsid w:val="00DA0EBC"/>
    <w:rsid w:val="00DA2B88"/>
    <w:rsid w:val="00DA4052"/>
    <w:rsid w:val="00DA445D"/>
    <w:rsid w:val="00DA78BF"/>
    <w:rsid w:val="00DB14A4"/>
    <w:rsid w:val="00DB49B1"/>
    <w:rsid w:val="00DB520B"/>
    <w:rsid w:val="00DC1C92"/>
    <w:rsid w:val="00DC23F7"/>
    <w:rsid w:val="00DC632C"/>
    <w:rsid w:val="00DC6421"/>
    <w:rsid w:val="00DC651C"/>
    <w:rsid w:val="00DD1968"/>
    <w:rsid w:val="00DD4A6E"/>
    <w:rsid w:val="00DE175F"/>
    <w:rsid w:val="00DE19D2"/>
    <w:rsid w:val="00DE1EC8"/>
    <w:rsid w:val="00DE440D"/>
    <w:rsid w:val="00DE51B9"/>
    <w:rsid w:val="00DE5717"/>
    <w:rsid w:val="00DE6071"/>
    <w:rsid w:val="00DE7464"/>
    <w:rsid w:val="00DE7B73"/>
    <w:rsid w:val="00DF1A74"/>
    <w:rsid w:val="00DF2263"/>
    <w:rsid w:val="00DF3B7B"/>
    <w:rsid w:val="00E004A1"/>
    <w:rsid w:val="00E01CAC"/>
    <w:rsid w:val="00E023D6"/>
    <w:rsid w:val="00E047D5"/>
    <w:rsid w:val="00E064DD"/>
    <w:rsid w:val="00E06AC1"/>
    <w:rsid w:val="00E07757"/>
    <w:rsid w:val="00E10D0A"/>
    <w:rsid w:val="00E11767"/>
    <w:rsid w:val="00E11CD0"/>
    <w:rsid w:val="00E11FF1"/>
    <w:rsid w:val="00E12E58"/>
    <w:rsid w:val="00E13104"/>
    <w:rsid w:val="00E13330"/>
    <w:rsid w:val="00E149A2"/>
    <w:rsid w:val="00E214C9"/>
    <w:rsid w:val="00E24FB8"/>
    <w:rsid w:val="00E268F2"/>
    <w:rsid w:val="00E303CE"/>
    <w:rsid w:val="00E31264"/>
    <w:rsid w:val="00E31972"/>
    <w:rsid w:val="00E324AD"/>
    <w:rsid w:val="00E345AF"/>
    <w:rsid w:val="00E375AB"/>
    <w:rsid w:val="00E37B1A"/>
    <w:rsid w:val="00E406ED"/>
    <w:rsid w:val="00E41770"/>
    <w:rsid w:val="00E42DB9"/>
    <w:rsid w:val="00E4419B"/>
    <w:rsid w:val="00E44475"/>
    <w:rsid w:val="00E5061C"/>
    <w:rsid w:val="00E50985"/>
    <w:rsid w:val="00E53E05"/>
    <w:rsid w:val="00E57240"/>
    <w:rsid w:val="00E57299"/>
    <w:rsid w:val="00E57C3F"/>
    <w:rsid w:val="00E61DF0"/>
    <w:rsid w:val="00E6262D"/>
    <w:rsid w:val="00E658FE"/>
    <w:rsid w:val="00E66790"/>
    <w:rsid w:val="00E67CD2"/>
    <w:rsid w:val="00E72D21"/>
    <w:rsid w:val="00E73345"/>
    <w:rsid w:val="00E738BC"/>
    <w:rsid w:val="00E74155"/>
    <w:rsid w:val="00E76280"/>
    <w:rsid w:val="00E7646A"/>
    <w:rsid w:val="00E77576"/>
    <w:rsid w:val="00E7796C"/>
    <w:rsid w:val="00E81FD8"/>
    <w:rsid w:val="00E821CA"/>
    <w:rsid w:val="00E82D6F"/>
    <w:rsid w:val="00E844E1"/>
    <w:rsid w:val="00E849C7"/>
    <w:rsid w:val="00E86F62"/>
    <w:rsid w:val="00E87A0A"/>
    <w:rsid w:val="00E9079C"/>
    <w:rsid w:val="00E91667"/>
    <w:rsid w:val="00E92910"/>
    <w:rsid w:val="00E93455"/>
    <w:rsid w:val="00E93B74"/>
    <w:rsid w:val="00E95971"/>
    <w:rsid w:val="00EA233C"/>
    <w:rsid w:val="00EA3433"/>
    <w:rsid w:val="00EA3767"/>
    <w:rsid w:val="00EA3E7F"/>
    <w:rsid w:val="00EA49B1"/>
    <w:rsid w:val="00EA5F5F"/>
    <w:rsid w:val="00EA7213"/>
    <w:rsid w:val="00EB0C82"/>
    <w:rsid w:val="00EB0E21"/>
    <w:rsid w:val="00EB34DC"/>
    <w:rsid w:val="00EB354B"/>
    <w:rsid w:val="00EB4255"/>
    <w:rsid w:val="00EB5C9A"/>
    <w:rsid w:val="00EB72F4"/>
    <w:rsid w:val="00EC11F0"/>
    <w:rsid w:val="00EC6B62"/>
    <w:rsid w:val="00EC76BC"/>
    <w:rsid w:val="00EC7F18"/>
    <w:rsid w:val="00ED2C9F"/>
    <w:rsid w:val="00ED3A38"/>
    <w:rsid w:val="00ED41EE"/>
    <w:rsid w:val="00ED5BBC"/>
    <w:rsid w:val="00ED5C6F"/>
    <w:rsid w:val="00EE047B"/>
    <w:rsid w:val="00EE2F4F"/>
    <w:rsid w:val="00EE3D64"/>
    <w:rsid w:val="00EE49B8"/>
    <w:rsid w:val="00EE516D"/>
    <w:rsid w:val="00EF2688"/>
    <w:rsid w:val="00EF34C6"/>
    <w:rsid w:val="00EF6786"/>
    <w:rsid w:val="00F0007E"/>
    <w:rsid w:val="00F00AE6"/>
    <w:rsid w:val="00F00FE5"/>
    <w:rsid w:val="00F02A76"/>
    <w:rsid w:val="00F05FBC"/>
    <w:rsid w:val="00F0661E"/>
    <w:rsid w:val="00F102E6"/>
    <w:rsid w:val="00F1093C"/>
    <w:rsid w:val="00F1257F"/>
    <w:rsid w:val="00F177B4"/>
    <w:rsid w:val="00F17C3B"/>
    <w:rsid w:val="00F20F1C"/>
    <w:rsid w:val="00F217C9"/>
    <w:rsid w:val="00F263B3"/>
    <w:rsid w:val="00F265A0"/>
    <w:rsid w:val="00F302C1"/>
    <w:rsid w:val="00F33EEF"/>
    <w:rsid w:val="00F357A5"/>
    <w:rsid w:val="00F37896"/>
    <w:rsid w:val="00F40FB4"/>
    <w:rsid w:val="00F412B1"/>
    <w:rsid w:val="00F41305"/>
    <w:rsid w:val="00F436D3"/>
    <w:rsid w:val="00F43BDB"/>
    <w:rsid w:val="00F44687"/>
    <w:rsid w:val="00F45C94"/>
    <w:rsid w:val="00F5032E"/>
    <w:rsid w:val="00F577F3"/>
    <w:rsid w:val="00F603E8"/>
    <w:rsid w:val="00F668A5"/>
    <w:rsid w:val="00F66D96"/>
    <w:rsid w:val="00F7269D"/>
    <w:rsid w:val="00F73CCE"/>
    <w:rsid w:val="00F73E8A"/>
    <w:rsid w:val="00F76542"/>
    <w:rsid w:val="00F8013E"/>
    <w:rsid w:val="00F85D38"/>
    <w:rsid w:val="00F90052"/>
    <w:rsid w:val="00F90149"/>
    <w:rsid w:val="00F92453"/>
    <w:rsid w:val="00F93071"/>
    <w:rsid w:val="00F93BF2"/>
    <w:rsid w:val="00F972D6"/>
    <w:rsid w:val="00FA01CA"/>
    <w:rsid w:val="00FA0314"/>
    <w:rsid w:val="00FA0A8C"/>
    <w:rsid w:val="00FA1141"/>
    <w:rsid w:val="00FA1E46"/>
    <w:rsid w:val="00FA252F"/>
    <w:rsid w:val="00FA2D21"/>
    <w:rsid w:val="00FA5150"/>
    <w:rsid w:val="00FB138D"/>
    <w:rsid w:val="00FB4439"/>
    <w:rsid w:val="00FB6A55"/>
    <w:rsid w:val="00FC66DF"/>
    <w:rsid w:val="00FD2702"/>
    <w:rsid w:val="00FD3A18"/>
    <w:rsid w:val="00FD6797"/>
    <w:rsid w:val="00FE07C0"/>
    <w:rsid w:val="00FE38A3"/>
    <w:rsid w:val="00FE6527"/>
    <w:rsid w:val="00FE7B7C"/>
    <w:rsid w:val="00FF4D22"/>
    <w:rsid w:val="00FF5C3A"/>
    <w:rsid w:val="00FF5E85"/>
    <w:rsid w:val="00FF64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46524"/>
  <w15:chartTrackingRefBased/>
  <w15:docId w15:val="{7D6DCA00-8986-4BC4-80E0-4383A555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uiPriority="99" w:qFormat="1"/>
    <w:lsdException w:name="footer" w:uiPriority="99"/>
    <w:lsdException w:name="caption" w:semiHidden="1" w:unhideWhenUsed="1" w:qFormat="1"/>
    <w:lsdException w:name="table of figures" w:uiPriority="99"/>
    <w:lsdException w:name="footnote reference" w:uiPriority="99"/>
    <w:lsdException w:name="endnote reference" w:uiPriority="99"/>
    <w:lsdException w:name="endnote text" w:uiPriority="99"/>
    <w:lsdException w:name="Title" w:qFormat="1"/>
    <w:lsdException w:name="Subtitle" w:qFormat="1"/>
    <w:lsdException w:name="Hyperlink" w:uiPriority="99"/>
    <w:lsdException w:name="Strong" w:qFormat="1"/>
    <w:lsdException w:name="Emphasis" w:qFormat="1"/>
    <w:lsdException w:name="Plain Text"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791D"/>
    <w:pPr>
      <w:widowControl w:val="0"/>
    </w:pPr>
    <w:rPr>
      <w:kern w:val="2"/>
      <w:sz w:val="24"/>
      <w:szCs w:val="24"/>
      <w:lang w:eastAsia="zh-TW"/>
    </w:rPr>
  </w:style>
  <w:style w:type="paragraph" w:styleId="Heading1">
    <w:name w:val="heading 1"/>
    <w:basedOn w:val="Normal"/>
    <w:next w:val="Normal"/>
    <w:link w:val="Heading1Char"/>
    <w:qFormat/>
    <w:rsid w:val="00EE49B8"/>
    <w:pPr>
      <w:numPr>
        <w:numId w:val="1"/>
      </w:numPr>
      <w:snapToGrid w:val="0"/>
      <w:spacing w:beforeLines="150" w:afterLines="25" w:after="95" w:line="300" w:lineRule="auto"/>
      <w:jc w:val="center"/>
      <w:outlineLvl w:val="0"/>
    </w:pPr>
    <w:rPr>
      <w:rFonts w:ascii="DFKai-SB" w:eastAsia="DFKai-SB" w:hAnsi="DFKai-SB"/>
      <w:b/>
      <w:bCs/>
      <w:sz w:val="44"/>
      <w:szCs w:val="44"/>
    </w:rPr>
  </w:style>
  <w:style w:type="paragraph" w:styleId="Heading2">
    <w:name w:val="heading 2"/>
    <w:basedOn w:val="Heading1"/>
    <w:next w:val="Normal"/>
    <w:link w:val="Heading2Char"/>
    <w:uiPriority w:val="9"/>
    <w:qFormat/>
    <w:rsid w:val="00EE49B8"/>
    <w:pPr>
      <w:numPr>
        <w:ilvl w:val="1"/>
      </w:numPr>
      <w:spacing w:beforeLines="25"/>
      <w:jc w:val="left"/>
      <w:outlineLvl w:val="1"/>
    </w:pPr>
    <w:rPr>
      <w:sz w:val="32"/>
    </w:rPr>
  </w:style>
  <w:style w:type="paragraph" w:styleId="Heading3">
    <w:name w:val="heading 3"/>
    <w:basedOn w:val="Heading2"/>
    <w:next w:val="Normal"/>
    <w:link w:val="Heading3Char"/>
    <w:uiPriority w:val="9"/>
    <w:qFormat/>
    <w:rsid w:val="00EE49B8"/>
    <w:pPr>
      <w:numPr>
        <w:ilvl w:val="0"/>
        <w:numId w:val="2"/>
      </w:numPr>
      <w:adjustRightInd w:val="0"/>
      <w:outlineLvl w:val="2"/>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Chars="210" w:left="504" w:firstLineChars="209" w:firstLine="543"/>
      <w:jc w:val="both"/>
    </w:pPr>
    <w:rPr>
      <w:rFonts w:eastAsia="DFKai-SB"/>
      <w:sz w:val="26"/>
    </w:rPr>
  </w:style>
  <w:style w:type="paragraph" w:styleId="BalloonText">
    <w:name w:val="Balloon Text"/>
    <w:basedOn w:val="Normal"/>
    <w:link w:val="BalloonTextChar"/>
    <w:rsid w:val="002F422A"/>
    <w:rPr>
      <w:rFonts w:ascii="Arial" w:hAnsi="Arial"/>
      <w:sz w:val="18"/>
      <w:szCs w:val="18"/>
    </w:rPr>
  </w:style>
  <w:style w:type="paragraph" w:styleId="Footer">
    <w:name w:val="footer"/>
    <w:basedOn w:val="Normal"/>
    <w:link w:val="FooterChar"/>
    <w:uiPriority w:val="99"/>
    <w:rsid w:val="005619F2"/>
    <w:pPr>
      <w:tabs>
        <w:tab w:val="center" w:pos="4153"/>
        <w:tab w:val="right" w:pos="8306"/>
      </w:tabs>
      <w:snapToGrid w:val="0"/>
    </w:pPr>
    <w:rPr>
      <w:sz w:val="20"/>
      <w:szCs w:val="20"/>
    </w:rPr>
  </w:style>
  <w:style w:type="table" w:styleId="TableGrid">
    <w:name w:val="Table Grid"/>
    <w:basedOn w:val="TableNormal"/>
    <w:uiPriority w:val="59"/>
    <w:rsid w:val="009B16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6863A7"/>
  </w:style>
  <w:style w:type="paragraph" w:customStyle="1" w:styleId="a">
    <w:name w:val="項次"/>
    <w:basedOn w:val="Normal"/>
    <w:rsid w:val="00790BF6"/>
    <w:pPr>
      <w:spacing w:line="440" w:lineRule="exact"/>
      <w:ind w:left="2224" w:hangingChars="695" w:hanging="2224"/>
      <w:jc w:val="both"/>
    </w:pPr>
    <w:rPr>
      <w:rFonts w:ascii="DFKai-SB" w:eastAsia="DFKai-SB" w:hAnsi="DFKai-SB"/>
      <w:sz w:val="32"/>
    </w:rPr>
  </w:style>
  <w:style w:type="paragraph" w:styleId="Header">
    <w:name w:val="header"/>
    <w:basedOn w:val="Normal"/>
    <w:link w:val="HeaderChar"/>
    <w:rsid w:val="00B921BB"/>
    <w:pPr>
      <w:tabs>
        <w:tab w:val="center" w:pos="4153"/>
        <w:tab w:val="right" w:pos="8306"/>
      </w:tabs>
      <w:snapToGrid w:val="0"/>
    </w:pPr>
    <w:rPr>
      <w:sz w:val="20"/>
      <w:szCs w:val="20"/>
    </w:rPr>
  </w:style>
  <w:style w:type="paragraph" w:styleId="ListParagraph">
    <w:name w:val="List Paragraph"/>
    <w:aliases w:val="1.1.1.1清單段落,標題 (4),(二),列點,1.1,Yie-清單段落,01章名,樣式A,圖標,卑南壹,參考文獻,表格清單,numbered,Paragraphe de liste1,Bulletr List Paragraph,Bullet List,FooterText,List Paragraph21,List Paragraph11,Parágrafo da Lista1,Párrafo de lista1,リスト段落1,Listeafsnit1"/>
    <w:basedOn w:val="Normal"/>
    <w:link w:val="ListParagraphChar"/>
    <w:uiPriority w:val="34"/>
    <w:qFormat/>
    <w:rsid w:val="00A529AD"/>
    <w:pPr>
      <w:ind w:leftChars="200" w:left="480"/>
    </w:pPr>
  </w:style>
  <w:style w:type="paragraph" w:styleId="FootnoteText">
    <w:name w:val="footnote text"/>
    <w:aliases w:val="A註腳文字"/>
    <w:basedOn w:val="Normal"/>
    <w:link w:val="FootnoteTextChar"/>
    <w:uiPriority w:val="99"/>
    <w:qFormat/>
    <w:rsid w:val="00CE0F7E"/>
    <w:pPr>
      <w:snapToGrid w:val="0"/>
    </w:pPr>
    <w:rPr>
      <w:sz w:val="20"/>
      <w:szCs w:val="20"/>
    </w:rPr>
  </w:style>
  <w:style w:type="character" w:customStyle="1" w:styleId="FootnoteTextChar">
    <w:name w:val="Footnote Text Char"/>
    <w:aliases w:val="A註腳文字 Char"/>
    <w:link w:val="FootnoteText"/>
    <w:uiPriority w:val="99"/>
    <w:rsid w:val="00CE0F7E"/>
    <w:rPr>
      <w:kern w:val="2"/>
    </w:rPr>
  </w:style>
  <w:style w:type="character" w:styleId="FootnoteReference">
    <w:name w:val="footnote reference"/>
    <w:uiPriority w:val="99"/>
    <w:rsid w:val="00CE0F7E"/>
    <w:rPr>
      <w:vertAlign w:val="superscript"/>
    </w:rPr>
  </w:style>
  <w:style w:type="character" w:customStyle="1" w:styleId="Heading1Char">
    <w:name w:val="Heading 1 Char"/>
    <w:link w:val="Heading1"/>
    <w:rsid w:val="00EE49B8"/>
    <w:rPr>
      <w:rFonts w:ascii="DFKai-SB" w:eastAsia="DFKai-SB" w:hAnsi="DFKai-SB"/>
      <w:b/>
      <w:bCs/>
      <w:kern w:val="2"/>
      <w:sz w:val="44"/>
      <w:szCs w:val="44"/>
    </w:rPr>
  </w:style>
  <w:style w:type="character" w:customStyle="1" w:styleId="Heading2Char">
    <w:name w:val="Heading 2 Char"/>
    <w:link w:val="Heading2"/>
    <w:uiPriority w:val="9"/>
    <w:rsid w:val="00EE49B8"/>
    <w:rPr>
      <w:rFonts w:ascii="DFKai-SB" w:eastAsia="DFKai-SB" w:hAnsi="DFKai-SB"/>
      <w:b/>
      <w:bCs/>
      <w:kern w:val="2"/>
      <w:sz w:val="32"/>
      <w:szCs w:val="44"/>
    </w:rPr>
  </w:style>
  <w:style w:type="character" w:customStyle="1" w:styleId="Heading3Char">
    <w:name w:val="Heading 3 Char"/>
    <w:link w:val="Heading3"/>
    <w:uiPriority w:val="9"/>
    <w:rsid w:val="00EE49B8"/>
    <w:rPr>
      <w:rFonts w:ascii="DFKai-SB" w:eastAsia="DFKai-SB" w:hAnsi="DFKai-SB"/>
      <w:b/>
      <w:bCs/>
      <w:kern w:val="2"/>
      <w:sz w:val="32"/>
      <w:szCs w:val="24"/>
    </w:rPr>
  </w:style>
  <w:style w:type="numbering" w:customStyle="1" w:styleId="1">
    <w:name w:val="無清單1"/>
    <w:next w:val="NoList"/>
    <w:uiPriority w:val="99"/>
    <w:semiHidden/>
    <w:unhideWhenUsed/>
    <w:rsid w:val="00EE49B8"/>
  </w:style>
  <w:style w:type="paragraph" w:styleId="BodyText">
    <w:name w:val="Body Text"/>
    <w:basedOn w:val="Normal"/>
    <w:link w:val="BodyTextChar"/>
    <w:rsid w:val="00EE49B8"/>
    <w:pPr>
      <w:snapToGrid w:val="0"/>
      <w:spacing w:beforeLines="25" w:afterLines="25" w:line="300" w:lineRule="auto"/>
    </w:pPr>
    <w:rPr>
      <w:rFonts w:ascii="DFKai-SB" w:eastAsia="DFKai-SB" w:hAnsi="DFKai-SB"/>
      <w:b/>
      <w:bCs/>
      <w:sz w:val="40"/>
    </w:rPr>
  </w:style>
  <w:style w:type="character" w:customStyle="1" w:styleId="BodyTextChar">
    <w:name w:val="Body Text Char"/>
    <w:link w:val="BodyText"/>
    <w:rsid w:val="00EE49B8"/>
    <w:rPr>
      <w:rFonts w:ascii="DFKai-SB" w:eastAsia="DFKai-SB" w:hAnsi="DFKai-SB"/>
      <w:b/>
      <w:bCs/>
      <w:kern w:val="2"/>
      <w:sz w:val="40"/>
      <w:szCs w:val="24"/>
    </w:rPr>
  </w:style>
  <w:style w:type="paragraph" w:styleId="BodyTextIndent2">
    <w:name w:val="Body Text Indent 2"/>
    <w:basedOn w:val="Normal"/>
    <w:link w:val="BodyTextIndent2Char"/>
    <w:rsid w:val="00EE49B8"/>
    <w:pPr>
      <w:snapToGrid w:val="0"/>
      <w:spacing w:beforeLines="25" w:afterLines="25" w:after="120" w:line="480" w:lineRule="auto"/>
      <w:ind w:leftChars="200" w:left="480"/>
    </w:pPr>
    <w:rPr>
      <w:rFonts w:ascii="DFKai-SB" w:eastAsia="DFKai-SB" w:hAnsi="DFKai-SB"/>
      <w:sz w:val="28"/>
    </w:rPr>
  </w:style>
  <w:style w:type="character" w:customStyle="1" w:styleId="BodyTextIndent2Char">
    <w:name w:val="Body Text Indent 2 Char"/>
    <w:link w:val="BodyTextIndent2"/>
    <w:rsid w:val="00EE49B8"/>
    <w:rPr>
      <w:rFonts w:ascii="DFKai-SB" w:eastAsia="DFKai-SB" w:hAnsi="DFKai-SB"/>
      <w:kern w:val="2"/>
      <w:sz w:val="28"/>
      <w:szCs w:val="24"/>
    </w:rPr>
  </w:style>
  <w:style w:type="paragraph" w:customStyle="1" w:styleId="a0">
    <w:name w:val="報告內文"/>
    <w:basedOn w:val="Normal"/>
    <w:rsid w:val="00EE49B8"/>
    <w:pPr>
      <w:snapToGrid w:val="0"/>
      <w:spacing w:beforeLines="25" w:before="240" w:afterLines="25" w:line="440" w:lineRule="atLeast"/>
    </w:pPr>
    <w:rPr>
      <w:rFonts w:ascii="DFKai-SB" w:eastAsia="DFKai-SB" w:hAnsi="DFKai-SB"/>
      <w:sz w:val="28"/>
      <w:szCs w:val="20"/>
    </w:rPr>
  </w:style>
  <w:style w:type="paragraph" w:styleId="NormalWeb">
    <w:name w:val="Normal (Web)"/>
    <w:basedOn w:val="Normal"/>
    <w:rsid w:val="00EE49B8"/>
    <w:pPr>
      <w:widowControl/>
      <w:snapToGrid w:val="0"/>
      <w:spacing w:beforeLines="25" w:before="100" w:beforeAutospacing="1" w:afterLines="25" w:after="100" w:afterAutospacing="1" w:line="300" w:lineRule="auto"/>
    </w:pPr>
    <w:rPr>
      <w:rFonts w:ascii="PMingLiU" w:eastAsia="DFKai-SB" w:hAnsi="DFKai-SB"/>
      <w:kern w:val="0"/>
      <w:sz w:val="18"/>
      <w:szCs w:val="18"/>
    </w:rPr>
  </w:style>
  <w:style w:type="paragraph" w:customStyle="1" w:styleId="10">
    <w:name w:val="目錄標題1"/>
    <w:basedOn w:val="Heading1"/>
    <w:next w:val="Normal"/>
    <w:uiPriority w:val="39"/>
    <w:unhideWhenUsed/>
    <w:qFormat/>
    <w:rsid w:val="00EE49B8"/>
    <w:pPr>
      <w:keepNext/>
      <w:keepLines/>
      <w:widowControl/>
      <w:numPr>
        <w:numId w:val="0"/>
      </w:numPr>
      <w:snapToGrid/>
      <w:spacing w:beforeLines="0" w:afterLines="0" w:line="276" w:lineRule="auto"/>
      <w:jc w:val="left"/>
      <w:outlineLvl w:val="9"/>
    </w:pPr>
    <w:rPr>
      <w:rFonts w:ascii="Cambria" w:eastAsia="PMingLiU" w:hAnsi="Cambria"/>
      <w:color w:val="365F91"/>
      <w:kern w:val="0"/>
      <w:sz w:val="28"/>
      <w:szCs w:val="28"/>
    </w:rPr>
  </w:style>
  <w:style w:type="paragraph" w:styleId="TOC1">
    <w:name w:val="toc 1"/>
    <w:aliases w:val="A目錄 1"/>
    <w:basedOn w:val="Normal"/>
    <w:next w:val="Normal"/>
    <w:autoRedefine/>
    <w:uiPriority w:val="39"/>
    <w:qFormat/>
    <w:rsid w:val="00A50C84"/>
    <w:pPr>
      <w:tabs>
        <w:tab w:val="left" w:pos="709"/>
        <w:tab w:val="right" w:leader="dot" w:pos="9016"/>
      </w:tabs>
      <w:snapToGrid w:val="0"/>
      <w:spacing w:line="400" w:lineRule="atLeast"/>
    </w:pPr>
    <w:rPr>
      <w:rFonts w:ascii="DFKai-SB" w:eastAsia="DFKai-SB" w:hAnsi="DFKai-SB"/>
      <w:sz w:val="28"/>
    </w:rPr>
  </w:style>
  <w:style w:type="paragraph" w:styleId="TOC2">
    <w:name w:val="toc 2"/>
    <w:aliases w:val="A目錄 2"/>
    <w:basedOn w:val="Normal"/>
    <w:next w:val="Normal"/>
    <w:autoRedefine/>
    <w:uiPriority w:val="39"/>
    <w:qFormat/>
    <w:rsid w:val="00EE49B8"/>
    <w:pPr>
      <w:tabs>
        <w:tab w:val="left" w:pos="1276"/>
        <w:tab w:val="right" w:leader="dot" w:pos="9016"/>
      </w:tabs>
      <w:overflowPunct w:val="0"/>
      <w:snapToGrid w:val="0"/>
      <w:spacing w:line="276" w:lineRule="auto"/>
      <w:ind w:leftChars="200" w:left="1274" w:hangingChars="255" w:hanging="714"/>
      <w:jc w:val="both"/>
    </w:pPr>
    <w:rPr>
      <w:rFonts w:ascii="DFKai-SB" w:eastAsia="DFKai-SB" w:hAnsi="DFKai-SB"/>
      <w:sz w:val="28"/>
    </w:rPr>
  </w:style>
  <w:style w:type="paragraph" w:styleId="TOC3">
    <w:name w:val="toc 3"/>
    <w:aliases w:val="A目錄 3"/>
    <w:basedOn w:val="Normal"/>
    <w:next w:val="Normal"/>
    <w:autoRedefine/>
    <w:uiPriority w:val="39"/>
    <w:qFormat/>
    <w:rsid w:val="00EE49B8"/>
    <w:pPr>
      <w:tabs>
        <w:tab w:val="left" w:pos="1680"/>
        <w:tab w:val="right" w:leader="dot" w:pos="9628"/>
      </w:tabs>
      <w:snapToGrid w:val="0"/>
      <w:spacing w:line="300" w:lineRule="auto"/>
      <w:ind w:leftChars="400" w:left="1120"/>
    </w:pPr>
    <w:rPr>
      <w:rFonts w:ascii="DFKai-SB" w:eastAsia="DFKai-SB" w:hAnsi="DFKai-SB"/>
      <w:sz w:val="28"/>
    </w:rPr>
  </w:style>
  <w:style w:type="character" w:customStyle="1" w:styleId="11">
    <w:name w:val="超連結1"/>
    <w:uiPriority w:val="99"/>
    <w:unhideWhenUsed/>
    <w:rsid w:val="00EE49B8"/>
    <w:rPr>
      <w:rFonts w:eastAsia="Times New Roman"/>
      <w:color w:val="0000FF"/>
      <w:sz w:val="24"/>
      <w:u w:val="single"/>
    </w:rPr>
  </w:style>
  <w:style w:type="character" w:customStyle="1" w:styleId="BalloonTextChar">
    <w:name w:val="Balloon Text Char"/>
    <w:link w:val="BalloonText"/>
    <w:uiPriority w:val="99"/>
    <w:rsid w:val="00EE49B8"/>
    <w:rPr>
      <w:rFonts w:ascii="Arial" w:hAnsi="Arial"/>
      <w:kern w:val="2"/>
      <w:sz w:val="18"/>
      <w:szCs w:val="18"/>
    </w:rPr>
  </w:style>
  <w:style w:type="character" w:customStyle="1" w:styleId="FooterChar">
    <w:name w:val="Footer Char"/>
    <w:link w:val="Footer"/>
    <w:uiPriority w:val="99"/>
    <w:rsid w:val="00EE49B8"/>
    <w:rPr>
      <w:kern w:val="2"/>
    </w:rPr>
  </w:style>
  <w:style w:type="character" w:customStyle="1" w:styleId="HeaderChar">
    <w:name w:val="Header Char"/>
    <w:link w:val="Header"/>
    <w:rsid w:val="00EE49B8"/>
    <w:rPr>
      <w:kern w:val="2"/>
    </w:rPr>
  </w:style>
  <w:style w:type="table" w:customStyle="1" w:styleId="-51">
    <w:name w:val="淺色格線 - 輔色 51"/>
    <w:basedOn w:val="TableNormal"/>
    <w:next w:val="LightGrid-Accent5"/>
    <w:uiPriority w:val="62"/>
    <w:rsid w:val="00EE49B8"/>
    <w:rPr>
      <w:rFonts w:ascii="Calibri" w:hAnsi="Calibri"/>
      <w:kern w:val="2"/>
      <w:sz w:val="24"/>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Condensed" w:eastAsia="PMingLiU" w:hAnsi="Bahnschrift Light 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Condensed" w:eastAsia="PMingLiU" w:hAnsi="Bahnschrift Light 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Condensed" w:eastAsia="PMingLiU" w:hAnsi="Bahnschrift Light Condensed" w:cs="Times New Roman"/>
        <w:b/>
        <w:bCs/>
      </w:rPr>
    </w:tblStylePr>
    <w:tblStylePr w:type="lastCol">
      <w:rPr>
        <w:rFonts w:ascii="Bahnschrift Light Condensed" w:eastAsia="PMingLiU" w:hAnsi="Bahnschrift Light 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styleId="NoteHeading">
    <w:name w:val="Note Heading"/>
    <w:basedOn w:val="Normal"/>
    <w:next w:val="Normal"/>
    <w:link w:val="NoteHeadingChar"/>
    <w:rsid w:val="00EE49B8"/>
    <w:pPr>
      <w:jc w:val="center"/>
    </w:pPr>
  </w:style>
  <w:style w:type="character" w:customStyle="1" w:styleId="NoteHeadingChar">
    <w:name w:val="Note Heading Char"/>
    <w:link w:val="NoteHeading"/>
    <w:rsid w:val="00EE49B8"/>
    <w:rPr>
      <w:kern w:val="2"/>
      <w:sz w:val="24"/>
      <w:szCs w:val="24"/>
    </w:rPr>
  </w:style>
  <w:style w:type="character" w:customStyle="1" w:styleId="fontcolor111">
    <w:name w:val="fontcolor111"/>
    <w:rsid w:val="00EE49B8"/>
    <w:rPr>
      <w:rFonts w:ascii="PMingLiU" w:eastAsia="PMingLiU" w:hAnsi="PMingLiU" w:hint="eastAsia"/>
      <w:sz w:val="22"/>
      <w:szCs w:val="22"/>
    </w:rPr>
  </w:style>
  <w:style w:type="character" w:styleId="Hyperlink">
    <w:name w:val="Hyperlink"/>
    <w:uiPriority w:val="99"/>
    <w:rsid w:val="00EE49B8"/>
    <w:rPr>
      <w:color w:val="0563C1"/>
      <w:u w:val="single"/>
    </w:rPr>
  </w:style>
  <w:style w:type="table" w:styleId="LightGrid-Accent5">
    <w:name w:val="Light Grid Accent 5"/>
    <w:basedOn w:val="TableNormal"/>
    <w:uiPriority w:val="62"/>
    <w:rsid w:val="00EE49B8"/>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PMingLiU"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PMingLiU"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PMingLiU" w:hAnsi="Calibri Light" w:cs="Times New Roman"/>
        <w:b/>
        <w:bCs/>
      </w:rPr>
    </w:tblStylePr>
    <w:tblStylePr w:type="lastCol">
      <w:rPr>
        <w:rFonts w:ascii="Calibri Light" w:eastAsia="PMingLiU"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Normal1">
    <w:name w:val="Table Normal1"/>
    <w:uiPriority w:val="2"/>
    <w:semiHidden/>
    <w:unhideWhenUsed/>
    <w:qFormat/>
    <w:rsid w:val="00652C82"/>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character" w:customStyle="1" w:styleId="ListParagraphChar">
    <w:name w:val="List Paragraph Char"/>
    <w:aliases w:val="1.1.1.1清單段落 Char,標題 (4) Char,(二) Char,列點 Char,1.1 Char,Yie-清單段落 Char,01章名 Char,樣式A Char,圖標 Char,卑南壹 Char,參考文獻 Char,表格清單 Char,numbered Char,Paragraphe de liste1 Char,Bulletr List Paragraph Char,Bullet List Char,FooterText Char"/>
    <w:link w:val="ListParagraph"/>
    <w:qFormat/>
    <w:rsid w:val="00652C82"/>
    <w:rPr>
      <w:kern w:val="2"/>
      <w:sz w:val="24"/>
      <w:szCs w:val="24"/>
    </w:rPr>
  </w:style>
  <w:style w:type="character" w:styleId="CommentReference">
    <w:name w:val="annotation reference"/>
    <w:unhideWhenUsed/>
    <w:rsid w:val="00346EE3"/>
    <w:rPr>
      <w:sz w:val="18"/>
      <w:szCs w:val="18"/>
    </w:rPr>
  </w:style>
  <w:style w:type="paragraph" w:styleId="CommentText">
    <w:name w:val="annotation text"/>
    <w:basedOn w:val="Normal"/>
    <w:link w:val="CommentTextChar"/>
    <w:unhideWhenUsed/>
    <w:rsid w:val="00346EE3"/>
    <w:rPr>
      <w:rFonts w:ascii="Calibri" w:hAnsi="Calibri"/>
      <w:szCs w:val="22"/>
    </w:rPr>
  </w:style>
  <w:style w:type="character" w:customStyle="1" w:styleId="CommentTextChar">
    <w:name w:val="Comment Text Char"/>
    <w:link w:val="CommentText"/>
    <w:rsid w:val="00346EE3"/>
    <w:rPr>
      <w:rFonts w:ascii="Calibri" w:hAnsi="Calibri"/>
      <w:kern w:val="2"/>
      <w:sz w:val="24"/>
      <w:szCs w:val="22"/>
    </w:rPr>
  </w:style>
  <w:style w:type="paragraph" w:styleId="CommentSubject">
    <w:name w:val="annotation subject"/>
    <w:basedOn w:val="CommentText"/>
    <w:next w:val="CommentText"/>
    <w:link w:val="CommentSubjectChar"/>
    <w:uiPriority w:val="99"/>
    <w:rsid w:val="00346EE3"/>
    <w:rPr>
      <w:rFonts w:ascii="Times New Roman" w:hAnsi="Times New Roman"/>
      <w:b/>
      <w:bCs/>
      <w:szCs w:val="24"/>
    </w:rPr>
  </w:style>
  <w:style w:type="character" w:customStyle="1" w:styleId="CommentSubjectChar">
    <w:name w:val="Comment Subject Char"/>
    <w:link w:val="CommentSubject"/>
    <w:uiPriority w:val="99"/>
    <w:rsid w:val="00346EE3"/>
    <w:rPr>
      <w:rFonts w:ascii="Calibri" w:hAnsi="Calibri"/>
      <w:b/>
      <w:bCs/>
      <w:kern w:val="2"/>
      <w:sz w:val="24"/>
      <w:szCs w:val="24"/>
    </w:rPr>
  </w:style>
  <w:style w:type="table" w:customStyle="1" w:styleId="2">
    <w:name w:val="表格格線2"/>
    <w:basedOn w:val="TableNormal"/>
    <w:next w:val="TableGrid"/>
    <w:uiPriority w:val="3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格格線3"/>
    <w:basedOn w:val="TableNormal"/>
    <w:next w:val="TableGrid"/>
    <w:uiPriority w:val="3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TableNormal"/>
    <w:next w:val="TableGrid"/>
    <w:uiPriority w:val="3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TableNormal"/>
    <w:next w:val="TableGrid"/>
    <w:uiPriority w:val="3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標題 21"/>
    <w:basedOn w:val="Normal"/>
    <w:next w:val="Normal"/>
    <w:uiPriority w:val="9"/>
    <w:semiHidden/>
    <w:unhideWhenUsed/>
    <w:qFormat/>
    <w:rsid w:val="000D3D15"/>
    <w:pPr>
      <w:keepNext/>
      <w:adjustRightInd w:val="0"/>
      <w:snapToGrid w:val="0"/>
      <w:spacing w:line="720" w:lineRule="auto"/>
      <w:outlineLvl w:val="1"/>
    </w:pPr>
    <w:rPr>
      <w:rFonts w:ascii="Cambria" w:hAnsi="Cambria"/>
      <w:b/>
      <w:bCs/>
      <w:sz w:val="48"/>
      <w:szCs w:val="48"/>
    </w:rPr>
  </w:style>
  <w:style w:type="paragraph" w:customStyle="1" w:styleId="31">
    <w:name w:val="標題 31"/>
    <w:basedOn w:val="Normal"/>
    <w:next w:val="Normal"/>
    <w:uiPriority w:val="9"/>
    <w:semiHidden/>
    <w:unhideWhenUsed/>
    <w:qFormat/>
    <w:rsid w:val="000D3D15"/>
    <w:pPr>
      <w:keepNext/>
      <w:adjustRightInd w:val="0"/>
      <w:snapToGrid w:val="0"/>
      <w:spacing w:line="720" w:lineRule="auto"/>
      <w:outlineLvl w:val="2"/>
    </w:pPr>
    <w:rPr>
      <w:rFonts w:ascii="Cambria" w:hAnsi="Cambria"/>
      <w:b/>
      <w:bCs/>
      <w:sz w:val="36"/>
      <w:szCs w:val="36"/>
    </w:rPr>
  </w:style>
  <w:style w:type="paragraph" w:customStyle="1" w:styleId="A1">
    <w:name w:val="A1_壹、"/>
    <w:qFormat/>
    <w:rsid w:val="000D3D15"/>
    <w:pPr>
      <w:numPr>
        <w:numId w:val="3"/>
      </w:numPr>
      <w:adjustRightInd w:val="0"/>
      <w:snapToGrid w:val="0"/>
      <w:spacing w:before="240" w:after="120" w:line="400" w:lineRule="atLeast"/>
      <w:jc w:val="both"/>
      <w:outlineLvl w:val="0"/>
    </w:pPr>
    <w:rPr>
      <w:rFonts w:eastAsia="DFKai-SB"/>
      <w:b/>
      <w:bCs/>
      <w:kern w:val="52"/>
      <w:sz w:val="28"/>
      <w:szCs w:val="28"/>
      <w:lang w:eastAsia="zh-TW"/>
    </w:rPr>
  </w:style>
  <w:style w:type="paragraph" w:styleId="NormalIndent">
    <w:name w:val="Normal Indent"/>
    <w:basedOn w:val="Normal"/>
    <w:rsid w:val="000D3D15"/>
    <w:pPr>
      <w:adjustRightInd w:val="0"/>
      <w:snapToGrid w:val="0"/>
      <w:spacing w:line="460" w:lineRule="atLeast"/>
      <w:ind w:leftChars="200" w:left="480"/>
    </w:pPr>
    <w:rPr>
      <w:rFonts w:eastAsia="DFKai-SB"/>
      <w:sz w:val="28"/>
      <w:szCs w:val="28"/>
    </w:rPr>
  </w:style>
  <w:style w:type="paragraph" w:customStyle="1" w:styleId="12">
    <w:name w:val="圖1"/>
    <w:basedOn w:val="NormalIndent"/>
    <w:autoRedefine/>
    <w:rsid w:val="000D3D15"/>
    <w:pPr>
      <w:spacing w:afterLines="50"/>
      <w:jc w:val="both"/>
    </w:pPr>
  </w:style>
  <w:style w:type="paragraph" w:customStyle="1" w:styleId="A2">
    <w:name w:val="A2_一、"/>
    <w:qFormat/>
    <w:rsid w:val="000D3D15"/>
    <w:pPr>
      <w:numPr>
        <w:ilvl w:val="1"/>
        <w:numId w:val="3"/>
      </w:numPr>
      <w:tabs>
        <w:tab w:val="left" w:pos="1134"/>
      </w:tabs>
      <w:adjustRightInd w:val="0"/>
      <w:snapToGrid w:val="0"/>
      <w:spacing w:before="240" w:after="120" w:line="400" w:lineRule="atLeast"/>
      <w:jc w:val="both"/>
      <w:outlineLvl w:val="1"/>
    </w:pPr>
    <w:rPr>
      <w:rFonts w:eastAsia="DFKai-SB"/>
      <w:b/>
      <w:bCs/>
      <w:kern w:val="52"/>
      <w:sz w:val="28"/>
      <w:szCs w:val="28"/>
      <w:lang w:eastAsia="zh-TW"/>
    </w:rPr>
  </w:style>
  <w:style w:type="paragraph" w:customStyle="1" w:styleId="A10">
    <w:name w:val="A1_壹內文"/>
    <w:qFormat/>
    <w:rsid w:val="000D3D15"/>
    <w:pPr>
      <w:adjustRightInd w:val="0"/>
      <w:snapToGrid w:val="0"/>
      <w:spacing w:line="460" w:lineRule="atLeast"/>
      <w:ind w:leftChars="215" w:left="215" w:firstLineChars="200" w:firstLine="200"/>
      <w:jc w:val="both"/>
    </w:pPr>
    <w:rPr>
      <w:rFonts w:eastAsia="DFKai-SB"/>
      <w:kern w:val="2"/>
      <w:sz w:val="28"/>
      <w:szCs w:val="28"/>
      <w:lang w:eastAsia="zh-TW"/>
    </w:rPr>
  </w:style>
  <w:style w:type="paragraph" w:customStyle="1" w:styleId="A20">
    <w:name w:val="A2_一內文"/>
    <w:qFormat/>
    <w:rsid w:val="000D3D15"/>
    <w:pPr>
      <w:adjustRightInd w:val="0"/>
      <w:snapToGrid w:val="0"/>
      <w:spacing w:line="460" w:lineRule="atLeast"/>
      <w:ind w:leftChars="200" w:left="200" w:firstLineChars="200" w:firstLine="200"/>
      <w:jc w:val="both"/>
    </w:pPr>
    <w:rPr>
      <w:rFonts w:eastAsia="DFKai-SB"/>
      <w:kern w:val="2"/>
      <w:sz w:val="28"/>
      <w:szCs w:val="28"/>
      <w:lang w:eastAsia="zh-TW"/>
    </w:rPr>
  </w:style>
  <w:style w:type="paragraph" w:customStyle="1" w:styleId="A3">
    <w:name w:val="A3_(一)、"/>
    <w:qFormat/>
    <w:rsid w:val="000D3D15"/>
    <w:pPr>
      <w:numPr>
        <w:ilvl w:val="2"/>
        <w:numId w:val="3"/>
      </w:numPr>
      <w:adjustRightInd w:val="0"/>
      <w:snapToGrid w:val="0"/>
      <w:spacing w:before="240" w:after="120" w:line="400" w:lineRule="atLeast"/>
      <w:ind w:leftChars="405" w:left="944"/>
      <w:outlineLvl w:val="2"/>
    </w:pPr>
    <w:rPr>
      <w:rFonts w:eastAsia="DFKai-SB"/>
      <w:b/>
      <w:bCs/>
      <w:kern w:val="52"/>
      <w:sz w:val="28"/>
      <w:szCs w:val="28"/>
      <w:lang w:eastAsia="zh-TW"/>
    </w:rPr>
  </w:style>
  <w:style w:type="paragraph" w:customStyle="1" w:styleId="A30">
    <w:name w:val="A3_(一)內文"/>
    <w:qFormat/>
    <w:rsid w:val="000D3D15"/>
    <w:pPr>
      <w:adjustRightInd w:val="0"/>
      <w:snapToGrid w:val="0"/>
      <w:spacing w:line="460" w:lineRule="atLeast"/>
      <w:ind w:leftChars="405" w:left="405" w:firstLineChars="200" w:firstLine="200"/>
      <w:jc w:val="both"/>
    </w:pPr>
    <w:rPr>
      <w:rFonts w:eastAsia="DFKai-SB"/>
      <w:kern w:val="2"/>
      <w:sz w:val="28"/>
      <w:szCs w:val="28"/>
      <w:lang w:eastAsia="zh-TW"/>
    </w:rPr>
  </w:style>
  <w:style w:type="table" w:customStyle="1" w:styleId="13">
    <w:name w:val="表格格線1"/>
    <w:basedOn w:val="TableNormal"/>
    <w:next w:val="TableGrid"/>
    <w:uiPriority w:val="59"/>
    <w:rsid w:val="000D3D15"/>
    <w:rPr>
      <w:rFonts w:eastAsia="DFKai-SB"/>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表標"/>
    <w:qFormat/>
    <w:rsid w:val="000D3D15"/>
    <w:rPr>
      <w:rFonts w:eastAsia="DFKai-SB"/>
      <w:kern w:val="2"/>
      <w:sz w:val="28"/>
      <w:szCs w:val="28"/>
      <w:lang w:eastAsia="zh-TW"/>
    </w:rPr>
  </w:style>
  <w:style w:type="paragraph" w:styleId="TableofFigures">
    <w:name w:val="table of figures"/>
    <w:aliases w:val="A圖表目錄"/>
    <w:basedOn w:val="Normal"/>
    <w:next w:val="Normal"/>
    <w:uiPriority w:val="99"/>
    <w:rsid w:val="000D3D15"/>
    <w:pPr>
      <w:adjustRightInd w:val="0"/>
      <w:snapToGrid w:val="0"/>
      <w:spacing w:line="460" w:lineRule="atLeast"/>
    </w:pPr>
    <w:rPr>
      <w:rFonts w:eastAsia="DFKai-SB"/>
      <w:sz w:val="28"/>
      <w:szCs w:val="28"/>
    </w:rPr>
  </w:style>
  <w:style w:type="paragraph" w:customStyle="1" w:styleId="a6">
    <w:name w:val="註腳"/>
    <w:qFormat/>
    <w:rsid w:val="000D3D15"/>
    <w:pPr>
      <w:ind w:left="1162" w:firstLine="560"/>
    </w:pPr>
    <w:rPr>
      <w:rFonts w:eastAsia="DFKai-SB"/>
      <w:kern w:val="2"/>
      <w:sz w:val="28"/>
      <w:szCs w:val="28"/>
      <w:vertAlign w:val="superscript"/>
      <w:lang w:eastAsia="zh-TW"/>
    </w:rPr>
  </w:style>
  <w:style w:type="paragraph" w:styleId="EndnoteText">
    <w:name w:val="endnote text"/>
    <w:basedOn w:val="Normal"/>
    <w:link w:val="EndnoteTextChar"/>
    <w:uiPriority w:val="99"/>
    <w:unhideWhenUsed/>
    <w:rsid w:val="000D3D15"/>
    <w:pPr>
      <w:adjustRightInd w:val="0"/>
      <w:snapToGrid w:val="0"/>
      <w:spacing w:line="460" w:lineRule="atLeast"/>
    </w:pPr>
    <w:rPr>
      <w:rFonts w:eastAsia="DFKai-SB"/>
      <w:sz w:val="28"/>
      <w:szCs w:val="28"/>
    </w:rPr>
  </w:style>
  <w:style w:type="character" w:customStyle="1" w:styleId="EndnoteTextChar">
    <w:name w:val="Endnote Text Char"/>
    <w:link w:val="EndnoteText"/>
    <w:uiPriority w:val="99"/>
    <w:rsid w:val="000D3D15"/>
    <w:rPr>
      <w:rFonts w:eastAsia="DFKai-SB"/>
      <w:kern w:val="2"/>
      <w:sz w:val="28"/>
      <w:szCs w:val="28"/>
    </w:rPr>
  </w:style>
  <w:style w:type="character" w:styleId="EndnoteReference">
    <w:name w:val="endnote reference"/>
    <w:uiPriority w:val="99"/>
    <w:unhideWhenUsed/>
    <w:rsid w:val="000D3D15"/>
    <w:rPr>
      <w:vertAlign w:val="superscript"/>
    </w:rPr>
  </w:style>
  <w:style w:type="paragraph" w:customStyle="1" w:styleId="A41">
    <w:name w:val="A4_1.內文"/>
    <w:rsid w:val="000D3D15"/>
    <w:pPr>
      <w:adjustRightInd w:val="0"/>
      <w:snapToGrid w:val="0"/>
      <w:spacing w:line="460" w:lineRule="atLeast"/>
      <w:ind w:leftChars="850" w:left="850" w:firstLineChars="200" w:firstLine="200"/>
      <w:jc w:val="both"/>
    </w:pPr>
    <w:rPr>
      <w:rFonts w:eastAsia="DFKai-SB"/>
      <w:kern w:val="2"/>
      <w:sz w:val="28"/>
      <w:szCs w:val="28"/>
      <w:lang w:eastAsia="zh-TW"/>
    </w:rPr>
  </w:style>
  <w:style w:type="paragraph" w:styleId="Caption">
    <w:name w:val="caption"/>
    <w:aliases w:val="A標號"/>
    <w:next w:val="Normal"/>
    <w:unhideWhenUsed/>
    <w:qFormat/>
    <w:rsid w:val="000D3D15"/>
    <w:rPr>
      <w:rFonts w:eastAsia="DFKai-SB"/>
      <w:kern w:val="2"/>
      <w:sz w:val="28"/>
      <w:lang w:eastAsia="zh-TW"/>
    </w:rPr>
  </w:style>
  <w:style w:type="paragraph" w:customStyle="1" w:styleId="A410">
    <w:name w:val="A4_1."/>
    <w:rsid w:val="000D3D15"/>
    <w:pPr>
      <w:tabs>
        <w:tab w:val="left" w:pos="1400"/>
      </w:tabs>
      <w:adjustRightInd w:val="0"/>
      <w:snapToGrid w:val="0"/>
      <w:spacing w:line="460" w:lineRule="atLeast"/>
      <w:ind w:leftChars="700" w:left="700"/>
      <w:jc w:val="both"/>
    </w:pPr>
    <w:rPr>
      <w:rFonts w:eastAsia="DFKai-SB"/>
      <w:bCs/>
      <w:kern w:val="52"/>
      <w:sz w:val="28"/>
      <w:szCs w:val="28"/>
      <w:lang w:eastAsia="zh-TW"/>
    </w:rPr>
  </w:style>
  <w:style w:type="paragraph" w:styleId="PlainText">
    <w:name w:val="Plain Text"/>
    <w:basedOn w:val="Normal"/>
    <w:link w:val="PlainTextChar"/>
    <w:uiPriority w:val="99"/>
    <w:unhideWhenUsed/>
    <w:rsid w:val="000D3D15"/>
    <w:rPr>
      <w:rFonts w:ascii="Calibri" w:hAnsi="Courier New" w:cs="Courier New"/>
      <w:sz w:val="20"/>
    </w:rPr>
  </w:style>
  <w:style w:type="character" w:customStyle="1" w:styleId="PlainTextChar">
    <w:name w:val="Plain Text Char"/>
    <w:link w:val="PlainText"/>
    <w:uiPriority w:val="99"/>
    <w:rsid w:val="000D3D15"/>
    <w:rPr>
      <w:rFonts w:ascii="Calibri" w:hAnsi="Courier New" w:cs="Courier New"/>
      <w:kern w:val="2"/>
      <w:szCs w:val="24"/>
    </w:rPr>
  </w:style>
  <w:style w:type="paragraph" w:styleId="ListBullet">
    <w:name w:val="List Bullet"/>
    <w:basedOn w:val="Normal"/>
    <w:unhideWhenUsed/>
    <w:rsid w:val="000D3D15"/>
    <w:pPr>
      <w:numPr>
        <w:numId w:val="4"/>
      </w:numPr>
      <w:adjustRightInd w:val="0"/>
      <w:snapToGrid w:val="0"/>
      <w:spacing w:line="460" w:lineRule="atLeast"/>
      <w:contextualSpacing/>
    </w:pPr>
    <w:rPr>
      <w:rFonts w:eastAsia="DFKai-SB"/>
      <w:sz w:val="28"/>
      <w:szCs w:val="28"/>
    </w:rPr>
  </w:style>
  <w:style w:type="paragraph" w:customStyle="1" w:styleId="first">
    <w:name w:val="first"/>
    <w:basedOn w:val="Normal"/>
    <w:rsid w:val="000D3D15"/>
    <w:pPr>
      <w:widowControl/>
      <w:spacing w:before="100" w:beforeAutospacing="1" w:after="100" w:afterAutospacing="1"/>
    </w:pPr>
    <w:rPr>
      <w:rFonts w:ascii="PMingLiU" w:hAnsi="PMingLiU" w:cs="PMingLiU"/>
      <w:kern w:val="0"/>
    </w:rPr>
  </w:style>
  <w:style w:type="character" w:customStyle="1" w:styleId="st">
    <w:name w:val="st"/>
    <w:rsid w:val="000D3D15"/>
  </w:style>
  <w:style w:type="paragraph" w:customStyle="1" w:styleId="A4">
    <w:name w:val="A4_項目符號"/>
    <w:qFormat/>
    <w:rsid w:val="000D3D15"/>
    <w:pPr>
      <w:numPr>
        <w:numId w:val="5"/>
      </w:numPr>
      <w:tabs>
        <w:tab w:val="left" w:pos="2352"/>
      </w:tabs>
      <w:adjustRightInd w:val="0"/>
      <w:snapToGrid w:val="0"/>
      <w:ind w:left="2342" w:hanging="437"/>
    </w:pPr>
    <w:rPr>
      <w:rFonts w:eastAsia="DFKai-SB"/>
      <w:color w:val="0000CC"/>
      <w:kern w:val="2"/>
      <w:sz w:val="28"/>
      <w:szCs w:val="28"/>
      <w:lang w:eastAsia="zh-TW"/>
    </w:rPr>
  </w:style>
  <w:style w:type="paragraph" w:customStyle="1" w:styleId="A40">
    <w:name w:val="A4_項目內文"/>
    <w:qFormat/>
    <w:rsid w:val="000D3D15"/>
    <w:pPr>
      <w:tabs>
        <w:tab w:val="left" w:pos="2352"/>
      </w:tabs>
      <w:adjustRightInd w:val="0"/>
      <w:snapToGrid w:val="0"/>
      <w:spacing w:line="460" w:lineRule="atLeast"/>
      <w:ind w:left="2336" w:firstLine="11"/>
    </w:pPr>
    <w:rPr>
      <w:rFonts w:eastAsia="DFKai-SB"/>
      <w:color w:val="0000CC"/>
      <w:kern w:val="2"/>
      <w:sz w:val="28"/>
      <w:szCs w:val="28"/>
      <w:lang w:eastAsia="zh-TW"/>
    </w:rPr>
  </w:style>
  <w:style w:type="table" w:customStyle="1" w:styleId="15">
    <w:name w:val="表格格線15"/>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表格格線16"/>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表格格線30"/>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1">
    <w:name w:val="05 1."/>
    <w:basedOn w:val="Normal"/>
    <w:link w:val="0510"/>
    <w:qFormat/>
    <w:rsid w:val="000D3D15"/>
    <w:pPr>
      <w:overflowPunct w:val="0"/>
      <w:spacing w:line="540" w:lineRule="exact"/>
      <w:ind w:left="280" w:hangingChars="100" w:hanging="280"/>
      <w:jc w:val="both"/>
    </w:pPr>
    <w:rPr>
      <w:rFonts w:eastAsia="DFKai-SB"/>
      <w:sz w:val="28"/>
    </w:rPr>
  </w:style>
  <w:style w:type="character" w:customStyle="1" w:styleId="0510">
    <w:name w:val="05 1. 字元"/>
    <w:link w:val="051"/>
    <w:rsid w:val="000D3D15"/>
    <w:rPr>
      <w:rFonts w:eastAsia="DFKai-SB"/>
      <w:kern w:val="2"/>
      <w:sz w:val="28"/>
      <w:szCs w:val="24"/>
    </w:rPr>
  </w:style>
  <w:style w:type="paragraph" w:customStyle="1" w:styleId="t5">
    <w:name w:val="t5"/>
    <w:basedOn w:val="Normal"/>
    <w:semiHidden/>
    <w:rsid w:val="000D3D15"/>
    <w:pPr>
      <w:numPr>
        <w:numId w:val="6"/>
      </w:numPr>
      <w:adjustRightInd w:val="0"/>
      <w:snapToGrid w:val="0"/>
      <w:spacing w:line="420" w:lineRule="exact"/>
      <w:ind w:firstLine="0"/>
      <w:jc w:val="both"/>
      <w:textAlignment w:val="baseline"/>
    </w:pPr>
    <w:rPr>
      <w:rFonts w:eastAsia="DFKai-SB"/>
      <w:kern w:val="0"/>
      <w:sz w:val="28"/>
      <w:szCs w:val="28"/>
    </w:rPr>
  </w:style>
  <w:style w:type="table" w:customStyle="1" w:styleId="110">
    <w:name w:val="表格格線11"/>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已查閱的超連結1"/>
    <w:uiPriority w:val="99"/>
    <w:semiHidden/>
    <w:unhideWhenUsed/>
    <w:rsid w:val="000D3D15"/>
    <w:rPr>
      <w:color w:val="800080"/>
      <w:u w:val="single"/>
    </w:rPr>
  </w:style>
  <w:style w:type="character" w:customStyle="1" w:styleId="210">
    <w:name w:val="標題 2 字元1"/>
    <w:uiPriority w:val="9"/>
    <w:semiHidden/>
    <w:rsid w:val="000D3D15"/>
    <w:rPr>
      <w:rFonts w:ascii="Calibri Light" w:eastAsia="PMingLiU" w:hAnsi="Calibri Light" w:cs="Times New Roman"/>
      <w:b/>
      <w:bCs/>
      <w:sz w:val="48"/>
      <w:szCs w:val="48"/>
    </w:rPr>
  </w:style>
  <w:style w:type="character" w:customStyle="1" w:styleId="310">
    <w:name w:val="標題 3 字元1"/>
    <w:uiPriority w:val="9"/>
    <w:semiHidden/>
    <w:rsid w:val="000D3D15"/>
    <w:rPr>
      <w:rFonts w:ascii="Calibri Light" w:eastAsia="PMingLiU" w:hAnsi="Calibri Light" w:cs="Times New Roman"/>
      <w:b/>
      <w:bCs/>
      <w:sz w:val="36"/>
      <w:szCs w:val="36"/>
    </w:rPr>
  </w:style>
  <w:style w:type="character" w:styleId="FollowedHyperlink">
    <w:name w:val="FollowedHyperlink"/>
    <w:unhideWhenUsed/>
    <w:rsid w:val="000D3D15"/>
    <w:rPr>
      <w:color w:val="954F72"/>
      <w:u w:val="single"/>
    </w:rPr>
  </w:style>
  <w:style w:type="numbering" w:customStyle="1" w:styleId="20">
    <w:name w:val="無清單2"/>
    <w:next w:val="NoList"/>
    <w:uiPriority w:val="99"/>
    <w:semiHidden/>
    <w:unhideWhenUsed/>
    <w:rsid w:val="000D3D15"/>
  </w:style>
  <w:style w:type="table" w:customStyle="1" w:styleId="211">
    <w:name w:val="表格格線21"/>
    <w:basedOn w:val="TableNormal"/>
    <w:next w:val="TableGrid"/>
    <w:uiPriority w:val="3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TableNormal"/>
    <w:next w:val="TableGrid"/>
    <w:uiPriority w:val="3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表格格線31"/>
    <w:basedOn w:val="TableNormal"/>
    <w:next w:val="TableGrid"/>
    <w:uiPriority w:val="3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1"/>
    <w:basedOn w:val="TableNormal"/>
    <w:next w:val="TableGrid"/>
    <w:uiPriority w:val="3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表格格線51"/>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格格線61"/>
    <w:basedOn w:val="TableNormal"/>
    <w:next w:val="TableGrid"/>
    <w:uiPriority w:val="3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無清單11"/>
    <w:next w:val="NoList"/>
    <w:uiPriority w:val="99"/>
    <w:semiHidden/>
    <w:unhideWhenUsed/>
    <w:rsid w:val="000D3D15"/>
  </w:style>
  <w:style w:type="table" w:customStyle="1" w:styleId="120">
    <w:name w:val="表格格線12"/>
    <w:basedOn w:val="TableNormal"/>
    <w:next w:val="TableGrid"/>
    <w:uiPriority w:val="39"/>
    <w:rsid w:val="000D3D15"/>
    <w:rPr>
      <w:rFonts w:eastAsia="DFKai-SB"/>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表格格線161"/>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表格格線301"/>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表格格線111"/>
    <w:basedOn w:val="TableNormal"/>
    <w:next w:val="TableGrid"/>
    <w:uiPriority w:val="59"/>
    <w:rsid w:val="000D3D1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rsid w:val="004F6C41"/>
    <w:rPr>
      <w:rFonts w:eastAsia="DFKai-SB"/>
      <w:kern w:val="2"/>
      <w:sz w:val="26"/>
      <w:szCs w:val="24"/>
    </w:rPr>
  </w:style>
  <w:style w:type="table" w:customStyle="1" w:styleId="8">
    <w:name w:val="表格格線8"/>
    <w:basedOn w:val="TableNormal"/>
    <w:next w:val="TableGrid"/>
    <w:uiPriority w:val="39"/>
    <w:rsid w:val="00126C21"/>
    <w:pPr>
      <w:widowControl w:val="0"/>
      <w:autoSpaceDE w:val="0"/>
      <w:autoSpaceDN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表格格線22"/>
    <w:basedOn w:val="TableNormal"/>
    <w:next w:val="TableGrid"/>
    <w:uiPriority w:val="39"/>
    <w:rsid w:val="00884D9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表格格線23"/>
    <w:basedOn w:val="TableNormal"/>
    <w:next w:val="TableGrid"/>
    <w:uiPriority w:val="39"/>
    <w:rsid w:val="00884D9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表格格線24"/>
    <w:basedOn w:val="TableNormal"/>
    <w:next w:val="TableGrid"/>
    <w:uiPriority w:val="39"/>
    <w:rsid w:val="00884D9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表格格線9"/>
    <w:basedOn w:val="TableNormal"/>
    <w:next w:val="TableGrid"/>
    <w:uiPriority w:val="39"/>
    <w:rsid w:val="00884D95"/>
    <w:pPr>
      <w:widowControl w:val="0"/>
      <w:autoSpaceDE w:val="0"/>
      <w:autoSpaceDN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表格格線25"/>
    <w:basedOn w:val="TableNormal"/>
    <w:next w:val="TableGrid"/>
    <w:uiPriority w:val="39"/>
    <w:rsid w:val="00884D9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表格格線91"/>
    <w:basedOn w:val="TableNormal"/>
    <w:next w:val="TableGrid"/>
    <w:uiPriority w:val="39"/>
    <w:rsid w:val="00884D95"/>
    <w:pPr>
      <w:widowControl w:val="0"/>
      <w:autoSpaceDE w:val="0"/>
      <w:autoSpaceDN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733B3F"/>
    <w:pPr>
      <w:spacing w:line="400" w:lineRule="exact"/>
      <w:ind w:leftChars="100" w:left="912" w:hangingChars="280" w:hanging="672"/>
      <w:jc w:val="both"/>
    </w:pPr>
    <w:rPr>
      <w:rFonts w:eastAsia="DFKai-SB"/>
    </w:rPr>
  </w:style>
  <w:style w:type="character" w:customStyle="1" w:styleId="BodyTextIndent3Char">
    <w:name w:val="Body Text Indent 3 Char"/>
    <w:link w:val="BodyTextIndent3"/>
    <w:rsid w:val="00733B3F"/>
    <w:rPr>
      <w:rFonts w:eastAsia="DFKai-SB"/>
      <w:kern w:val="2"/>
      <w:sz w:val="24"/>
      <w:szCs w:val="24"/>
    </w:rPr>
  </w:style>
  <w:style w:type="character" w:customStyle="1" w:styleId="sub20">
    <w:name w:val="sub20"/>
    <w:basedOn w:val="DefaultParagraphFont"/>
    <w:rsid w:val="00733B3F"/>
  </w:style>
  <w:style w:type="character" w:customStyle="1" w:styleId="sub15h1">
    <w:name w:val="sub15h1"/>
    <w:rsid w:val="00733B3F"/>
    <w:rPr>
      <w:rFonts w:ascii="sө" w:hAnsi="sө" w:hint="default"/>
      <w:b/>
      <w:bCs/>
      <w:strike w:val="0"/>
      <w:dstrike w:val="0"/>
      <w:color w:val="CC3333"/>
      <w:sz w:val="15"/>
      <w:szCs w:val="15"/>
      <w:u w:val="none"/>
      <w:effect w:val="none"/>
    </w:rPr>
  </w:style>
  <w:style w:type="character" w:styleId="Strong">
    <w:name w:val="Strong"/>
    <w:qFormat/>
    <w:rsid w:val="00733B3F"/>
    <w:rPr>
      <w:b/>
      <w:bCs/>
    </w:rPr>
  </w:style>
  <w:style w:type="paragraph" w:customStyle="1" w:styleId="26">
    <w:name w:val="2."/>
    <w:basedOn w:val="Normal"/>
    <w:rsid w:val="00733B3F"/>
    <w:pPr>
      <w:adjustRightInd w:val="0"/>
      <w:snapToGrid w:val="0"/>
      <w:ind w:leftChars="-1" w:left="-2" w:firstLineChars="400" w:firstLine="1120"/>
      <w:jc w:val="both"/>
    </w:pPr>
    <w:rPr>
      <w:rFonts w:ascii="DFKai-SB" w:eastAsia="DFKai-SB" w:hAnsi="DFKai-SB"/>
      <w:color w:val="000000"/>
      <w:sz w:val="28"/>
      <w:szCs w:val="30"/>
    </w:rPr>
  </w:style>
  <w:style w:type="character" w:customStyle="1" w:styleId="a7">
    <w:name w:val="未解析的提及項目"/>
    <w:uiPriority w:val="99"/>
    <w:semiHidden/>
    <w:unhideWhenUsed/>
    <w:rsid w:val="00733B3F"/>
    <w:rPr>
      <w:color w:val="605E5C"/>
      <w:shd w:val="clear" w:color="auto" w:fill="E1DFDD"/>
    </w:rPr>
  </w:style>
  <w:style w:type="paragraph" w:customStyle="1" w:styleId="Default">
    <w:name w:val="Default"/>
    <w:rsid w:val="00D4231B"/>
    <w:pPr>
      <w:widowControl w:val="0"/>
      <w:autoSpaceDE w:val="0"/>
      <w:autoSpaceDN w:val="0"/>
      <w:adjustRightInd w:val="0"/>
    </w:pPr>
    <w:rPr>
      <w:color w:val="000000"/>
      <w:sz w:val="24"/>
      <w:szCs w:val="24"/>
      <w:lang w:eastAsia="zh-TW"/>
    </w:rPr>
  </w:style>
  <w:style w:type="numbering" w:customStyle="1" w:styleId="CurrentList1">
    <w:name w:val="Current List1"/>
    <w:uiPriority w:val="99"/>
    <w:rsid w:val="00011C28"/>
    <w:pPr>
      <w:numPr>
        <w:numId w:val="61"/>
      </w:numPr>
    </w:pPr>
  </w:style>
  <w:style w:type="paragraph" w:styleId="Revision">
    <w:name w:val="Revision"/>
    <w:hidden/>
    <w:uiPriority w:val="99"/>
    <w:semiHidden/>
    <w:rsid w:val="007E702F"/>
    <w:rPr>
      <w:kern w:val="2"/>
      <w:sz w:val="24"/>
      <w:szCs w:val="24"/>
      <w:lang w:eastAsia="zh-TW"/>
    </w:rPr>
  </w:style>
  <w:style w:type="character" w:customStyle="1" w:styleId="UnresolvedMention1">
    <w:name w:val="Unresolved Mention1"/>
    <w:uiPriority w:val="99"/>
    <w:semiHidden/>
    <w:unhideWhenUsed/>
    <w:rsid w:val="00572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88132">
      <w:bodyDiv w:val="1"/>
      <w:marLeft w:val="0"/>
      <w:marRight w:val="0"/>
      <w:marTop w:val="0"/>
      <w:marBottom w:val="0"/>
      <w:divBdr>
        <w:top w:val="none" w:sz="0" w:space="0" w:color="auto"/>
        <w:left w:val="none" w:sz="0" w:space="0" w:color="auto"/>
        <w:bottom w:val="none" w:sz="0" w:space="0" w:color="auto"/>
        <w:right w:val="none" w:sz="0" w:space="0" w:color="auto"/>
      </w:divBdr>
    </w:div>
    <w:div w:id="119421741">
      <w:bodyDiv w:val="1"/>
      <w:marLeft w:val="0"/>
      <w:marRight w:val="0"/>
      <w:marTop w:val="0"/>
      <w:marBottom w:val="0"/>
      <w:divBdr>
        <w:top w:val="none" w:sz="0" w:space="0" w:color="auto"/>
        <w:left w:val="none" w:sz="0" w:space="0" w:color="auto"/>
        <w:bottom w:val="none" w:sz="0" w:space="0" w:color="auto"/>
        <w:right w:val="none" w:sz="0" w:space="0" w:color="auto"/>
      </w:divBdr>
      <w:divsChild>
        <w:div w:id="1276402224">
          <w:marLeft w:val="547"/>
          <w:marRight w:val="0"/>
          <w:marTop w:val="120"/>
          <w:marBottom w:val="0"/>
          <w:divBdr>
            <w:top w:val="none" w:sz="0" w:space="0" w:color="auto"/>
            <w:left w:val="none" w:sz="0" w:space="0" w:color="auto"/>
            <w:bottom w:val="none" w:sz="0" w:space="0" w:color="auto"/>
            <w:right w:val="none" w:sz="0" w:space="0" w:color="auto"/>
          </w:divBdr>
        </w:div>
        <w:div w:id="1391999833">
          <w:marLeft w:val="547"/>
          <w:marRight w:val="0"/>
          <w:marTop w:val="120"/>
          <w:marBottom w:val="0"/>
          <w:divBdr>
            <w:top w:val="none" w:sz="0" w:space="0" w:color="auto"/>
            <w:left w:val="none" w:sz="0" w:space="0" w:color="auto"/>
            <w:bottom w:val="none" w:sz="0" w:space="0" w:color="auto"/>
            <w:right w:val="none" w:sz="0" w:space="0" w:color="auto"/>
          </w:divBdr>
        </w:div>
        <w:div w:id="1526207709">
          <w:marLeft w:val="547"/>
          <w:marRight w:val="0"/>
          <w:marTop w:val="120"/>
          <w:marBottom w:val="0"/>
          <w:divBdr>
            <w:top w:val="none" w:sz="0" w:space="0" w:color="auto"/>
            <w:left w:val="none" w:sz="0" w:space="0" w:color="auto"/>
            <w:bottom w:val="none" w:sz="0" w:space="0" w:color="auto"/>
            <w:right w:val="none" w:sz="0" w:space="0" w:color="auto"/>
          </w:divBdr>
        </w:div>
      </w:divsChild>
    </w:div>
    <w:div w:id="128598777">
      <w:bodyDiv w:val="1"/>
      <w:marLeft w:val="0"/>
      <w:marRight w:val="0"/>
      <w:marTop w:val="0"/>
      <w:marBottom w:val="0"/>
      <w:divBdr>
        <w:top w:val="none" w:sz="0" w:space="0" w:color="auto"/>
        <w:left w:val="none" w:sz="0" w:space="0" w:color="auto"/>
        <w:bottom w:val="none" w:sz="0" w:space="0" w:color="auto"/>
        <w:right w:val="none" w:sz="0" w:space="0" w:color="auto"/>
      </w:divBdr>
    </w:div>
    <w:div w:id="334000462">
      <w:bodyDiv w:val="1"/>
      <w:marLeft w:val="0"/>
      <w:marRight w:val="0"/>
      <w:marTop w:val="0"/>
      <w:marBottom w:val="0"/>
      <w:divBdr>
        <w:top w:val="none" w:sz="0" w:space="0" w:color="auto"/>
        <w:left w:val="none" w:sz="0" w:space="0" w:color="auto"/>
        <w:bottom w:val="none" w:sz="0" w:space="0" w:color="auto"/>
        <w:right w:val="none" w:sz="0" w:space="0" w:color="auto"/>
      </w:divBdr>
    </w:div>
    <w:div w:id="343093509">
      <w:bodyDiv w:val="1"/>
      <w:marLeft w:val="0"/>
      <w:marRight w:val="0"/>
      <w:marTop w:val="0"/>
      <w:marBottom w:val="0"/>
      <w:divBdr>
        <w:top w:val="none" w:sz="0" w:space="0" w:color="auto"/>
        <w:left w:val="none" w:sz="0" w:space="0" w:color="auto"/>
        <w:bottom w:val="none" w:sz="0" w:space="0" w:color="auto"/>
        <w:right w:val="none" w:sz="0" w:space="0" w:color="auto"/>
      </w:divBdr>
    </w:div>
    <w:div w:id="366099259">
      <w:bodyDiv w:val="1"/>
      <w:marLeft w:val="0"/>
      <w:marRight w:val="0"/>
      <w:marTop w:val="0"/>
      <w:marBottom w:val="0"/>
      <w:divBdr>
        <w:top w:val="none" w:sz="0" w:space="0" w:color="auto"/>
        <w:left w:val="none" w:sz="0" w:space="0" w:color="auto"/>
        <w:bottom w:val="none" w:sz="0" w:space="0" w:color="auto"/>
        <w:right w:val="none" w:sz="0" w:space="0" w:color="auto"/>
      </w:divBdr>
    </w:div>
    <w:div w:id="685208064">
      <w:bodyDiv w:val="1"/>
      <w:marLeft w:val="0"/>
      <w:marRight w:val="0"/>
      <w:marTop w:val="0"/>
      <w:marBottom w:val="0"/>
      <w:divBdr>
        <w:top w:val="none" w:sz="0" w:space="0" w:color="auto"/>
        <w:left w:val="none" w:sz="0" w:space="0" w:color="auto"/>
        <w:bottom w:val="none" w:sz="0" w:space="0" w:color="auto"/>
        <w:right w:val="none" w:sz="0" w:space="0" w:color="auto"/>
      </w:divBdr>
    </w:div>
    <w:div w:id="717246675">
      <w:bodyDiv w:val="1"/>
      <w:marLeft w:val="0"/>
      <w:marRight w:val="0"/>
      <w:marTop w:val="0"/>
      <w:marBottom w:val="0"/>
      <w:divBdr>
        <w:top w:val="none" w:sz="0" w:space="0" w:color="auto"/>
        <w:left w:val="none" w:sz="0" w:space="0" w:color="auto"/>
        <w:bottom w:val="none" w:sz="0" w:space="0" w:color="auto"/>
        <w:right w:val="none" w:sz="0" w:space="0" w:color="auto"/>
      </w:divBdr>
    </w:div>
    <w:div w:id="743339324">
      <w:bodyDiv w:val="1"/>
      <w:marLeft w:val="0"/>
      <w:marRight w:val="0"/>
      <w:marTop w:val="0"/>
      <w:marBottom w:val="0"/>
      <w:divBdr>
        <w:top w:val="none" w:sz="0" w:space="0" w:color="auto"/>
        <w:left w:val="none" w:sz="0" w:space="0" w:color="auto"/>
        <w:bottom w:val="none" w:sz="0" w:space="0" w:color="auto"/>
        <w:right w:val="none" w:sz="0" w:space="0" w:color="auto"/>
      </w:divBdr>
    </w:div>
    <w:div w:id="929243406">
      <w:bodyDiv w:val="1"/>
      <w:marLeft w:val="0"/>
      <w:marRight w:val="0"/>
      <w:marTop w:val="0"/>
      <w:marBottom w:val="0"/>
      <w:divBdr>
        <w:top w:val="none" w:sz="0" w:space="0" w:color="auto"/>
        <w:left w:val="none" w:sz="0" w:space="0" w:color="auto"/>
        <w:bottom w:val="none" w:sz="0" w:space="0" w:color="auto"/>
        <w:right w:val="none" w:sz="0" w:space="0" w:color="auto"/>
      </w:divBdr>
      <w:divsChild>
        <w:div w:id="1091052174">
          <w:marLeft w:val="547"/>
          <w:marRight w:val="0"/>
          <w:marTop w:val="120"/>
          <w:marBottom w:val="0"/>
          <w:divBdr>
            <w:top w:val="none" w:sz="0" w:space="0" w:color="auto"/>
            <w:left w:val="none" w:sz="0" w:space="0" w:color="auto"/>
            <w:bottom w:val="none" w:sz="0" w:space="0" w:color="auto"/>
            <w:right w:val="none" w:sz="0" w:space="0" w:color="auto"/>
          </w:divBdr>
        </w:div>
      </w:divsChild>
    </w:div>
    <w:div w:id="1015306139">
      <w:bodyDiv w:val="1"/>
      <w:marLeft w:val="0"/>
      <w:marRight w:val="0"/>
      <w:marTop w:val="0"/>
      <w:marBottom w:val="0"/>
      <w:divBdr>
        <w:top w:val="none" w:sz="0" w:space="0" w:color="auto"/>
        <w:left w:val="none" w:sz="0" w:space="0" w:color="auto"/>
        <w:bottom w:val="none" w:sz="0" w:space="0" w:color="auto"/>
        <w:right w:val="none" w:sz="0" w:space="0" w:color="auto"/>
      </w:divBdr>
      <w:divsChild>
        <w:div w:id="1035156379">
          <w:marLeft w:val="562"/>
          <w:marRight w:val="0"/>
          <w:marTop w:val="500"/>
          <w:marBottom w:val="0"/>
          <w:divBdr>
            <w:top w:val="none" w:sz="0" w:space="0" w:color="auto"/>
            <w:left w:val="none" w:sz="0" w:space="0" w:color="auto"/>
            <w:bottom w:val="none" w:sz="0" w:space="0" w:color="auto"/>
            <w:right w:val="none" w:sz="0" w:space="0" w:color="auto"/>
          </w:divBdr>
        </w:div>
      </w:divsChild>
    </w:div>
    <w:div w:id="1135564081">
      <w:bodyDiv w:val="1"/>
      <w:marLeft w:val="0"/>
      <w:marRight w:val="0"/>
      <w:marTop w:val="0"/>
      <w:marBottom w:val="0"/>
      <w:divBdr>
        <w:top w:val="none" w:sz="0" w:space="0" w:color="auto"/>
        <w:left w:val="none" w:sz="0" w:space="0" w:color="auto"/>
        <w:bottom w:val="none" w:sz="0" w:space="0" w:color="auto"/>
        <w:right w:val="none" w:sz="0" w:space="0" w:color="auto"/>
      </w:divBdr>
      <w:divsChild>
        <w:div w:id="994338668">
          <w:marLeft w:val="547"/>
          <w:marRight w:val="0"/>
          <w:marTop w:val="120"/>
          <w:marBottom w:val="0"/>
          <w:divBdr>
            <w:top w:val="none" w:sz="0" w:space="0" w:color="auto"/>
            <w:left w:val="none" w:sz="0" w:space="0" w:color="auto"/>
            <w:bottom w:val="none" w:sz="0" w:space="0" w:color="auto"/>
            <w:right w:val="none" w:sz="0" w:space="0" w:color="auto"/>
          </w:divBdr>
        </w:div>
        <w:div w:id="1221290006">
          <w:marLeft w:val="547"/>
          <w:marRight w:val="0"/>
          <w:marTop w:val="120"/>
          <w:marBottom w:val="0"/>
          <w:divBdr>
            <w:top w:val="none" w:sz="0" w:space="0" w:color="auto"/>
            <w:left w:val="none" w:sz="0" w:space="0" w:color="auto"/>
            <w:bottom w:val="none" w:sz="0" w:space="0" w:color="auto"/>
            <w:right w:val="none" w:sz="0" w:space="0" w:color="auto"/>
          </w:divBdr>
        </w:div>
        <w:div w:id="1256091821">
          <w:marLeft w:val="547"/>
          <w:marRight w:val="0"/>
          <w:marTop w:val="120"/>
          <w:marBottom w:val="0"/>
          <w:divBdr>
            <w:top w:val="none" w:sz="0" w:space="0" w:color="auto"/>
            <w:left w:val="none" w:sz="0" w:space="0" w:color="auto"/>
            <w:bottom w:val="none" w:sz="0" w:space="0" w:color="auto"/>
            <w:right w:val="none" w:sz="0" w:space="0" w:color="auto"/>
          </w:divBdr>
        </w:div>
      </w:divsChild>
    </w:div>
    <w:div w:id="1228108410">
      <w:bodyDiv w:val="1"/>
      <w:marLeft w:val="0"/>
      <w:marRight w:val="0"/>
      <w:marTop w:val="0"/>
      <w:marBottom w:val="0"/>
      <w:divBdr>
        <w:top w:val="none" w:sz="0" w:space="0" w:color="auto"/>
        <w:left w:val="none" w:sz="0" w:space="0" w:color="auto"/>
        <w:bottom w:val="none" w:sz="0" w:space="0" w:color="auto"/>
        <w:right w:val="none" w:sz="0" w:space="0" w:color="auto"/>
      </w:divBdr>
    </w:div>
    <w:div w:id="1300963724">
      <w:bodyDiv w:val="1"/>
      <w:marLeft w:val="0"/>
      <w:marRight w:val="0"/>
      <w:marTop w:val="0"/>
      <w:marBottom w:val="0"/>
      <w:divBdr>
        <w:top w:val="none" w:sz="0" w:space="0" w:color="auto"/>
        <w:left w:val="none" w:sz="0" w:space="0" w:color="auto"/>
        <w:bottom w:val="none" w:sz="0" w:space="0" w:color="auto"/>
        <w:right w:val="none" w:sz="0" w:space="0" w:color="auto"/>
      </w:divBdr>
    </w:div>
    <w:div w:id="1302416699">
      <w:bodyDiv w:val="1"/>
      <w:marLeft w:val="0"/>
      <w:marRight w:val="0"/>
      <w:marTop w:val="0"/>
      <w:marBottom w:val="0"/>
      <w:divBdr>
        <w:top w:val="none" w:sz="0" w:space="0" w:color="auto"/>
        <w:left w:val="none" w:sz="0" w:space="0" w:color="auto"/>
        <w:bottom w:val="none" w:sz="0" w:space="0" w:color="auto"/>
        <w:right w:val="none" w:sz="0" w:space="0" w:color="auto"/>
      </w:divBdr>
    </w:div>
    <w:div w:id="1364094448">
      <w:bodyDiv w:val="1"/>
      <w:marLeft w:val="0"/>
      <w:marRight w:val="0"/>
      <w:marTop w:val="0"/>
      <w:marBottom w:val="0"/>
      <w:divBdr>
        <w:top w:val="none" w:sz="0" w:space="0" w:color="auto"/>
        <w:left w:val="none" w:sz="0" w:space="0" w:color="auto"/>
        <w:bottom w:val="none" w:sz="0" w:space="0" w:color="auto"/>
        <w:right w:val="none" w:sz="0" w:space="0" w:color="auto"/>
      </w:divBdr>
    </w:div>
    <w:div w:id="1413578681">
      <w:bodyDiv w:val="1"/>
      <w:marLeft w:val="0"/>
      <w:marRight w:val="0"/>
      <w:marTop w:val="0"/>
      <w:marBottom w:val="0"/>
      <w:divBdr>
        <w:top w:val="none" w:sz="0" w:space="0" w:color="auto"/>
        <w:left w:val="none" w:sz="0" w:space="0" w:color="auto"/>
        <w:bottom w:val="none" w:sz="0" w:space="0" w:color="auto"/>
        <w:right w:val="none" w:sz="0" w:space="0" w:color="auto"/>
      </w:divBdr>
    </w:div>
    <w:div w:id="1437562063">
      <w:bodyDiv w:val="1"/>
      <w:marLeft w:val="0"/>
      <w:marRight w:val="0"/>
      <w:marTop w:val="0"/>
      <w:marBottom w:val="0"/>
      <w:divBdr>
        <w:top w:val="none" w:sz="0" w:space="0" w:color="auto"/>
        <w:left w:val="none" w:sz="0" w:space="0" w:color="auto"/>
        <w:bottom w:val="none" w:sz="0" w:space="0" w:color="auto"/>
        <w:right w:val="none" w:sz="0" w:space="0" w:color="auto"/>
      </w:divBdr>
    </w:div>
    <w:div w:id="1459643143">
      <w:bodyDiv w:val="1"/>
      <w:marLeft w:val="0"/>
      <w:marRight w:val="0"/>
      <w:marTop w:val="0"/>
      <w:marBottom w:val="0"/>
      <w:divBdr>
        <w:top w:val="none" w:sz="0" w:space="0" w:color="auto"/>
        <w:left w:val="none" w:sz="0" w:space="0" w:color="auto"/>
        <w:bottom w:val="none" w:sz="0" w:space="0" w:color="auto"/>
        <w:right w:val="none" w:sz="0" w:space="0" w:color="auto"/>
      </w:divBdr>
    </w:div>
    <w:div w:id="1547058054">
      <w:bodyDiv w:val="1"/>
      <w:marLeft w:val="0"/>
      <w:marRight w:val="0"/>
      <w:marTop w:val="0"/>
      <w:marBottom w:val="0"/>
      <w:divBdr>
        <w:top w:val="none" w:sz="0" w:space="0" w:color="auto"/>
        <w:left w:val="none" w:sz="0" w:space="0" w:color="auto"/>
        <w:bottom w:val="none" w:sz="0" w:space="0" w:color="auto"/>
        <w:right w:val="none" w:sz="0" w:space="0" w:color="auto"/>
      </w:divBdr>
    </w:div>
    <w:div w:id="1574199591">
      <w:bodyDiv w:val="1"/>
      <w:marLeft w:val="0"/>
      <w:marRight w:val="0"/>
      <w:marTop w:val="0"/>
      <w:marBottom w:val="0"/>
      <w:divBdr>
        <w:top w:val="none" w:sz="0" w:space="0" w:color="auto"/>
        <w:left w:val="none" w:sz="0" w:space="0" w:color="auto"/>
        <w:bottom w:val="none" w:sz="0" w:space="0" w:color="auto"/>
        <w:right w:val="none" w:sz="0" w:space="0" w:color="auto"/>
      </w:divBdr>
      <w:divsChild>
        <w:div w:id="1570388458">
          <w:marLeft w:val="547"/>
          <w:marRight w:val="0"/>
          <w:marTop w:val="120"/>
          <w:marBottom w:val="0"/>
          <w:divBdr>
            <w:top w:val="none" w:sz="0" w:space="0" w:color="auto"/>
            <w:left w:val="none" w:sz="0" w:space="0" w:color="auto"/>
            <w:bottom w:val="none" w:sz="0" w:space="0" w:color="auto"/>
            <w:right w:val="none" w:sz="0" w:space="0" w:color="auto"/>
          </w:divBdr>
        </w:div>
      </w:divsChild>
    </w:div>
    <w:div w:id="1576012009">
      <w:bodyDiv w:val="1"/>
      <w:marLeft w:val="0"/>
      <w:marRight w:val="0"/>
      <w:marTop w:val="0"/>
      <w:marBottom w:val="0"/>
      <w:divBdr>
        <w:top w:val="none" w:sz="0" w:space="0" w:color="auto"/>
        <w:left w:val="none" w:sz="0" w:space="0" w:color="auto"/>
        <w:bottom w:val="none" w:sz="0" w:space="0" w:color="auto"/>
        <w:right w:val="none" w:sz="0" w:space="0" w:color="auto"/>
      </w:divBdr>
    </w:div>
    <w:div w:id="1620338765">
      <w:bodyDiv w:val="1"/>
      <w:marLeft w:val="0"/>
      <w:marRight w:val="0"/>
      <w:marTop w:val="0"/>
      <w:marBottom w:val="0"/>
      <w:divBdr>
        <w:top w:val="none" w:sz="0" w:space="0" w:color="auto"/>
        <w:left w:val="none" w:sz="0" w:space="0" w:color="auto"/>
        <w:bottom w:val="none" w:sz="0" w:space="0" w:color="auto"/>
        <w:right w:val="none" w:sz="0" w:space="0" w:color="auto"/>
      </w:divBdr>
    </w:div>
    <w:div w:id="1640113911">
      <w:bodyDiv w:val="1"/>
      <w:marLeft w:val="0"/>
      <w:marRight w:val="0"/>
      <w:marTop w:val="0"/>
      <w:marBottom w:val="0"/>
      <w:divBdr>
        <w:top w:val="none" w:sz="0" w:space="0" w:color="auto"/>
        <w:left w:val="none" w:sz="0" w:space="0" w:color="auto"/>
        <w:bottom w:val="none" w:sz="0" w:space="0" w:color="auto"/>
        <w:right w:val="none" w:sz="0" w:space="0" w:color="auto"/>
      </w:divBdr>
    </w:div>
    <w:div w:id="1746759015">
      <w:bodyDiv w:val="1"/>
      <w:marLeft w:val="0"/>
      <w:marRight w:val="0"/>
      <w:marTop w:val="0"/>
      <w:marBottom w:val="0"/>
      <w:divBdr>
        <w:top w:val="none" w:sz="0" w:space="0" w:color="auto"/>
        <w:left w:val="none" w:sz="0" w:space="0" w:color="auto"/>
        <w:bottom w:val="none" w:sz="0" w:space="0" w:color="auto"/>
        <w:right w:val="none" w:sz="0" w:space="0" w:color="auto"/>
      </w:divBdr>
    </w:div>
    <w:div w:id="1807159575">
      <w:bodyDiv w:val="1"/>
      <w:marLeft w:val="0"/>
      <w:marRight w:val="0"/>
      <w:marTop w:val="0"/>
      <w:marBottom w:val="0"/>
      <w:divBdr>
        <w:top w:val="none" w:sz="0" w:space="0" w:color="auto"/>
        <w:left w:val="none" w:sz="0" w:space="0" w:color="auto"/>
        <w:bottom w:val="none" w:sz="0" w:space="0" w:color="auto"/>
        <w:right w:val="none" w:sz="0" w:space="0" w:color="auto"/>
      </w:divBdr>
    </w:div>
    <w:div w:id="1832872884">
      <w:bodyDiv w:val="1"/>
      <w:marLeft w:val="0"/>
      <w:marRight w:val="0"/>
      <w:marTop w:val="0"/>
      <w:marBottom w:val="0"/>
      <w:divBdr>
        <w:top w:val="none" w:sz="0" w:space="0" w:color="auto"/>
        <w:left w:val="none" w:sz="0" w:space="0" w:color="auto"/>
        <w:bottom w:val="none" w:sz="0" w:space="0" w:color="auto"/>
        <w:right w:val="none" w:sz="0" w:space="0" w:color="auto"/>
      </w:divBdr>
    </w:div>
    <w:div w:id="1874657922">
      <w:bodyDiv w:val="1"/>
      <w:marLeft w:val="0"/>
      <w:marRight w:val="0"/>
      <w:marTop w:val="0"/>
      <w:marBottom w:val="0"/>
      <w:divBdr>
        <w:top w:val="none" w:sz="0" w:space="0" w:color="auto"/>
        <w:left w:val="none" w:sz="0" w:space="0" w:color="auto"/>
        <w:bottom w:val="none" w:sz="0" w:space="0" w:color="auto"/>
        <w:right w:val="none" w:sz="0" w:space="0" w:color="auto"/>
      </w:divBdr>
    </w:div>
    <w:div w:id="1919554098">
      <w:bodyDiv w:val="1"/>
      <w:marLeft w:val="0"/>
      <w:marRight w:val="0"/>
      <w:marTop w:val="0"/>
      <w:marBottom w:val="0"/>
      <w:divBdr>
        <w:top w:val="none" w:sz="0" w:space="0" w:color="auto"/>
        <w:left w:val="none" w:sz="0" w:space="0" w:color="auto"/>
        <w:bottom w:val="none" w:sz="0" w:space="0" w:color="auto"/>
        <w:right w:val="none" w:sz="0" w:space="0" w:color="auto"/>
      </w:divBdr>
    </w:div>
    <w:div w:id="1964844993">
      <w:bodyDiv w:val="1"/>
      <w:marLeft w:val="0"/>
      <w:marRight w:val="0"/>
      <w:marTop w:val="0"/>
      <w:marBottom w:val="0"/>
      <w:divBdr>
        <w:top w:val="none" w:sz="0" w:space="0" w:color="auto"/>
        <w:left w:val="none" w:sz="0" w:space="0" w:color="auto"/>
        <w:bottom w:val="none" w:sz="0" w:space="0" w:color="auto"/>
        <w:right w:val="none" w:sz="0" w:space="0" w:color="auto"/>
      </w:divBdr>
    </w:div>
    <w:div w:id="198589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11/relationships/commentsExtended" Target="commentsExtended.xml"/><Relationship Id="rId26" Type="http://schemas.openxmlformats.org/officeDocument/2006/relationships/hyperlink" Target="https://docs.google.com/document/d/1MDn0rI6sNDdbDZMGrOv3XcVbcU3dsOxu/edit?usp=drive_link&amp;ouid=100323647492904470374&amp;rtpof=true&amp;sd=true" TargetMode="Externa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omments" Target="comments.xml"/><Relationship Id="rId25" Type="http://schemas.openxmlformats.org/officeDocument/2006/relationships/hyperlink" Target="https://docs.google.com/document/d/1-aDZXsKQEKu3i5C9G6E7SdjuCZSnZrUW/edit?usp=drive_link&amp;ouid=100323647492904470374&amp;rtpof=true&amp;sd=true" TargetMode="External"/><Relationship Id="rId33" Type="http://schemas.openxmlformats.org/officeDocument/2006/relationships/hyperlink" Target="https://scidm.nchc.org.tw/dataset/07_oct-he-datatset" TargetMode="External"/><Relationship Id="rId2" Type="http://schemas.openxmlformats.org/officeDocument/2006/relationships/numbering" Target="numbering.xml"/><Relationship Id="rId16" Type="http://schemas.openxmlformats.org/officeDocument/2006/relationships/image" Target="media/image9.png"/><Relationship Id="rId20" Type="http://schemas.microsoft.com/office/2018/08/relationships/commentsExtensible" Target="commentsExtensible.xml"/><Relationship Id="rId29" Type="http://schemas.openxmlformats.org/officeDocument/2006/relationships/hyperlink" Target="https://www.nstc.gov.tw/folksonomy/instrument?l=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Q7lcVYPy3VPdrPe8mJhnJ26QQyzQKmLK?usp=drive_link" TargetMode="External"/><Relationship Id="rId32" Type="http://schemas.openxmlformats.org/officeDocument/2006/relationships/footer" Target="footer4.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mnHB1ZjI9Es5wwsTgyCbjPbr_Vs-i6oY?usp=drive_link" TargetMode="External"/><Relationship Id="rId28" Type="http://schemas.openxmlformats.org/officeDocument/2006/relationships/footer" Target="footer1.xml"/><Relationship Id="rId36" Type="http://schemas.microsoft.com/office/2011/relationships/people" Target="people.xml"/><Relationship Id="rId10" Type="http://schemas.openxmlformats.org/officeDocument/2006/relationships/image" Target="media/image3.png"/><Relationship Id="rId19" Type="http://schemas.microsoft.com/office/2016/09/relationships/commentsIds" Target="commentsIds.xm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google.com/spreadsheets/d/10Sp23V16oiGLJRU5U0UQy-ck7zUDB5OVtPz-JeUyHlA/edit?usp=drive_link" TargetMode="External"/><Relationship Id="rId27" Type="http://schemas.openxmlformats.org/officeDocument/2006/relationships/image" Target="media/image11.png"/><Relationship Id="rId30" Type="http://schemas.openxmlformats.org/officeDocument/2006/relationships/footer" Target="footer2.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878147-5125-42B4-843A-B7FF198D2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8645</Words>
  <Characters>49280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國科會專題研究計畫成果報告撰寫格式說明</vt:lpstr>
    </vt:vector>
  </TitlesOfParts>
  <Company>nsc-dm</Company>
  <LinksUpToDate>false</LinksUpToDate>
  <CharactersWithSpaces>57810</CharactersWithSpaces>
  <SharedDoc>false</SharedDoc>
  <HLinks>
    <vt:vector size="30" baseType="variant">
      <vt:variant>
        <vt:i4>5177446</vt:i4>
      </vt:variant>
      <vt:variant>
        <vt:i4>12</vt:i4>
      </vt:variant>
      <vt:variant>
        <vt:i4>0</vt:i4>
      </vt:variant>
      <vt:variant>
        <vt:i4>5</vt:i4>
      </vt:variant>
      <vt:variant>
        <vt:lpwstr>https://scidm.nchc.org.tw/dataset/07_oct-he-datatset</vt:lpwstr>
      </vt:variant>
      <vt:variant>
        <vt:lpwstr/>
      </vt:variant>
      <vt:variant>
        <vt:i4>196618</vt:i4>
      </vt:variant>
      <vt:variant>
        <vt:i4>9</vt:i4>
      </vt:variant>
      <vt:variant>
        <vt:i4>0</vt:i4>
      </vt:variant>
      <vt:variant>
        <vt:i4>5</vt:i4>
      </vt:variant>
      <vt:variant>
        <vt:lpwstr>https://law.dgbas.gov.tw/LawContent.aspx?id=FL017584</vt:lpwstr>
      </vt:variant>
      <vt:variant>
        <vt:lpwstr/>
      </vt:variant>
      <vt:variant>
        <vt:i4>196618</vt:i4>
      </vt:variant>
      <vt:variant>
        <vt:i4>6</vt:i4>
      </vt:variant>
      <vt:variant>
        <vt:i4>0</vt:i4>
      </vt:variant>
      <vt:variant>
        <vt:i4>5</vt:i4>
      </vt:variant>
      <vt:variant>
        <vt:lpwstr>https://law.dgbas.gov.tw/LawContent.aspx?id=FL017584</vt:lpwstr>
      </vt:variant>
      <vt:variant>
        <vt:lpwstr/>
      </vt:variant>
      <vt:variant>
        <vt:i4>7274538</vt:i4>
      </vt:variant>
      <vt:variant>
        <vt:i4>3</vt:i4>
      </vt:variant>
      <vt:variant>
        <vt:i4>0</vt:i4>
      </vt:variant>
      <vt:variant>
        <vt:i4>5</vt:i4>
      </vt:variant>
      <vt:variant>
        <vt:lpwstr>http://law.dgbas.gov.tw/LawContent.aspx?id=FL020312</vt:lpwstr>
      </vt:variant>
      <vt:variant>
        <vt:lpwstr/>
      </vt:variant>
      <vt:variant>
        <vt:i4>7209062</vt:i4>
      </vt:variant>
      <vt:variant>
        <vt:i4>0</vt:i4>
      </vt:variant>
      <vt:variant>
        <vt:i4>0</vt:i4>
      </vt:variant>
      <vt:variant>
        <vt:i4>5</vt:i4>
      </vt:variant>
      <vt:variant>
        <vt:lpwstr>https://www.nstc.gov.tw/folksonomy/instrument?l=ch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國科會專題研究計畫成果報告撰寫格式說明</dc:title>
  <dc:subject/>
  <dc:creator>mhuchen_陳美華</dc:creator>
  <cp:keywords/>
  <cp:lastModifiedBy>BB Q</cp:lastModifiedBy>
  <cp:revision>3</cp:revision>
  <cp:lastPrinted>2023-07-26T08:15:00Z</cp:lastPrinted>
  <dcterms:created xsi:type="dcterms:W3CDTF">2023-08-29T04:00:00Z</dcterms:created>
  <dcterms:modified xsi:type="dcterms:W3CDTF">2023-08-29T04:01:00Z</dcterms:modified>
</cp:coreProperties>
</file>